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9F8083" w14:textId="77777777" w:rsidR="00B234A1" w:rsidRPr="008662E5" w:rsidRDefault="00B234A1" w:rsidP="006C253C">
      <w:pPr>
        <w:tabs>
          <w:tab w:val="left" w:pos="7513"/>
        </w:tabs>
        <w:rPr>
          <w:rFonts w:cstheme="minorHAnsi"/>
          <w:noProof/>
          <w:lang w:eastAsia="de-DE"/>
        </w:rPr>
      </w:pPr>
    </w:p>
    <w:p w14:paraId="6211FEF3" w14:textId="77777777" w:rsidR="005355A0" w:rsidRPr="008662E5" w:rsidRDefault="005355A0" w:rsidP="00995801">
      <w:pPr>
        <w:rPr>
          <w:rFonts w:cstheme="minorHAnsi"/>
          <w:noProof/>
          <w:lang w:eastAsia="de-DE"/>
        </w:rPr>
      </w:pPr>
    </w:p>
    <w:p w14:paraId="676E968D" w14:textId="77777777" w:rsidR="005355A0" w:rsidRPr="008662E5" w:rsidRDefault="005355A0" w:rsidP="00995801">
      <w:pPr>
        <w:rPr>
          <w:rFonts w:cstheme="minorHAnsi"/>
          <w:noProof/>
          <w:lang w:eastAsia="de-DE"/>
        </w:rPr>
      </w:pPr>
    </w:p>
    <w:p w14:paraId="18929D1B" w14:textId="77777777" w:rsidR="0062515A" w:rsidRPr="008662E5" w:rsidRDefault="0062515A" w:rsidP="00995801">
      <w:pPr>
        <w:rPr>
          <w:rFonts w:cstheme="minorHAnsi"/>
          <w:noProof/>
          <w:lang w:eastAsia="de-DE"/>
        </w:rPr>
      </w:pPr>
    </w:p>
    <w:p w14:paraId="4BA1CE47" w14:textId="77777777" w:rsidR="00994755" w:rsidRPr="008662E5" w:rsidRDefault="00994755" w:rsidP="005D22B9">
      <w:pPr>
        <w:pStyle w:val="Title"/>
        <w:jc w:val="center"/>
        <w:rPr>
          <w:rFonts w:eastAsia="SimSun" w:cstheme="minorHAnsi"/>
          <w:noProof/>
        </w:rPr>
      </w:pPr>
      <w:r w:rsidRPr="008662E5">
        <w:rPr>
          <w:rFonts w:eastAsia="SimSun" w:cstheme="minorHAnsi"/>
          <w:noProof/>
        </w:rPr>
        <w:t>Consortium Agreement</w:t>
      </w:r>
    </w:p>
    <w:p w14:paraId="19735FD9" w14:textId="77777777" w:rsidR="00994755" w:rsidRPr="008662E5" w:rsidRDefault="00994755" w:rsidP="00506C12">
      <w:pPr>
        <w:jc w:val="center"/>
        <w:rPr>
          <w:rFonts w:cstheme="minorHAnsi"/>
        </w:rPr>
      </w:pPr>
    </w:p>
    <w:p w14:paraId="7A30CA71" w14:textId="77777777" w:rsidR="00B234A1" w:rsidRPr="008662E5" w:rsidRDefault="00A27C09" w:rsidP="00995801">
      <w:pPr>
        <w:jc w:val="center"/>
        <w:rPr>
          <w:rFonts w:cstheme="minorHAnsi"/>
          <w:noProof/>
          <w:lang w:eastAsia="de-DE"/>
        </w:rPr>
      </w:pPr>
      <w:r w:rsidRPr="008662E5">
        <w:rPr>
          <w:rFonts w:cstheme="minorHAnsi"/>
          <w:noProof/>
          <w:lang w:val="de-DE" w:eastAsia="de-DE"/>
        </w:rPr>
        <w:drawing>
          <wp:inline distT="0" distB="0" distL="0" distR="0" wp14:anchorId="5B14347E" wp14:editId="312EA23C">
            <wp:extent cx="1631950" cy="2199221"/>
            <wp:effectExtent l="0" t="0" r="6350" b="0"/>
            <wp:docPr id="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1"/>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636610" cy="2205501"/>
                    </a:xfrm>
                    <a:prstGeom prst="rect">
                      <a:avLst/>
                    </a:prstGeom>
                    <a:noFill/>
                    <a:ln>
                      <a:noFill/>
                    </a:ln>
                  </pic:spPr>
                </pic:pic>
              </a:graphicData>
            </a:graphic>
          </wp:inline>
        </w:drawing>
      </w:r>
    </w:p>
    <w:p w14:paraId="3CD33D3F" w14:textId="77777777" w:rsidR="00994755" w:rsidRPr="008662E5" w:rsidRDefault="00994755" w:rsidP="00995801">
      <w:pPr>
        <w:jc w:val="center"/>
        <w:rPr>
          <w:rFonts w:cstheme="minorHAnsi"/>
          <w:noProof/>
          <w:lang w:eastAsia="de-DE"/>
        </w:rPr>
      </w:pPr>
    </w:p>
    <w:p w14:paraId="0EE17ED2" w14:textId="063F113A" w:rsidR="00073619" w:rsidRPr="008662E5" w:rsidRDefault="00BA5150" w:rsidP="00232EBD">
      <w:pPr>
        <w:pStyle w:val="Subtitle"/>
        <w:rPr>
          <w:rFonts w:eastAsia="SimSun" w:cstheme="minorHAnsi"/>
          <w:noProof/>
          <w:spacing w:val="-3"/>
          <w:lang w:eastAsia="de-DE"/>
        </w:rPr>
      </w:pPr>
      <w:proofErr w:type="spellStart"/>
      <w:r>
        <w:rPr>
          <w:rFonts w:cstheme="minorHAnsi"/>
        </w:rPr>
        <w:t>CoEvolution</w:t>
      </w:r>
      <w:proofErr w:type="spellEnd"/>
    </w:p>
    <w:p w14:paraId="7BCAE519" w14:textId="77777777" w:rsidR="00994755" w:rsidRPr="008662E5" w:rsidRDefault="00994755" w:rsidP="00995801">
      <w:pPr>
        <w:jc w:val="center"/>
        <w:rPr>
          <w:rFonts w:cstheme="minorHAnsi"/>
          <w:noProof/>
          <w:lang w:eastAsia="de-DE"/>
        </w:rPr>
      </w:pPr>
    </w:p>
    <w:p w14:paraId="31C3F3BB" w14:textId="697CA7BB" w:rsidR="00073619" w:rsidRPr="008662E5" w:rsidRDefault="00FF2769" w:rsidP="00506C12">
      <w:pPr>
        <w:jc w:val="center"/>
        <w:rPr>
          <w:rFonts w:cstheme="minorHAnsi"/>
        </w:rPr>
      </w:pPr>
      <w:r w:rsidRPr="008662E5">
        <w:rPr>
          <w:rFonts w:cstheme="minorHAnsi"/>
          <w:bCs/>
        </w:rPr>
        <w:t xml:space="preserve">Version </w:t>
      </w:r>
      <w:r w:rsidR="00BA5150">
        <w:rPr>
          <w:rFonts w:cstheme="minorHAnsi"/>
          <w:bCs/>
        </w:rPr>
        <w:t>0.</w:t>
      </w:r>
      <w:r w:rsidR="0007518C">
        <w:rPr>
          <w:rFonts w:cstheme="minorHAnsi"/>
          <w:bCs/>
        </w:rPr>
        <w:t>2</w:t>
      </w:r>
      <w:r w:rsidR="0007518C">
        <w:rPr>
          <w:rFonts w:cstheme="minorHAnsi"/>
          <w:bCs/>
        </w:rPr>
        <w:t xml:space="preserve"> </w:t>
      </w:r>
      <w:r w:rsidR="00073619" w:rsidRPr="008662E5">
        <w:rPr>
          <w:rFonts w:cstheme="minorHAnsi"/>
        </w:rPr>
        <w:t xml:space="preserve">– </w:t>
      </w:r>
      <w:r w:rsidR="0007518C">
        <w:rPr>
          <w:rFonts w:cstheme="minorHAnsi"/>
        </w:rPr>
        <w:t>18</w:t>
      </w:r>
      <w:r w:rsidR="00BA5150">
        <w:rPr>
          <w:rFonts w:cstheme="minorHAnsi"/>
        </w:rPr>
        <w:t>/</w:t>
      </w:r>
      <w:r w:rsidR="0007518C">
        <w:rPr>
          <w:rFonts w:cstheme="minorHAnsi"/>
        </w:rPr>
        <w:t>0</w:t>
      </w:r>
      <w:r w:rsidR="0007518C">
        <w:rPr>
          <w:rFonts w:cstheme="minorHAnsi"/>
        </w:rPr>
        <w:t>6</w:t>
      </w:r>
      <w:r w:rsidR="00BA5150">
        <w:rPr>
          <w:rFonts w:cstheme="minorHAnsi"/>
        </w:rPr>
        <w:t>/2024</w:t>
      </w:r>
    </w:p>
    <w:p w14:paraId="456A2C51" w14:textId="13B80096" w:rsidR="00073619" w:rsidRPr="008662E5" w:rsidRDefault="00073619" w:rsidP="00995801">
      <w:pPr>
        <w:jc w:val="center"/>
        <w:rPr>
          <w:rFonts w:cstheme="minorHAnsi"/>
        </w:rPr>
      </w:pPr>
      <w:r w:rsidRPr="008662E5">
        <w:rPr>
          <w:rFonts w:cstheme="minorHAnsi"/>
        </w:rPr>
        <w:t>(Based on DESCA</w:t>
      </w:r>
      <w:r w:rsidR="00E56052" w:rsidRPr="008662E5">
        <w:rPr>
          <w:rFonts w:cstheme="minorHAnsi"/>
        </w:rPr>
        <w:t xml:space="preserve"> – Model Consortium Agreement</w:t>
      </w:r>
      <w:r w:rsidRPr="008662E5">
        <w:rPr>
          <w:rFonts w:cstheme="minorHAnsi"/>
        </w:rPr>
        <w:t xml:space="preserve"> </w:t>
      </w:r>
      <w:r w:rsidR="00A14CD5" w:rsidRPr="008662E5">
        <w:rPr>
          <w:rFonts w:cstheme="minorHAnsi"/>
        </w:rPr>
        <w:t>for Horizon Europe</w:t>
      </w:r>
      <w:r w:rsidR="00BB4136" w:rsidRPr="008662E5">
        <w:rPr>
          <w:rFonts w:cstheme="minorHAnsi"/>
        </w:rPr>
        <w:t>,</w:t>
      </w:r>
      <w:r w:rsidRPr="008662E5">
        <w:rPr>
          <w:rFonts w:cstheme="minorHAnsi"/>
        </w:rPr>
        <w:t xml:space="preserve"> </w:t>
      </w:r>
      <w:r w:rsidR="00B40B39" w:rsidRPr="008662E5">
        <w:rPr>
          <w:rFonts w:cstheme="minorHAnsi"/>
        </w:rPr>
        <w:t>V</w:t>
      </w:r>
      <w:r w:rsidR="00D50B26" w:rsidRPr="008662E5">
        <w:rPr>
          <w:rFonts w:cstheme="minorHAnsi"/>
        </w:rPr>
        <w:t xml:space="preserve">ersion </w:t>
      </w:r>
      <w:r w:rsidR="000B032E" w:rsidRPr="008662E5">
        <w:rPr>
          <w:rFonts w:cstheme="minorHAnsi"/>
        </w:rPr>
        <w:t>2</w:t>
      </w:r>
      <w:r w:rsidR="00CF1A50" w:rsidRPr="008662E5">
        <w:rPr>
          <w:rFonts w:cstheme="minorHAnsi"/>
        </w:rPr>
        <w:t>.</w:t>
      </w:r>
      <w:r w:rsidR="000B032E" w:rsidRPr="008662E5">
        <w:rPr>
          <w:rFonts w:cstheme="minorHAnsi"/>
        </w:rPr>
        <w:t>0</w:t>
      </w:r>
      <w:r w:rsidR="00D50B26" w:rsidRPr="008662E5">
        <w:rPr>
          <w:rFonts w:cstheme="minorHAnsi"/>
        </w:rPr>
        <w:t xml:space="preserve">, </w:t>
      </w:r>
      <w:r w:rsidR="000B032E" w:rsidRPr="008662E5">
        <w:rPr>
          <w:rFonts w:cstheme="minorHAnsi"/>
        </w:rPr>
        <w:t>February 2024</w:t>
      </w:r>
      <w:r w:rsidRPr="008662E5">
        <w:rPr>
          <w:rFonts w:cstheme="minorHAnsi"/>
        </w:rPr>
        <w:t>)</w:t>
      </w:r>
    </w:p>
    <w:p w14:paraId="15330209" w14:textId="77777777" w:rsidR="002A4466" w:rsidRPr="008662E5" w:rsidRDefault="002A4466" w:rsidP="00995801">
      <w:pPr>
        <w:rPr>
          <w:rFonts w:cstheme="minorHAnsi"/>
        </w:rPr>
      </w:pPr>
    </w:p>
    <w:p w14:paraId="60E1C83E" w14:textId="77777777" w:rsidR="002A4466" w:rsidRPr="008662E5" w:rsidRDefault="002A4466" w:rsidP="00995801">
      <w:pPr>
        <w:rPr>
          <w:rFonts w:cstheme="minorHAnsi"/>
          <w:noProof/>
          <w:lang w:eastAsia="de-DE"/>
        </w:rPr>
      </w:pPr>
    </w:p>
    <w:p w14:paraId="50CBDC79" w14:textId="77777777" w:rsidR="00764BEE" w:rsidRPr="008662E5" w:rsidRDefault="00764BEE" w:rsidP="00995801">
      <w:pPr>
        <w:rPr>
          <w:rFonts w:cstheme="minorHAnsi"/>
          <w:noProof/>
          <w:lang w:eastAsia="de-DE"/>
        </w:rPr>
        <w:sectPr w:rsidR="00764BEE" w:rsidRPr="008662E5" w:rsidSect="00B76D6E">
          <w:headerReference w:type="even" r:id="rId13"/>
          <w:headerReference w:type="default" r:id="rId14"/>
          <w:footerReference w:type="even" r:id="rId15"/>
          <w:footerReference w:type="default" r:id="rId16"/>
          <w:pgSz w:w="11906" w:h="16838" w:code="9"/>
          <w:pgMar w:top="1418" w:right="1418" w:bottom="1134" w:left="1418" w:header="709" w:footer="567" w:gutter="0"/>
          <w:cols w:space="720"/>
          <w:docGrid w:linePitch="360"/>
        </w:sectPr>
      </w:pPr>
    </w:p>
    <w:sdt>
      <w:sdtPr>
        <w:rPr>
          <w:rFonts w:asciiTheme="minorHAnsi" w:eastAsia="Calibri" w:hAnsiTheme="minorHAnsi" w:cstheme="minorHAnsi"/>
          <w:sz w:val="20"/>
          <w:szCs w:val="22"/>
        </w:rPr>
        <w:id w:val="1081563332"/>
        <w:docPartObj>
          <w:docPartGallery w:val="Table of Contents"/>
          <w:docPartUnique/>
        </w:docPartObj>
      </w:sdtPr>
      <w:sdtEndPr>
        <w:rPr>
          <w:b/>
          <w:bCs/>
          <w:noProof/>
        </w:rPr>
      </w:sdtEndPr>
      <w:sdtContent>
        <w:p w14:paraId="37D5E1A7" w14:textId="77777777" w:rsidR="00383D8A" w:rsidRPr="008662E5" w:rsidRDefault="00383D8A">
          <w:pPr>
            <w:pStyle w:val="TOCHeading"/>
            <w:rPr>
              <w:rFonts w:asciiTheme="minorHAnsi" w:hAnsiTheme="minorHAnsi" w:cstheme="minorHAnsi"/>
            </w:rPr>
          </w:pPr>
          <w:r w:rsidRPr="008662E5">
            <w:rPr>
              <w:rFonts w:asciiTheme="minorHAnsi" w:hAnsiTheme="minorHAnsi" w:cstheme="minorHAnsi"/>
            </w:rPr>
            <w:t>Table of Contents</w:t>
          </w:r>
        </w:p>
        <w:p w14:paraId="6FDDC401" w14:textId="4EAD4FA3" w:rsidR="00EC42EB" w:rsidRDefault="00383D8A">
          <w:pPr>
            <w:pStyle w:val="TOC1"/>
            <w:rPr>
              <w:rFonts w:eastAsiaTheme="minorEastAsia" w:cstheme="minorBidi"/>
              <w:b w:val="0"/>
              <w:bCs w:val="0"/>
              <w:noProof/>
              <w:kern w:val="2"/>
              <w:sz w:val="24"/>
              <w:szCs w:val="24"/>
              <w:lang w:val="en-GR" w:eastAsia="en-GB"/>
              <w14:ligatures w14:val="standardContextual"/>
            </w:rPr>
          </w:pPr>
          <w:r w:rsidRPr="008662E5">
            <w:rPr>
              <w:rFonts w:cstheme="minorHAnsi"/>
            </w:rPr>
            <w:fldChar w:fldCharType="begin"/>
          </w:r>
          <w:r w:rsidRPr="008662E5">
            <w:rPr>
              <w:rFonts w:cstheme="minorHAnsi"/>
            </w:rPr>
            <w:instrText xml:space="preserve"> TOC \o "1</w:instrText>
          </w:r>
          <w:r w:rsidR="00C87D8F" w:rsidRPr="008662E5">
            <w:rPr>
              <w:rFonts w:cstheme="minorHAnsi"/>
            </w:rPr>
            <w:instrText>-1</w:instrText>
          </w:r>
          <w:r w:rsidRPr="008662E5">
            <w:rPr>
              <w:rFonts w:cstheme="minorHAnsi"/>
            </w:rPr>
            <w:instrText xml:space="preserve">" \h \z \u </w:instrText>
          </w:r>
          <w:r w:rsidRPr="008662E5">
            <w:rPr>
              <w:rFonts w:cstheme="minorHAnsi"/>
            </w:rPr>
            <w:fldChar w:fldCharType="separate"/>
          </w:r>
          <w:hyperlink w:anchor="_Toc169547858" w:history="1">
            <w:r w:rsidR="00EC42EB" w:rsidRPr="009565B5">
              <w:rPr>
                <w:rStyle w:val="Hyperlink"/>
                <w:rFonts w:cstheme="minorHAnsi"/>
                <w:noProof/>
                <w:lang w:val="en-GB"/>
              </w:rPr>
              <w:t>1</w:t>
            </w:r>
            <w:r w:rsidR="00EC42EB">
              <w:rPr>
                <w:rFonts w:eastAsiaTheme="minorEastAsia" w:cstheme="minorBidi"/>
                <w:b w:val="0"/>
                <w:bCs w:val="0"/>
                <w:noProof/>
                <w:kern w:val="2"/>
                <w:sz w:val="24"/>
                <w:szCs w:val="24"/>
                <w:lang w:val="en-GR" w:eastAsia="en-GB"/>
                <w14:ligatures w14:val="standardContextual"/>
              </w:rPr>
              <w:tab/>
            </w:r>
            <w:r w:rsidR="00EC42EB" w:rsidRPr="009565B5">
              <w:rPr>
                <w:rStyle w:val="Hyperlink"/>
                <w:rFonts w:cstheme="minorHAnsi"/>
                <w:noProof/>
                <w:lang w:val="en-GB"/>
              </w:rPr>
              <w:t>Definitions</w:t>
            </w:r>
            <w:r w:rsidR="00EC42EB">
              <w:rPr>
                <w:noProof/>
                <w:webHidden/>
              </w:rPr>
              <w:tab/>
            </w:r>
            <w:r w:rsidR="00EC42EB">
              <w:rPr>
                <w:noProof/>
                <w:webHidden/>
              </w:rPr>
              <w:fldChar w:fldCharType="begin"/>
            </w:r>
            <w:r w:rsidR="00EC42EB">
              <w:rPr>
                <w:noProof/>
                <w:webHidden/>
              </w:rPr>
              <w:instrText xml:space="preserve"> PAGEREF _Toc169547858 \h </w:instrText>
            </w:r>
            <w:r w:rsidR="00EC42EB">
              <w:rPr>
                <w:noProof/>
                <w:webHidden/>
              </w:rPr>
            </w:r>
            <w:r w:rsidR="00EC42EB">
              <w:rPr>
                <w:noProof/>
                <w:webHidden/>
              </w:rPr>
              <w:fldChar w:fldCharType="separate"/>
            </w:r>
            <w:r w:rsidR="00EC42EB">
              <w:rPr>
                <w:noProof/>
                <w:webHidden/>
              </w:rPr>
              <w:t>4</w:t>
            </w:r>
            <w:r w:rsidR="00EC42EB">
              <w:rPr>
                <w:noProof/>
                <w:webHidden/>
              </w:rPr>
              <w:fldChar w:fldCharType="end"/>
            </w:r>
          </w:hyperlink>
        </w:p>
        <w:p w14:paraId="29B53D45" w14:textId="2A431047"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59" w:history="1">
            <w:r w:rsidRPr="009565B5">
              <w:rPr>
                <w:rStyle w:val="Hyperlink"/>
                <w:rFonts w:cstheme="minorHAnsi"/>
                <w:noProof/>
              </w:rPr>
              <w:t>2</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rPr>
              <w:t>Purpose</w:t>
            </w:r>
            <w:r>
              <w:rPr>
                <w:noProof/>
                <w:webHidden/>
              </w:rPr>
              <w:tab/>
            </w:r>
            <w:r>
              <w:rPr>
                <w:noProof/>
                <w:webHidden/>
              </w:rPr>
              <w:fldChar w:fldCharType="begin"/>
            </w:r>
            <w:r>
              <w:rPr>
                <w:noProof/>
                <w:webHidden/>
              </w:rPr>
              <w:instrText xml:space="preserve"> PAGEREF _Toc169547859 \h </w:instrText>
            </w:r>
            <w:r>
              <w:rPr>
                <w:noProof/>
                <w:webHidden/>
              </w:rPr>
            </w:r>
            <w:r>
              <w:rPr>
                <w:noProof/>
                <w:webHidden/>
              </w:rPr>
              <w:fldChar w:fldCharType="separate"/>
            </w:r>
            <w:r>
              <w:rPr>
                <w:noProof/>
                <w:webHidden/>
              </w:rPr>
              <w:t>6</w:t>
            </w:r>
            <w:r>
              <w:rPr>
                <w:noProof/>
                <w:webHidden/>
              </w:rPr>
              <w:fldChar w:fldCharType="end"/>
            </w:r>
          </w:hyperlink>
        </w:p>
        <w:p w14:paraId="28FC50EA" w14:textId="3D05700C"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0" w:history="1">
            <w:r w:rsidRPr="009565B5">
              <w:rPr>
                <w:rStyle w:val="Hyperlink"/>
                <w:rFonts w:cstheme="minorHAnsi"/>
                <w:noProof/>
              </w:rPr>
              <w:t>3</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Entry</w:t>
            </w:r>
            <w:r w:rsidRPr="009565B5">
              <w:rPr>
                <w:rStyle w:val="Hyperlink"/>
                <w:rFonts w:cstheme="minorHAnsi"/>
                <w:noProof/>
              </w:rPr>
              <w:t xml:space="preserve"> </w:t>
            </w:r>
            <w:r w:rsidRPr="009565B5">
              <w:rPr>
                <w:rStyle w:val="Hyperlink"/>
                <w:rFonts w:cstheme="minorHAnsi"/>
                <w:noProof/>
                <w:lang w:val="en-GB"/>
              </w:rPr>
              <w:t>into</w:t>
            </w:r>
            <w:r w:rsidRPr="009565B5">
              <w:rPr>
                <w:rStyle w:val="Hyperlink"/>
                <w:rFonts w:cstheme="minorHAnsi"/>
                <w:noProof/>
              </w:rPr>
              <w:t xml:space="preserve"> </w:t>
            </w:r>
            <w:r w:rsidRPr="009565B5">
              <w:rPr>
                <w:rStyle w:val="Hyperlink"/>
                <w:rFonts w:cstheme="minorHAnsi"/>
                <w:noProof/>
                <w:lang w:val="en-GB"/>
              </w:rPr>
              <w:t>force,</w:t>
            </w:r>
            <w:r w:rsidRPr="009565B5">
              <w:rPr>
                <w:rStyle w:val="Hyperlink"/>
                <w:rFonts w:cstheme="minorHAnsi"/>
                <w:noProof/>
              </w:rPr>
              <w:t xml:space="preserve"> duration and termination</w:t>
            </w:r>
            <w:r>
              <w:rPr>
                <w:noProof/>
                <w:webHidden/>
              </w:rPr>
              <w:tab/>
            </w:r>
            <w:r>
              <w:rPr>
                <w:noProof/>
                <w:webHidden/>
              </w:rPr>
              <w:fldChar w:fldCharType="begin"/>
            </w:r>
            <w:r>
              <w:rPr>
                <w:noProof/>
                <w:webHidden/>
              </w:rPr>
              <w:instrText xml:space="preserve"> PAGEREF _Toc169547860 \h </w:instrText>
            </w:r>
            <w:r>
              <w:rPr>
                <w:noProof/>
                <w:webHidden/>
              </w:rPr>
            </w:r>
            <w:r>
              <w:rPr>
                <w:noProof/>
                <w:webHidden/>
              </w:rPr>
              <w:fldChar w:fldCharType="separate"/>
            </w:r>
            <w:r>
              <w:rPr>
                <w:noProof/>
                <w:webHidden/>
              </w:rPr>
              <w:t>6</w:t>
            </w:r>
            <w:r>
              <w:rPr>
                <w:noProof/>
                <w:webHidden/>
              </w:rPr>
              <w:fldChar w:fldCharType="end"/>
            </w:r>
          </w:hyperlink>
        </w:p>
        <w:p w14:paraId="72B8FA78" w14:textId="674CFDCC"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1" w:history="1">
            <w:r w:rsidRPr="009565B5">
              <w:rPr>
                <w:rStyle w:val="Hyperlink"/>
                <w:rFonts w:cstheme="minorHAnsi"/>
                <w:noProof/>
              </w:rPr>
              <w:t>4</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 xml:space="preserve">Responsibilities </w:t>
            </w:r>
            <w:r w:rsidRPr="009565B5">
              <w:rPr>
                <w:rStyle w:val="Hyperlink"/>
                <w:rFonts w:cstheme="minorHAnsi"/>
                <w:noProof/>
              </w:rPr>
              <w:t xml:space="preserve">of </w:t>
            </w:r>
            <w:r w:rsidRPr="009565B5">
              <w:rPr>
                <w:rStyle w:val="Hyperlink"/>
                <w:rFonts w:cstheme="minorHAnsi"/>
                <w:noProof/>
                <w:lang w:val="en-GB"/>
              </w:rPr>
              <w:t>Parties</w:t>
            </w:r>
            <w:r>
              <w:rPr>
                <w:noProof/>
                <w:webHidden/>
              </w:rPr>
              <w:tab/>
            </w:r>
            <w:r>
              <w:rPr>
                <w:noProof/>
                <w:webHidden/>
              </w:rPr>
              <w:fldChar w:fldCharType="begin"/>
            </w:r>
            <w:r>
              <w:rPr>
                <w:noProof/>
                <w:webHidden/>
              </w:rPr>
              <w:instrText xml:space="preserve"> PAGEREF _Toc169547861 \h </w:instrText>
            </w:r>
            <w:r>
              <w:rPr>
                <w:noProof/>
                <w:webHidden/>
              </w:rPr>
            </w:r>
            <w:r>
              <w:rPr>
                <w:noProof/>
                <w:webHidden/>
              </w:rPr>
              <w:fldChar w:fldCharType="separate"/>
            </w:r>
            <w:r>
              <w:rPr>
                <w:noProof/>
                <w:webHidden/>
              </w:rPr>
              <w:t>7</w:t>
            </w:r>
            <w:r>
              <w:rPr>
                <w:noProof/>
                <w:webHidden/>
              </w:rPr>
              <w:fldChar w:fldCharType="end"/>
            </w:r>
          </w:hyperlink>
        </w:p>
        <w:p w14:paraId="3D6DC927" w14:textId="2FAB4D02"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2" w:history="1">
            <w:r w:rsidRPr="009565B5">
              <w:rPr>
                <w:rStyle w:val="Hyperlink"/>
                <w:rFonts w:cstheme="minorHAnsi"/>
                <w:noProof/>
              </w:rPr>
              <w:t>5</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Liability</w:t>
            </w:r>
            <w:r w:rsidRPr="009565B5">
              <w:rPr>
                <w:rStyle w:val="Hyperlink"/>
                <w:rFonts w:cstheme="minorHAnsi"/>
                <w:noProof/>
              </w:rPr>
              <w:t xml:space="preserve"> </w:t>
            </w:r>
            <w:r w:rsidRPr="009565B5">
              <w:rPr>
                <w:rStyle w:val="Hyperlink"/>
                <w:rFonts w:cstheme="minorHAnsi"/>
                <w:noProof/>
                <w:lang w:val="en-GB"/>
              </w:rPr>
              <w:t>towards</w:t>
            </w:r>
            <w:r w:rsidRPr="009565B5">
              <w:rPr>
                <w:rStyle w:val="Hyperlink"/>
                <w:rFonts w:cstheme="minorHAnsi"/>
                <w:noProof/>
              </w:rPr>
              <w:t xml:space="preserve"> </w:t>
            </w:r>
            <w:r w:rsidRPr="009565B5">
              <w:rPr>
                <w:rStyle w:val="Hyperlink"/>
                <w:rFonts w:cstheme="minorHAnsi"/>
                <w:noProof/>
                <w:lang w:val="en-GB"/>
              </w:rPr>
              <w:t>each</w:t>
            </w:r>
            <w:r w:rsidRPr="009565B5">
              <w:rPr>
                <w:rStyle w:val="Hyperlink"/>
                <w:rFonts w:cstheme="minorHAnsi"/>
                <w:noProof/>
              </w:rPr>
              <w:t xml:space="preserve"> </w:t>
            </w:r>
            <w:r w:rsidRPr="009565B5">
              <w:rPr>
                <w:rStyle w:val="Hyperlink"/>
                <w:rFonts w:cstheme="minorHAnsi"/>
                <w:noProof/>
                <w:lang w:val="en-GB"/>
              </w:rPr>
              <w:t>other</w:t>
            </w:r>
            <w:r>
              <w:rPr>
                <w:noProof/>
                <w:webHidden/>
              </w:rPr>
              <w:tab/>
            </w:r>
            <w:r>
              <w:rPr>
                <w:noProof/>
                <w:webHidden/>
              </w:rPr>
              <w:fldChar w:fldCharType="begin"/>
            </w:r>
            <w:r>
              <w:rPr>
                <w:noProof/>
                <w:webHidden/>
              </w:rPr>
              <w:instrText xml:space="preserve"> PAGEREF _Toc169547862 \h </w:instrText>
            </w:r>
            <w:r>
              <w:rPr>
                <w:noProof/>
                <w:webHidden/>
              </w:rPr>
            </w:r>
            <w:r>
              <w:rPr>
                <w:noProof/>
                <w:webHidden/>
              </w:rPr>
              <w:fldChar w:fldCharType="separate"/>
            </w:r>
            <w:r>
              <w:rPr>
                <w:noProof/>
                <w:webHidden/>
              </w:rPr>
              <w:t>9</w:t>
            </w:r>
            <w:r>
              <w:rPr>
                <w:noProof/>
                <w:webHidden/>
              </w:rPr>
              <w:fldChar w:fldCharType="end"/>
            </w:r>
          </w:hyperlink>
        </w:p>
        <w:p w14:paraId="37CAA4E0" w14:textId="1C242D4D"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3" w:history="1">
            <w:r w:rsidRPr="009565B5">
              <w:rPr>
                <w:rStyle w:val="Hyperlink"/>
                <w:rFonts w:cstheme="minorHAnsi"/>
                <w:noProof/>
              </w:rPr>
              <w:t>6</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Governance</w:t>
            </w:r>
            <w:r w:rsidRPr="009565B5">
              <w:rPr>
                <w:rStyle w:val="Hyperlink"/>
                <w:rFonts w:cstheme="minorHAnsi"/>
                <w:noProof/>
              </w:rPr>
              <w:t xml:space="preserve"> </w:t>
            </w:r>
            <w:r w:rsidRPr="009565B5">
              <w:rPr>
                <w:rStyle w:val="Hyperlink"/>
                <w:rFonts w:cstheme="minorHAnsi"/>
                <w:noProof/>
                <w:lang w:val="en-GB"/>
              </w:rPr>
              <w:t>structure</w:t>
            </w:r>
            <w:r>
              <w:rPr>
                <w:noProof/>
                <w:webHidden/>
              </w:rPr>
              <w:tab/>
            </w:r>
            <w:r>
              <w:rPr>
                <w:noProof/>
                <w:webHidden/>
              </w:rPr>
              <w:fldChar w:fldCharType="begin"/>
            </w:r>
            <w:r>
              <w:rPr>
                <w:noProof/>
                <w:webHidden/>
              </w:rPr>
              <w:instrText xml:space="preserve"> PAGEREF _Toc169547863 \h </w:instrText>
            </w:r>
            <w:r>
              <w:rPr>
                <w:noProof/>
                <w:webHidden/>
              </w:rPr>
            </w:r>
            <w:r>
              <w:rPr>
                <w:noProof/>
                <w:webHidden/>
              </w:rPr>
              <w:fldChar w:fldCharType="separate"/>
            </w:r>
            <w:r>
              <w:rPr>
                <w:noProof/>
                <w:webHidden/>
              </w:rPr>
              <w:t>10</w:t>
            </w:r>
            <w:r>
              <w:rPr>
                <w:noProof/>
                <w:webHidden/>
              </w:rPr>
              <w:fldChar w:fldCharType="end"/>
            </w:r>
          </w:hyperlink>
        </w:p>
        <w:p w14:paraId="7423F8B1" w14:textId="75885419"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4" w:history="1">
            <w:r w:rsidRPr="009565B5">
              <w:rPr>
                <w:rStyle w:val="Hyperlink"/>
                <w:rFonts w:cstheme="minorHAnsi"/>
                <w:noProof/>
              </w:rPr>
              <w:t>7</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Financial provisions</w:t>
            </w:r>
            <w:r>
              <w:rPr>
                <w:noProof/>
                <w:webHidden/>
              </w:rPr>
              <w:tab/>
            </w:r>
            <w:r>
              <w:rPr>
                <w:noProof/>
                <w:webHidden/>
              </w:rPr>
              <w:fldChar w:fldCharType="begin"/>
            </w:r>
            <w:r>
              <w:rPr>
                <w:noProof/>
                <w:webHidden/>
              </w:rPr>
              <w:instrText xml:space="preserve"> PAGEREF _Toc169547864 \h </w:instrText>
            </w:r>
            <w:r>
              <w:rPr>
                <w:noProof/>
                <w:webHidden/>
              </w:rPr>
            </w:r>
            <w:r>
              <w:rPr>
                <w:noProof/>
                <w:webHidden/>
              </w:rPr>
              <w:fldChar w:fldCharType="separate"/>
            </w:r>
            <w:r>
              <w:rPr>
                <w:noProof/>
                <w:webHidden/>
              </w:rPr>
              <w:t>16</w:t>
            </w:r>
            <w:r>
              <w:rPr>
                <w:noProof/>
                <w:webHidden/>
              </w:rPr>
              <w:fldChar w:fldCharType="end"/>
            </w:r>
          </w:hyperlink>
        </w:p>
        <w:p w14:paraId="23089DE8" w14:textId="020C709E"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5" w:history="1">
            <w:r w:rsidRPr="009565B5">
              <w:rPr>
                <w:rStyle w:val="Hyperlink"/>
                <w:rFonts w:cstheme="minorHAnsi"/>
                <w:noProof/>
              </w:rPr>
              <w:t>8</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rPr>
              <w:t>Results</w:t>
            </w:r>
            <w:r>
              <w:rPr>
                <w:noProof/>
                <w:webHidden/>
              </w:rPr>
              <w:tab/>
            </w:r>
            <w:r>
              <w:rPr>
                <w:noProof/>
                <w:webHidden/>
              </w:rPr>
              <w:fldChar w:fldCharType="begin"/>
            </w:r>
            <w:r>
              <w:rPr>
                <w:noProof/>
                <w:webHidden/>
              </w:rPr>
              <w:instrText xml:space="preserve"> PAGEREF _Toc169547865 \h </w:instrText>
            </w:r>
            <w:r>
              <w:rPr>
                <w:noProof/>
                <w:webHidden/>
              </w:rPr>
            </w:r>
            <w:r>
              <w:rPr>
                <w:noProof/>
                <w:webHidden/>
              </w:rPr>
              <w:fldChar w:fldCharType="separate"/>
            </w:r>
            <w:r>
              <w:rPr>
                <w:noProof/>
                <w:webHidden/>
              </w:rPr>
              <w:t>18</w:t>
            </w:r>
            <w:r>
              <w:rPr>
                <w:noProof/>
                <w:webHidden/>
              </w:rPr>
              <w:fldChar w:fldCharType="end"/>
            </w:r>
          </w:hyperlink>
        </w:p>
        <w:p w14:paraId="1C9E8DA6" w14:textId="535D66CF"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6" w:history="1">
            <w:r w:rsidRPr="009565B5">
              <w:rPr>
                <w:rStyle w:val="Hyperlink"/>
                <w:rFonts w:cstheme="minorHAnsi"/>
                <w:noProof/>
              </w:rPr>
              <w:t>9</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rPr>
              <w:t xml:space="preserve">Access </w:t>
            </w:r>
            <w:r w:rsidRPr="009565B5">
              <w:rPr>
                <w:rStyle w:val="Hyperlink"/>
                <w:rFonts w:cstheme="minorHAnsi"/>
                <w:noProof/>
                <w:lang w:val="en-GB"/>
              </w:rPr>
              <w:t>Rights</w:t>
            </w:r>
            <w:r>
              <w:rPr>
                <w:noProof/>
                <w:webHidden/>
              </w:rPr>
              <w:tab/>
            </w:r>
            <w:r>
              <w:rPr>
                <w:noProof/>
                <w:webHidden/>
              </w:rPr>
              <w:fldChar w:fldCharType="begin"/>
            </w:r>
            <w:r>
              <w:rPr>
                <w:noProof/>
                <w:webHidden/>
              </w:rPr>
              <w:instrText xml:space="preserve"> PAGEREF _Toc169547866 \h </w:instrText>
            </w:r>
            <w:r>
              <w:rPr>
                <w:noProof/>
                <w:webHidden/>
              </w:rPr>
            </w:r>
            <w:r>
              <w:rPr>
                <w:noProof/>
                <w:webHidden/>
              </w:rPr>
              <w:fldChar w:fldCharType="separate"/>
            </w:r>
            <w:r>
              <w:rPr>
                <w:noProof/>
                <w:webHidden/>
              </w:rPr>
              <w:t>20</w:t>
            </w:r>
            <w:r>
              <w:rPr>
                <w:noProof/>
                <w:webHidden/>
              </w:rPr>
              <w:fldChar w:fldCharType="end"/>
            </w:r>
          </w:hyperlink>
        </w:p>
        <w:p w14:paraId="09ACCDE8" w14:textId="20089BEE"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7" w:history="1">
            <w:r w:rsidRPr="009565B5">
              <w:rPr>
                <w:rStyle w:val="Hyperlink"/>
                <w:rFonts w:cstheme="minorHAnsi"/>
                <w:noProof/>
                <w:lang w:val="en-GB"/>
              </w:rPr>
              <w:t>10</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Non-disclosure of information</w:t>
            </w:r>
            <w:r>
              <w:rPr>
                <w:noProof/>
                <w:webHidden/>
              </w:rPr>
              <w:tab/>
            </w:r>
            <w:r>
              <w:rPr>
                <w:noProof/>
                <w:webHidden/>
              </w:rPr>
              <w:fldChar w:fldCharType="begin"/>
            </w:r>
            <w:r>
              <w:rPr>
                <w:noProof/>
                <w:webHidden/>
              </w:rPr>
              <w:instrText xml:space="preserve"> PAGEREF _Toc169547867 \h </w:instrText>
            </w:r>
            <w:r>
              <w:rPr>
                <w:noProof/>
                <w:webHidden/>
              </w:rPr>
            </w:r>
            <w:r>
              <w:rPr>
                <w:noProof/>
                <w:webHidden/>
              </w:rPr>
              <w:fldChar w:fldCharType="separate"/>
            </w:r>
            <w:r>
              <w:rPr>
                <w:noProof/>
                <w:webHidden/>
              </w:rPr>
              <w:t>24</w:t>
            </w:r>
            <w:r>
              <w:rPr>
                <w:noProof/>
                <w:webHidden/>
              </w:rPr>
              <w:fldChar w:fldCharType="end"/>
            </w:r>
          </w:hyperlink>
        </w:p>
        <w:p w14:paraId="45640463" w14:textId="55F6E135"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8" w:history="1">
            <w:r w:rsidRPr="009565B5">
              <w:rPr>
                <w:rStyle w:val="Hyperlink"/>
                <w:rFonts w:cstheme="minorHAnsi"/>
                <w:noProof/>
              </w:rPr>
              <w:t>11</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eastAsia="da-DK"/>
              </w:rPr>
              <w:t>Miscellaneous</w:t>
            </w:r>
            <w:r>
              <w:rPr>
                <w:noProof/>
                <w:webHidden/>
              </w:rPr>
              <w:tab/>
            </w:r>
            <w:r>
              <w:rPr>
                <w:noProof/>
                <w:webHidden/>
              </w:rPr>
              <w:fldChar w:fldCharType="begin"/>
            </w:r>
            <w:r>
              <w:rPr>
                <w:noProof/>
                <w:webHidden/>
              </w:rPr>
              <w:instrText xml:space="preserve"> PAGEREF _Toc169547868 \h </w:instrText>
            </w:r>
            <w:r>
              <w:rPr>
                <w:noProof/>
                <w:webHidden/>
              </w:rPr>
            </w:r>
            <w:r>
              <w:rPr>
                <w:noProof/>
                <w:webHidden/>
              </w:rPr>
              <w:fldChar w:fldCharType="separate"/>
            </w:r>
            <w:r>
              <w:rPr>
                <w:noProof/>
                <w:webHidden/>
              </w:rPr>
              <w:t>26</w:t>
            </w:r>
            <w:r>
              <w:rPr>
                <w:noProof/>
                <w:webHidden/>
              </w:rPr>
              <w:fldChar w:fldCharType="end"/>
            </w:r>
          </w:hyperlink>
        </w:p>
        <w:p w14:paraId="29093244" w14:textId="788E061F"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69" w:history="1">
            <w:r w:rsidRPr="009565B5">
              <w:rPr>
                <w:rStyle w:val="Hyperlink"/>
                <w:rFonts w:cstheme="minorHAnsi"/>
                <w:noProof/>
                <w:lang w:val="en-GB"/>
              </w:rPr>
              <w:t>12</w:t>
            </w:r>
            <w:r>
              <w:rPr>
                <w:rFonts w:eastAsiaTheme="minorEastAsia" w:cstheme="minorBidi"/>
                <w:b w:val="0"/>
                <w:bCs w:val="0"/>
                <w:noProof/>
                <w:kern w:val="2"/>
                <w:sz w:val="24"/>
                <w:szCs w:val="24"/>
                <w:lang w:val="en-GR" w:eastAsia="en-GB"/>
                <w14:ligatures w14:val="standardContextual"/>
              </w:rPr>
              <w:tab/>
            </w:r>
            <w:r w:rsidRPr="009565B5">
              <w:rPr>
                <w:rStyle w:val="Hyperlink"/>
                <w:rFonts w:cstheme="minorHAnsi"/>
                <w:noProof/>
                <w:lang w:val="en-GB"/>
              </w:rPr>
              <w:t>Signatures</w:t>
            </w:r>
            <w:r>
              <w:rPr>
                <w:noProof/>
                <w:webHidden/>
              </w:rPr>
              <w:tab/>
            </w:r>
            <w:r>
              <w:rPr>
                <w:noProof/>
                <w:webHidden/>
              </w:rPr>
              <w:fldChar w:fldCharType="begin"/>
            </w:r>
            <w:r>
              <w:rPr>
                <w:noProof/>
                <w:webHidden/>
              </w:rPr>
              <w:instrText xml:space="preserve"> PAGEREF _Toc169547869 \h </w:instrText>
            </w:r>
            <w:r>
              <w:rPr>
                <w:noProof/>
                <w:webHidden/>
              </w:rPr>
            </w:r>
            <w:r>
              <w:rPr>
                <w:noProof/>
                <w:webHidden/>
              </w:rPr>
              <w:fldChar w:fldCharType="separate"/>
            </w:r>
            <w:r>
              <w:rPr>
                <w:noProof/>
                <w:webHidden/>
              </w:rPr>
              <w:t>27</w:t>
            </w:r>
            <w:r>
              <w:rPr>
                <w:noProof/>
                <w:webHidden/>
              </w:rPr>
              <w:fldChar w:fldCharType="end"/>
            </w:r>
          </w:hyperlink>
        </w:p>
        <w:p w14:paraId="60DA2E8C" w14:textId="7F399318"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70" w:history="1">
            <w:r w:rsidRPr="009565B5">
              <w:rPr>
                <w:rStyle w:val="Hyperlink"/>
                <w:rFonts w:cstheme="minorHAnsi"/>
                <w:noProof/>
                <w:lang w:eastAsia="de-DE"/>
              </w:rPr>
              <w:t>Attachment 1: Background included</w:t>
            </w:r>
            <w:r>
              <w:rPr>
                <w:noProof/>
                <w:webHidden/>
              </w:rPr>
              <w:tab/>
            </w:r>
            <w:r>
              <w:rPr>
                <w:noProof/>
                <w:webHidden/>
              </w:rPr>
              <w:fldChar w:fldCharType="begin"/>
            </w:r>
            <w:r>
              <w:rPr>
                <w:noProof/>
                <w:webHidden/>
              </w:rPr>
              <w:instrText xml:space="preserve"> PAGEREF _Toc169547870 \h </w:instrText>
            </w:r>
            <w:r>
              <w:rPr>
                <w:noProof/>
                <w:webHidden/>
              </w:rPr>
            </w:r>
            <w:r>
              <w:rPr>
                <w:noProof/>
                <w:webHidden/>
              </w:rPr>
              <w:fldChar w:fldCharType="separate"/>
            </w:r>
            <w:r>
              <w:rPr>
                <w:noProof/>
                <w:webHidden/>
              </w:rPr>
              <w:t>43</w:t>
            </w:r>
            <w:r>
              <w:rPr>
                <w:noProof/>
                <w:webHidden/>
              </w:rPr>
              <w:fldChar w:fldCharType="end"/>
            </w:r>
          </w:hyperlink>
        </w:p>
        <w:p w14:paraId="2D389484" w14:textId="778E9AA5"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71" w:history="1">
            <w:r w:rsidRPr="009565B5">
              <w:rPr>
                <w:rStyle w:val="Hyperlink"/>
                <w:rFonts w:cstheme="minorHAnsi"/>
                <w:noProof/>
              </w:rPr>
              <w:t>Attachment 2: Accession document</w:t>
            </w:r>
            <w:r>
              <w:rPr>
                <w:noProof/>
                <w:webHidden/>
              </w:rPr>
              <w:tab/>
            </w:r>
            <w:r>
              <w:rPr>
                <w:noProof/>
                <w:webHidden/>
              </w:rPr>
              <w:fldChar w:fldCharType="begin"/>
            </w:r>
            <w:r>
              <w:rPr>
                <w:noProof/>
                <w:webHidden/>
              </w:rPr>
              <w:instrText xml:space="preserve"> PAGEREF _Toc169547871 \h </w:instrText>
            </w:r>
            <w:r>
              <w:rPr>
                <w:noProof/>
                <w:webHidden/>
              </w:rPr>
            </w:r>
            <w:r>
              <w:rPr>
                <w:noProof/>
                <w:webHidden/>
              </w:rPr>
              <w:fldChar w:fldCharType="separate"/>
            </w:r>
            <w:r>
              <w:rPr>
                <w:noProof/>
                <w:webHidden/>
              </w:rPr>
              <w:t>46</w:t>
            </w:r>
            <w:r>
              <w:rPr>
                <w:noProof/>
                <w:webHidden/>
              </w:rPr>
              <w:fldChar w:fldCharType="end"/>
            </w:r>
          </w:hyperlink>
        </w:p>
        <w:p w14:paraId="6EA655C1" w14:textId="7CE3C63A" w:rsidR="00EC42EB" w:rsidRDefault="00EC42EB">
          <w:pPr>
            <w:pStyle w:val="TOC1"/>
            <w:rPr>
              <w:rFonts w:eastAsiaTheme="minorEastAsia" w:cstheme="minorBidi"/>
              <w:b w:val="0"/>
              <w:bCs w:val="0"/>
              <w:noProof/>
              <w:kern w:val="2"/>
              <w:sz w:val="24"/>
              <w:szCs w:val="24"/>
              <w:lang w:val="en-GR" w:eastAsia="en-GB"/>
              <w14:ligatures w14:val="standardContextual"/>
            </w:rPr>
          </w:pPr>
          <w:hyperlink w:anchor="_Toc169547872" w:history="1">
            <w:r w:rsidRPr="009565B5">
              <w:rPr>
                <w:rStyle w:val="Hyperlink"/>
                <w:rFonts w:cstheme="minorHAnsi"/>
                <w:noProof/>
              </w:rPr>
              <w:t>Attachment 3: List of third parties for simplified transfer according to Section 8.3.2.</w:t>
            </w:r>
            <w:r>
              <w:rPr>
                <w:noProof/>
                <w:webHidden/>
              </w:rPr>
              <w:tab/>
            </w:r>
            <w:r>
              <w:rPr>
                <w:noProof/>
                <w:webHidden/>
              </w:rPr>
              <w:fldChar w:fldCharType="begin"/>
            </w:r>
            <w:r>
              <w:rPr>
                <w:noProof/>
                <w:webHidden/>
              </w:rPr>
              <w:instrText xml:space="preserve"> PAGEREF _Toc169547872 \h </w:instrText>
            </w:r>
            <w:r>
              <w:rPr>
                <w:noProof/>
                <w:webHidden/>
              </w:rPr>
            </w:r>
            <w:r>
              <w:rPr>
                <w:noProof/>
                <w:webHidden/>
              </w:rPr>
              <w:fldChar w:fldCharType="separate"/>
            </w:r>
            <w:r>
              <w:rPr>
                <w:noProof/>
                <w:webHidden/>
              </w:rPr>
              <w:t>47</w:t>
            </w:r>
            <w:r>
              <w:rPr>
                <w:noProof/>
                <w:webHidden/>
              </w:rPr>
              <w:fldChar w:fldCharType="end"/>
            </w:r>
          </w:hyperlink>
        </w:p>
        <w:p w14:paraId="40AEB8CB" w14:textId="7E34CA17" w:rsidR="00383D8A" w:rsidRPr="008662E5" w:rsidRDefault="00383D8A" w:rsidP="00C70B98">
          <w:pPr>
            <w:rPr>
              <w:rFonts w:cstheme="minorHAnsi"/>
            </w:rPr>
          </w:pPr>
          <w:r w:rsidRPr="008662E5">
            <w:rPr>
              <w:rFonts w:cstheme="minorHAnsi"/>
              <w:b/>
              <w:bCs/>
              <w:noProof/>
            </w:rPr>
            <w:fldChar w:fldCharType="end"/>
          </w:r>
        </w:p>
      </w:sdtContent>
    </w:sdt>
    <w:p w14:paraId="09F4169F" w14:textId="77777777" w:rsidR="00B234A1" w:rsidRPr="008662E5" w:rsidRDefault="00B234A1" w:rsidP="00C70B98">
      <w:pPr>
        <w:rPr>
          <w:rFonts w:cstheme="minorHAnsi"/>
          <w:noProof/>
          <w:lang w:eastAsia="de-DE"/>
        </w:rPr>
      </w:pPr>
      <w:r w:rsidRPr="008662E5">
        <w:rPr>
          <w:rFonts w:cstheme="minorHAnsi"/>
          <w:noProof/>
          <w:lang w:eastAsia="de-DE"/>
        </w:rPr>
        <w:br w:type="page"/>
      </w:r>
    </w:p>
    <w:p w14:paraId="25FA9245" w14:textId="77777777" w:rsidR="009C2D81" w:rsidRPr="008662E5" w:rsidRDefault="009C2D81" w:rsidP="00C70B98">
      <w:pPr>
        <w:rPr>
          <w:rFonts w:cstheme="minorHAnsi"/>
          <w:b/>
          <w:bCs/>
          <w:lang w:val="en-GB"/>
        </w:rPr>
      </w:pPr>
      <w:r w:rsidRPr="008662E5">
        <w:rPr>
          <w:rFonts w:cstheme="minorHAnsi"/>
          <w:b/>
          <w:bCs/>
          <w:lang w:val="en-GB"/>
        </w:rPr>
        <w:lastRenderedPageBreak/>
        <w:t>CONSORTIUM</w:t>
      </w:r>
      <w:r w:rsidRPr="008662E5">
        <w:rPr>
          <w:rFonts w:cstheme="minorHAnsi"/>
          <w:b/>
          <w:bCs/>
          <w:spacing w:val="-3"/>
          <w:lang w:val="en-GB"/>
        </w:rPr>
        <w:t xml:space="preserve"> </w:t>
      </w:r>
      <w:r w:rsidRPr="008662E5">
        <w:rPr>
          <w:rFonts w:cstheme="minorHAnsi"/>
          <w:b/>
          <w:bCs/>
          <w:lang w:val="en-GB"/>
        </w:rPr>
        <w:t>AGREEMENT</w:t>
      </w:r>
    </w:p>
    <w:p w14:paraId="18CA2B8C" w14:textId="21A68A0C" w:rsidR="009C2D81" w:rsidRPr="008662E5" w:rsidRDefault="009C2D81" w:rsidP="009721D2">
      <w:pPr>
        <w:rPr>
          <w:rFonts w:cstheme="minorHAnsi"/>
          <w:lang w:val="en-GB"/>
        </w:rPr>
      </w:pPr>
      <w:r w:rsidRPr="008662E5">
        <w:rPr>
          <w:rFonts w:cstheme="minorHAnsi"/>
          <w:spacing w:val="-3"/>
          <w:lang w:val="en-GB"/>
        </w:rPr>
        <w:t>THIS</w:t>
      </w:r>
      <w:r w:rsidRPr="008662E5">
        <w:rPr>
          <w:rFonts w:cstheme="minorHAnsi"/>
          <w:spacing w:val="-7"/>
          <w:lang w:val="en-GB"/>
        </w:rPr>
        <w:t xml:space="preserve"> </w:t>
      </w:r>
      <w:r w:rsidRPr="008662E5">
        <w:rPr>
          <w:rFonts w:cstheme="minorHAnsi"/>
          <w:spacing w:val="-4"/>
          <w:lang w:val="en-GB"/>
        </w:rPr>
        <w:t>CONSORTIUM</w:t>
      </w:r>
      <w:r w:rsidRPr="008662E5">
        <w:rPr>
          <w:rFonts w:cstheme="minorHAnsi"/>
          <w:spacing w:val="-8"/>
          <w:lang w:val="en-GB"/>
        </w:rPr>
        <w:t xml:space="preserve"> </w:t>
      </w:r>
      <w:r w:rsidRPr="008662E5">
        <w:rPr>
          <w:rFonts w:cstheme="minorHAnsi"/>
          <w:spacing w:val="-5"/>
          <w:lang w:val="en-GB"/>
        </w:rPr>
        <w:t>AGREEMENT</w:t>
      </w:r>
      <w:r w:rsidRPr="008662E5">
        <w:rPr>
          <w:rFonts w:cstheme="minorHAnsi"/>
          <w:spacing w:val="-2"/>
          <w:lang w:val="en-GB"/>
        </w:rPr>
        <w:t xml:space="preserve"> </w:t>
      </w:r>
      <w:r w:rsidRPr="008662E5">
        <w:rPr>
          <w:rFonts w:cstheme="minorHAnsi"/>
          <w:spacing w:val="-3"/>
          <w:lang w:val="en-GB"/>
        </w:rPr>
        <w:t>is</w:t>
      </w:r>
      <w:r w:rsidRPr="008662E5">
        <w:rPr>
          <w:rFonts w:cstheme="minorHAnsi"/>
          <w:spacing w:val="-6"/>
          <w:lang w:val="en-GB"/>
        </w:rPr>
        <w:t xml:space="preserve"> </w:t>
      </w:r>
      <w:r w:rsidRPr="008662E5">
        <w:rPr>
          <w:rFonts w:cstheme="minorHAnsi"/>
          <w:spacing w:val="-3"/>
          <w:lang w:val="en-GB"/>
        </w:rPr>
        <w:t>based</w:t>
      </w:r>
      <w:r w:rsidRPr="008662E5">
        <w:rPr>
          <w:rFonts w:cstheme="minorHAnsi"/>
          <w:spacing w:val="-7"/>
          <w:lang w:val="en-GB"/>
        </w:rPr>
        <w:t xml:space="preserve"> </w:t>
      </w:r>
      <w:r w:rsidRPr="008662E5">
        <w:rPr>
          <w:rFonts w:cstheme="minorHAnsi"/>
          <w:spacing w:val="-3"/>
          <w:lang w:val="en-GB"/>
        </w:rPr>
        <w:t>upon</w:t>
      </w:r>
      <w:r w:rsidRPr="008662E5">
        <w:rPr>
          <w:rFonts w:cstheme="minorHAnsi"/>
          <w:spacing w:val="-7"/>
          <w:lang w:val="en-GB"/>
        </w:rPr>
        <w:t xml:space="preserve"> Regulation </w:t>
      </w:r>
      <w:r w:rsidRPr="008662E5">
        <w:rPr>
          <w:rFonts w:cstheme="minorHAnsi"/>
          <w:spacing w:val="-3"/>
          <w:lang w:val="en-GB"/>
        </w:rPr>
        <w:t>(EU)</w:t>
      </w:r>
      <w:r w:rsidRPr="008662E5">
        <w:rPr>
          <w:rFonts w:cstheme="minorHAnsi"/>
          <w:spacing w:val="-6"/>
          <w:lang w:val="en-GB"/>
        </w:rPr>
        <w:t xml:space="preserve"> </w:t>
      </w:r>
      <w:r w:rsidRPr="008662E5">
        <w:rPr>
          <w:rFonts w:cstheme="minorHAnsi"/>
          <w:spacing w:val="-2"/>
          <w:lang w:val="en-GB"/>
        </w:rPr>
        <w:t>No</w:t>
      </w:r>
      <w:r w:rsidRPr="008662E5">
        <w:rPr>
          <w:rFonts w:cstheme="minorHAnsi"/>
          <w:spacing w:val="-7"/>
          <w:lang w:val="en-GB"/>
        </w:rPr>
        <w:t xml:space="preserve"> </w:t>
      </w:r>
      <w:r w:rsidRPr="008662E5">
        <w:rPr>
          <w:rFonts w:cstheme="minorHAnsi"/>
          <w:lang w:val="en-GB"/>
        </w:rPr>
        <w:t>2021/695 of the European Parliament and of the Council</w:t>
      </w:r>
      <w:r w:rsidRPr="008662E5">
        <w:rPr>
          <w:rFonts w:cstheme="minorHAnsi"/>
          <w:spacing w:val="-12"/>
          <w:lang w:val="en-GB"/>
        </w:rPr>
        <w:t xml:space="preserve"> </w:t>
      </w:r>
      <w:r w:rsidRPr="008662E5">
        <w:rPr>
          <w:rFonts w:cstheme="minorHAnsi"/>
          <w:spacing w:val="-3"/>
          <w:lang w:val="en-GB"/>
        </w:rPr>
        <w:t>of</w:t>
      </w:r>
      <w:r w:rsidRPr="008662E5">
        <w:rPr>
          <w:rFonts w:cstheme="minorHAnsi"/>
          <w:spacing w:val="-10"/>
          <w:lang w:val="en-GB"/>
        </w:rPr>
        <w:t xml:space="preserve"> 28 April 2021 </w:t>
      </w:r>
      <w:r w:rsidRPr="008662E5">
        <w:rPr>
          <w:rFonts w:eastAsia="Arial" w:cstheme="minorHAnsi"/>
          <w:lang w:val="en-GB"/>
        </w:rPr>
        <w:t xml:space="preserve">establishing </w:t>
      </w:r>
      <w:r w:rsidRPr="008662E5">
        <w:rPr>
          <w:rFonts w:eastAsia="Arial" w:cstheme="minorHAnsi"/>
          <w:spacing w:val="-4"/>
          <w:lang w:val="en-GB"/>
        </w:rPr>
        <w:t>Horizon</w:t>
      </w:r>
      <w:r w:rsidRPr="008662E5">
        <w:rPr>
          <w:rFonts w:eastAsia="Arial" w:cstheme="minorHAnsi"/>
          <w:spacing w:val="-12"/>
          <w:lang w:val="en-GB"/>
        </w:rPr>
        <w:t xml:space="preserve"> </w:t>
      </w:r>
      <w:r w:rsidRPr="008662E5">
        <w:rPr>
          <w:rFonts w:eastAsia="Arial" w:cstheme="minorHAnsi"/>
          <w:lang w:val="en-GB"/>
        </w:rPr>
        <w:t>Europe</w:t>
      </w:r>
      <w:r w:rsidRPr="008662E5">
        <w:rPr>
          <w:rFonts w:eastAsia="Arial" w:cstheme="minorHAnsi"/>
          <w:spacing w:val="-12"/>
          <w:lang w:val="en-GB"/>
        </w:rPr>
        <w:t xml:space="preserve"> </w:t>
      </w:r>
      <w:r w:rsidRPr="008662E5">
        <w:rPr>
          <w:rFonts w:eastAsia="Arial" w:cstheme="minorHAnsi"/>
          <w:lang w:val="en-GB"/>
        </w:rPr>
        <w:t>–</w:t>
      </w:r>
      <w:r w:rsidRPr="008662E5">
        <w:rPr>
          <w:rFonts w:eastAsia="Arial" w:cstheme="minorHAnsi"/>
          <w:spacing w:val="-11"/>
          <w:lang w:val="en-GB"/>
        </w:rPr>
        <w:t xml:space="preserve"> </w:t>
      </w:r>
      <w:r w:rsidRPr="008662E5">
        <w:rPr>
          <w:rFonts w:eastAsia="Arial" w:cstheme="minorHAnsi"/>
          <w:spacing w:val="-3"/>
          <w:lang w:val="en-GB"/>
        </w:rPr>
        <w:t>the</w:t>
      </w:r>
      <w:r w:rsidRPr="008662E5">
        <w:rPr>
          <w:rFonts w:eastAsia="Arial" w:cstheme="minorHAnsi"/>
          <w:spacing w:val="-12"/>
          <w:lang w:val="en-GB"/>
        </w:rPr>
        <w:t xml:space="preserve"> </w:t>
      </w:r>
      <w:r w:rsidRPr="008662E5">
        <w:rPr>
          <w:rFonts w:eastAsia="Arial" w:cstheme="minorHAnsi"/>
          <w:spacing w:val="-4"/>
          <w:lang w:val="en-GB"/>
        </w:rPr>
        <w:t>Framework</w:t>
      </w:r>
      <w:r w:rsidRPr="008662E5">
        <w:rPr>
          <w:rFonts w:eastAsia="Arial" w:cstheme="minorHAnsi"/>
          <w:spacing w:val="-9"/>
          <w:lang w:val="en-GB"/>
        </w:rPr>
        <w:t xml:space="preserve"> </w:t>
      </w:r>
      <w:r w:rsidRPr="008662E5">
        <w:rPr>
          <w:rFonts w:eastAsia="Arial" w:cstheme="minorHAnsi"/>
          <w:spacing w:val="-4"/>
          <w:lang w:val="en-GB"/>
        </w:rPr>
        <w:t>Programme</w:t>
      </w:r>
      <w:r w:rsidRPr="008662E5">
        <w:rPr>
          <w:rFonts w:eastAsia="Arial" w:cstheme="minorHAnsi"/>
          <w:spacing w:val="-14"/>
          <w:lang w:val="en-GB"/>
        </w:rPr>
        <w:t xml:space="preserve"> </w:t>
      </w:r>
      <w:r w:rsidRPr="008662E5">
        <w:rPr>
          <w:rFonts w:eastAsia="Arial" w:cstheme="minorHAnsi"/>
          <w:spacing w:val="-3"/>
          <w:lang w:val="en-GB"/>
        </w:rPr>
        <w:t>for</w:t>
      </w:r>
      <w:r w:rsidRPr="008662E5">
        <w:rPr>
          <w:rFonts w:eastAsia="Arial" w:cstheme="minorHAnsi"/>
          <w:spacing w:val="-10"/>
          <w:lang w:val="en-GB"/>
        </w:rPr>
        <w:t xml:space="preserve"> </w:t>
      </w:r>
      <w:r w:rsidRPr="008662E5">
        <w:rPr>
          <w:rFonts w:eastAsia="Arial" w:cstheme="minorHAnsi"/>
          <w:spacing w:val="-4"/>
          <w:lang w:val="en-GB"/>
        </w:rPr>
        <w:t>Research</w:t>
      </w:r>
      <w:r w:rsidRPr="008662E5">
        <w:rPr>
          <w:rFonts w:eastAsia="Arial" w:cstheme="minorHAnsi"/>
          <w:spacing w:val="-14"/>
          <w:lang w:val="en-GB"/>
        </w:rPr>
        <w:t xml:space="preserve"> </w:t>
      </w:r>
      <w:r w:rsidRPr="008662E5">
        <w:rPr>
          <w:rFonts w:eastAsia="Arial" w:cstheme="minorHAnsi"/>
          <w:spacing w:val="-2"/>
          <w:lang w:val="en-GB"/>
        </w:rPr>
        <w:t>and</w:t>
      </w:r>
      <w:r w:rsidRPr="008662E5">
        <w:rPr>
          <w:rFonts w:eastAsia="Arial" w:cstheme="minorHAnsi"/>
          <w:spacing w:val="41"/>
          <w:lang w:val="en-GB"/>
        </w:rPr>
        <w:t xml:space="preserve"> </w:t>
      </w:r>
      <w:r w:rsidRPr="008662E5">
        <w:rPr>
          <w:rFonts w:eastAsia="Arial" w:cstheme="minorHAnsi"/>
          <w:spacing w:val="-4"/>
          <w:lang w:val="en-GB"/>
        </w:rPr>
        <w:t>Innovation</w:t>
      </w:r>
      <w:r w:rsidRPr="008662E5">
        <w:rPr>
          <w:rFonts w:eastAsia="Arial" w:cstheme="minorHAnsi"/>
          <w:spacing w:val="-9"/>
          <w:lang w:val="en-GB"/>
        </w:rPr>
        <w:t xml:space="preserve"> </w:t>
      </w:r>
      <w:r w:rsidRPr="008662E5">
        <w:rPr>
          <w:rFonts w:eastAsia="Arial" w:cstheme="minorHAnsi"/>
          <w:spacing w:val="-4"/>
          <w:lang w:val="en-GB"/>
        </w:rPr>
        <w:t>(20</w:t>
      </w:r>
      <w:r w:rsidRPr="008662E5">
        <w:rPr>
          <w:rFonts w:eastAsia="Arial" w:cstheme="minorHAnsi"/>
          <w:lang w:val="en-GB"/>
        </w:rPr>
        <w:t>21</w:t>
      </w:r>
      <w:r w:rsidRPr="008662E5">
        <w:rPr>
          <w:rFonts w:eastAsia="Arial" w:cstheme="minorHAnsi"/>
          <w:spacing w:val="-4"/>
          <w:lang w:val="en-GB"/>
        </w:rPr>
        <w:t>-202</w:t>
      </w:r>
      <w:r w:rsidRPr="008662E5">
        <w:rPr>
          <w:rFonts w:eastAsia="Arial" w:cstheme="minorHAnsi"/>
          <w:lang w:val="en-GB"/>
        </w:rPr>
        <w:t>7</w:t>
      </w:r>
      <w:r w:rsidRPr="008662E5">
        <w:rPr>
          <w:rFonts w:eastAsia="Arial" w:cstheme="minorHAnsi"/>
          <w:spacing w:val="-4"/>
          <w:lang w:val="en-GB"/>
        </w:rPr>
        <w:t xml:space="preserve">), </w:t>
      </w:r>
      <w:r w:rsidRPr="008662E5">
        <w:rPr>
          <w:rFonts w:eastAsia="Arial" w:cstheme="minorHAnsi"/>
          <w:lang w:val="en-GB"/>
        </w:rPr>
        <w:t xml:space="preserve">laying down its </w:t>
      </w:r>
      <w:r w:rsidRPr="008662E5">
        <w:rPr>
          <w:rFonts w:eastAsia="Arial" w:cstheme="minorHAnsi"/>
          <w:spacing w:val="-3"/>
          <w:lang w:val="en-GB"/>
        </w:rPr>
        <w:t>rules</w:t>
      </w:r>
      <w:r w:rsidRPr="008662E5">
        <w:rPr>
          <w:rFonts w:eastAsia="Arial" w:cstheme="minorHAnsi"/>
          <w:spacing w:val="-11"/>
          <w:lang w:val="en-GB"/>
        </w:rPr>
        <w:t xml:space="preserve"> </w:t>
      </w:r>
      <w:r w:rsidRPr="008662E5">
        <w:rPr>
          <w:rFonts w:eastAsia="Arial" w:cstheme="minorHAnsi"/>
          <w:spacing w:val="-3"/>
          <w:lang w:val="en-GB"/>
        </w:rPr>
        <w:t>for</w:t>
      </w:r>
      <w:r w:rsidRPr="008662E5">
        <w:rPr>
          <w:rFonts w:eastAsia="Arial" w:cstheme="minorHAnsi"/>
          <w:spacing w:val="-9"/>
          <w:lang w:val="en-GB"/>
        </w:rPr>
        <w:t xml:space="preserve"> </w:t>
      </w:r>
      <w:r w:rsidRPr="008662E5">
        <w:rPr>
          <w:rFonts w:eastAsia="Arial" w:cstheme="minorHAnsi"/>
          <w:spacing w:val="-4"/>
          <w:lang w:val="en-GB"/>
        </w:rPr>
        <w:t>participation</w:t>
      </w:r>
      <w:r w:rsidRPr="008662E5">
        <w:rPr>
          <w:rFonts w:eastAsia="Arial" w:cstheme="minorHAnsi"/>
          <w:spacing w:val="-9"/>
          <w:lang w:val="en-GB"/>
        </w:rPr>
        <w:t xml:space="preserve"> </w:t>
      </w:r>
      <w:r w:rsidRPr="008662E5">
        <w:rPr>
          <w:rFonts w:eastAsia="Arial" w:cstheme="minorHAnsi"/>
          <w:spacing w:val="-3"/>
          <w:lang w:val="en-GB"/>
        </w:rPr>
        <w:t>and</w:t>
      </w:r>
      <w:r w:rsidRPr="008662E5">
        <w:rPr>
          <w:rFonts w:eastAsia="Arial" w:cstheme="minorHAnsi"/>
          <w:spacing w:val="-9"/>
          <w:lang w:val="en-GB"/>
        </w:rPr>
        <w:t xml:space="preserve"> </w:t>
      </w:r>
      <w:r w:rsidRPr="008662E5">
        <w:rPr>
          <w:rFonts w:eastAsia="Arial" w:cstheme="minorHAnsi"/>
          <w:spacing w:val="-4"/>
          <w:lang w:val="en-GB"/>
        </w:rPr>
        <w:t>dissemination</w:t>
      </w:r>
      <w:r w:rsidRPr="008662E5">
        <w:rPr>
          <w:rFonts w:eastAsia="Arial" w:cstheme="minorHAnsi"/>
          <w:spacing w:val="-8"/>
          <w:lang w:val="en-GB"/>
        </w:rPr>
        <w:t xml:space="preserve"> </w:t>
      </w:r>
      <w:r w:rsidRPr="008662E5">
        <w:rPr>
          <w:rFonts w:eastAsia="Arial" w:cstheme="minorHAnsi"/>
          <w:spacing w:val="-4"/>
          <w:lang w:val="en-GB"/>
        </w:rPr>
        <w:t>(hereinafter</w:t>
      </w:r>
      <w:r w:rsidRPr="008662E5">
        <w:rPr>
          <w:rFonts w:eastAsia="Arial" w:cstheme="minorHAnsi"/>
          <w:spacing w:val="-8"/>
          <w:lang w:val="en-GB"/>
        </w:rPr>
        <w:t xml:space="preserve"> </w:t>
      </w:r>
      <w:r w:rsidRPr="008662E5">
        <w:rPr>
          <w:rFonts w:eastAsia="Arial" w:cstheme="minorHAnsi"/>
          <w:spacing w:val="-4"/>
          <w:lang w:val="en-GB"/>
        </w:rPr>
        <w:t>referred</w:t>
      </w:r>
      <w:r w:rsidRPr="008662E5">
        <w:rPr>
          <w:rFonts w:eastAsia="Arial" w:cstheme="minorHAnsi"/>
          <w:spacing w:val="-9"/>
          <w:lang w:val="en-GB"/>
        </w:rPr>
        <w:t xml:space="preserve"> </w:t>
      </w:r>
      <w:r w:rsidRPr="008662E5">
        <w:rPr>
          <w:rFonts w:eastAsia="Arial" w:cstheme="minorHAnsi"/>
          <w:spacing w:val="-1"/>
          <w:lang w:val="en-GB"/>
        </w:rPr>
        <w:t>to</w:t>
      </w:r>
      <w:r w:rsidRPr="008662E5">
        <w:rPr>
          <w:rFonts w:eastAsia="Arial" w:cstheme="minorHAnsi"/>
          <w:spacing w:val="-7"/>
          <w:lang w:val="en-GB"/>
        </w:rPr>
        <w:t xml:space="preserve"> </w:t>
      </w:r>
      <w:r w:rsidRPr="008662E5">
        <w:rPr>
          <w:rFonts w:eastAsia="Arial" w:cstheme="minorHAnsi"/>
          <w:spacing w:val="-3"/>
          <w:lang w:val="en-GB"/>
        </w:rPr>
        <w:t>as</w:t>
      </w:r>
      <w:r w:rsidRPr="008662E5">
        <w:rPr>
          <w:rFonts w:eastAsia="Arial" w:cstheme="minorHAnsi"/>
          <w:spacing w:val="-6"/>
          <w:lang w:val="en-GB"/>
        </w:rPr>
        <w:t xml:space="preserve"> </w:t>
      </w:r>
      <w:r w:rsidRPr="008662E5">
        <w:rPr>
          <w:rFonts w:eastAsia="Arial" w:cstheme="minorHAnsi"/>
          <w:spacing w:val="-4"/>
          <w:lang w:val="en-GB"/>
        </w:rPr>
        <w:t>“Horizon Europe Regulation”),</w:t>
      </w:r>
      <w:r w:rsidRPr="008662E5">
        <w:rPr>
          <w:rFonts w:eastAsia="Arial" w:cstheme="minorHAnsi"/>
          <w:spacing w:val="-5"/>
          <w:lang w:val="en-GB"/>
        </w:rPr>
        <w:t xml:space="preserve"> </w:t>
      </w:r>
      <w:r w:rsidRPr="008662E5">
        <w:rPr>
          <w:rFonts w:eastAsia="Arial" w:cstheme="minorHAnsi"/>
          <w:spacing w:val="-3"/>
          <w:lang w:val="en-GB"/>
        </w:rPr>
        <w:t>and</w:t>
      </w:r>
      <w:r w:rsidRPr="008662E5">
        <w:rPr>
          <w:rFonts w:eastAsia="Arial" w:cstheme="minorHAnsi"/>
          <w:spacing w:val="-7"/>
          <w:lang w:val="en-GB"/>
        </w:rPr>
        <w:t xml:space="preserve"> on </w:t>
      </w:r>
      <w:r w:rsidRPr="008662E5">
        <w:rPr>
          <w:rFonts w:eastAsia="Arial" w:cstheme="minorHAnsi"/>
          <w:spacing w:val="-3"/>
          <w:lang w:val="en-GB"/>
        </w:rPr>
        <w:t>the</w:t>
      </w:r>
      <w:r w:rsidRPr="008662E5">
        <w:rPr>
          <w:rFonts w:eastAsia="Arial" w:cstheme="minorHAnsi"/>
          <w:spacing w:val="-7"/>
          <w:lang w:val="en-GB"/>
        </w:rPr>
        <w:t xml:space="preserve"> </w:t>
      </w:r>
      <w:r w:rsidRPr="008662E5">
        <w:rPr>
          <w:rFonts w:eastAsia="Arial" w:cstheme="minorHAnsi"/>
          <w:spacing w:val="-4"/>
          <w:lang w:val="en-GB"/>
        </w:rPr>
        <w:t>European</w:t>
      </w:r>
      <w:r w:rsidRPr="008662E5">
        <w:rPr>
          <w:rFonts w:eastAsia="Arial" w:cstheme="minorHAnsi"/>
          <w:spacing w:val="-7"/>
          <w:lang w:val="en-GB"/>
        </w:rPr>
        <w:t xml:space="preserve"> </w:t>
      </w:r>
      <w:r w:rsidRPr="008662E5">
        <w:rPr>
          <w:rFonts w:eastAsia="Arial" w:cstheme="minorHAnsi"/>
          <w:spacing w:val="-4"/>
          <w:lang w:val="en-GB"/>
        </w:rPr>
        <w:t>Commission</w:t>
      </w:r>
      <w:r w:rsidRPr="008662E5">
        <w:rPr>
          <w:rFonts w:cstheme="minorHAnsi"/>
          <w:spacing w:val="-11"/>
          <w:lang w:val="en-GB"/>
        </w:rPr>
        <w:t xml:space="preserve">’s </w:t>
      </w:r>
      <w:r w:rsidRPr="008662E5">
        <w:rPr>
          <w:rFonts w:cstheme="minorHAnsi"/>
          <w:spacing w:val="-3"/>
          <w:lang w:val="en-GB"/>
        </w:rPr>
        <w:t>General</w:t>
      </w:r>
      <w:r w:rsidRPr="008662E5">
        <w:rPr>
          <w:rFonts w:cstheme="minorHAnsi"/>
          <w:spacing w:val="-10"/>
          <w:lang w:val="en-GB"/>
        </w:rPr>
        <w:t xml:space="preserve"> </w:t>
      </w:r>
      <w:r w:rsidRPr="008662E5">
        <w:rPr>
          <w:rFonts w:cstheme="minorHAnsi"/>
          <w:spacing w:val="-4"/>
          <w:lang w:val="en-GB"/>
        </w:rPr>
        <w:t xml:space="preserve">Model </w:t>
      </w:r>
      <w:r w:rsidRPr="008662E5">
        <w:rPr>
          <w:rFonts w:cstheme="minorHAnsi"/>
          <w:spacing w:val="-3"/>
          <w:lang w:val="en-GB"/>
        </w:rPr>
        <w:t>Grant</w:t>
      </w:r>
      <w:r w:rsidRPr="008662E5">
        <w:rPr>
          <w:rFonts w:cstheme="minorHAnsi"/>
          <w:spacing w:val="-5"/>
          <w:lang w:val="en-GB"/>
        </w:rPr>
        <w:t xml:space="preserve"> </w:t>
      </w:r>
      <w:r w:rsidRPr="008662E5">
        <w:rPr>
          <w:rFonts w:cstheme="minorHAnsi"/>
          <w:spacing w:val="-4"/>
          <w:lang w:val="en-GB"/>
        </w:rPr>
        <w:t>Agreement</w:t>
      </w:r>
      <w:r w:rsidRPr="008662E5">
        <w:rPr>
          <w:rFonts w:cstheme="minorHAnsi"/>
          <w:spacing w:val="-8"/>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3"/>
          <w:lang w:val="en-GB"/>
        </w:rPr>
        <w:t>its</w:t>
      </w:r>
      <w:r w:rsidRPr="008662E5">
        <w:rPr>
          <w:rFonts w:cstheme="minorHAnsi"/>
          <w:spacing w:val="41"/>
          <w:lang w:val="en-GB"/>
        </w:rPr>
        <w:t xml:space="preserve"> </w:t>
      </w:r>
      <w:r w:rsidRPr="008662E5">
        <w:rPr>
          <w:rFonts w:cstheme="minorHAnsi"/>
          <w:spacing w:val="-4"/>
          <w:lang w:val="en-GB"/>
        </w:rPr>
        <w:t>Annexes,</w:t>
      </w:r>
      <w:r w:rsidRPr="008662E5">
        <w:rPr>
          <w:rFonts w:cstheme="minorHAnsi"/>
          <w:spacing w:val="-5"/>
          <w:lang w:val="en-GB"/>
        </w:rPr>
        <w:t xml:space="preserve"> </w:t>
      </w:r>
      <w:r w:rsidRPr="008662E5">
        <w:rPr>
          <w:rFonts w:cstheme="minorHAnsi"/>
          <w:spacing w:val="-2"/>
          <w:lang w:val="en-GB"/>
        </w:rPr>
        <w:t>and</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9"/>
          <w:lang w:val="en-GB"/>
        </w:rPr>
        <w:t xml:space="preserve"> </w:t>
      </w:r>
      <w:r w:rsidRPr="008662E5">
        <w:rPr>
          <w:rFonts w:cstheme="minorHAnsi"/>
          <w:spacing w:val="-3"/>
          <w:lang w:val="en-GB"/>
        </w:rPr>
        <w:t>made</w:t>
      </w:r>
      <w:r w:rsidRPr="008662E5">
        <w:rPr>
          <w:rFonts w:cstheme="minorHAnsi"/>
          <w:spacing w:val="-7"/>
          <w:lang w:val="en-GB"/>
        </w:rPr>
        <w:t xml:space="preserve"> </w:t>
      </w:r>
      <w:r w:rsidRPr="008662E5">
        <w:rPr>
          <w:rFonts w:cstheme="minorHAnsi"/>
          <w:spacing w:val="-2"/>
          <w:lang w:val="en-GB"/>
        </w:rPr>
        <w:t>on</w:t>
      </w:r>
      <w:r w:rsidRPr="008662E5">
        <w:rPr>
          <w:rFonts w:cstheme="minorHAnsi"/>
          <w:spacing w:val="-7"/>
          <w:lang w:val="en-GB"/>
        </w:rPr>
        <w:t xml:space="preserve"> </w:t>
      </w:r>
      <w:r w:rsidR="00B843A3">
        <w:rPr>
          <w:rFonts w:cstheme="minorHAnsi"/>
          <w:spacing w:val="-4"/>
          <w:lang w:val="en-GB"/>
        </w:rPr>
        <w:t>01/11/2024</w:t>
      </w:r>
      <w:r w:rsidRPr="008662E5">
        <w:rPr>
          <w:rFonts w:cstheme="minorHAnsi"/>
          <w:spacing w:val="-3"/>
          <w:lang w:val="en-GB"/>
        </w:rPr>
        <w:t>,</w:t>
      </w:r>
      <w:r w:rsidRPr="008662E5">
        <w:rPr>
          <w:rFonts w:cstheme="minorHAnsi"/>
          <w:spacing w:val="-5"/>
          <w:lang w:val="en-GB"/>
        </w:rPr>
        <w:t xml:space="preserve"> </w:t>
      </w:r>
      <w:r w:rsidRPr="008662E5">
        <w:rPr>
          <w:rFonts w:cstheme="minorHAnsi"/>
          <w:spacing w:val="-4"/>
          <w:lang w:val="en-GB"/>
        </w:rPr>
        <w:t>hereinafter</w:t>
      </w:r>
      <w:r w:rsidRPr="008662E5">
        <w:rPr>
          <w:rFonts w:cstheme="minorHAnsi"/>
          <w:spacing w:val="-8"/>
          <w:lang w:val="en-GB"/>
        </w:rPr>
        <w:t xml:space="preserve"> </w:t>
      </w:r>
      <w:r w:rsidRPr="008662E5">
        <w:rPr>
          <w:rFonts w:cstheme="minorHAnsi"/>
          <w:spacing w:val="-4"/>
          <w:lang w:val="en-GB"/>
        </w:rPr>
        <w:t>referred</w:t>
      </w:r>
      <w:r w:rsidRPr="008662E5">
        <w:rPr>
          <w:rFonts w:cstheme="minorHAnsi"/>
          <w:spacing w:val="-7"/>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spacing w:val="-3"/>
          <w:lang w:val="en-GB"/>
        </w:rPr>
        <w:t>the</w:t>
      </w:r>
      <w:r w:rsidRPr="008662E5">
        <w:rPr>
          <w:rFonts w:cstheme="minorHAnsi"/>
          <w:spacing w:val="-7"/>
          <w:lang w:val="en-GB"/>
        </w:rPr>
        <w:t xml:space="preserve"> </w:t>
      </w:r>
      <w:r w:rsidRPr="008662E5">
        <w:rPr>
          <w:rFonts w:cstheme="minorHAnsi"/>
          <w:spacing w:val="-4"/>
          <w:lang w:val="en-GB"/>
        </w:rPr>
        <w:t>Effective</w:t>
      </w:r>
      <w:r w:rsidRPr="008662E5">
        <w:rPr>
          <w:rFonts w:cstheme="minorHAnsi"/>
          <w:spacing w:val="-5"/>
          <w:lang w:val="en-GB"/>
        </w:rPr>
        <w:t xml:space="preserve"> </w:t>
      </w:r>
      <w:r w:rsidRPr="008662E5">
        <w:rPr>
          <w:rFonts w:cstheme="minorHAnsi"/>
          <w:spacing w:val="-3"/>
          <w:lang w:val="en-GB"/>
        </w:rPr>
        <w:t>Date</w:t>
      </w:r>
    </w:p>
    <w:p w14:paraId="1EF56278" w14:textId="77777777" w:rsidR="009C2D81" w:rsidRPr="008662E5" w:rsidRDefault="009C2D81" w:rsidP="00C70B98">
      <w:pPr>
        <w:rPr>
          <w:rFonts w:eastAsia="Arial" w:cstheme="minorHAnsi"/>
          <w:b/>
          <w:bCs/>
          <w:lang w:val="en-GB"/>
        </w:rPr>
      </w:pPr>
      <w:r w:rsidRPr="008662E5">
        <w:rPr>
          <w:rFonts w:cstheme="minorHAnsi"/>
          <w:b/>
          <w:bCs/>
          <w:lang w:val="en-GB"/>
        </w:rPr>
        <w:t>BETWEEN:</w:t>
      </w:r>
    </w:p>
    <w:p w14:paraId="46CF4972" w14:textId="5C52FC83" w:rsidR="009C2D81" w:rsidRPr="008662E5" w:rsidRDefault="00BA5150" w:rsidP="00C70B98">
      <w:pPr>
        <w:rPr>
          <w:rFonts w:cstheme="minorHAnsi"/>
          <w:spacing w:val="-2"/>
          <w:lang w:val="en-GB"/>
        </w:rPr>
      </w:pPr>
      <w:bookmarkStart w:id="0" w:name="OLE_LINK3"/>
      <w:r w:rsidRPr="00BA5150">
        <w:rPr>
          <w:rFonts w:cstheme="minorHAnsi"/>
          <w:b/>
          <w:bCs/>
          <w:lang w:val="en-GB"/>
        </w:rPr>
        <w:t>EREVNITIKO PANEPISTIMIAKO INSTITOUTO SYSTIMATON EPIKOINONION KAI YPOLOGISTON</w:t>
      </w:r>
      <w:r w:rsidR="009C2D81" w:rsidRPr="008662E5">
        <w:rPr>
          <w:rFonts w:cstheme="minorHAnsi"/>
          <w:lang w:val="en-GB"/>
        </w:rPr>
        <w:t>,</w:t>
      </w:r>
      <w:r w:rsidR="00BB2B5F" w:rsidRPr="008662E5">
        <w:rPr>
          <w:rFonts w:cstheme="minorHAnsi"/>
          <w:lang w:val="en-GB" w:eastAsia="fi-FI"/>
        </w:rPr>
        <w:t xml:space="preserve"> </w:t>
      </w:r>
      <w:r>
        <w:rPr>
          <w:rFonts w:cstheme="minorHAnsi"/>
          <w:lang w:val="en-GB" w:eastAsia="fi-FI"/>
        </w:rPr>
        <w:t xml:space="preserve">ICCS, with legal address </w:t>
      </w:r>
      <w:r w:rsidR="00A53745" w:rsidRPr="00BA5150">
        <w:rPr>
          <w:rFonts w:cstheme="minorHAnsi"/>
          <w:lang w:val="en-GB" w:eastAsia="fi-FI"/>
        </w:rPr>
        <w:t>P</w:t>
      </w:r>
      <w:r w:rsidR="00A53745">
        <w:rPr>
          <w:rFonts w:cstheme="minorHAnsi"/>
          <w:lang w:val="en-GB" w:eastAsia="fi-FI"/>
        </w:rPr>
        <w:t>ATISION</w:t>
      </w:r>
      <w:r w:rsidR="00A53745" w:rsidRPr="00BA5150">
        <w:rPr>
          <w:rFonts w:cstheme="minorHAnsi"/>
          <w:lang w:val="en-GB" w:eastAsia="fi-FI"/>
        </w:rPr>
        <w:t xml:space="preserve"> 42</w:t>
      </w:r>
      <w:r w:rsidR="00A53745">
        <w:rPr>
          <w:rFonts w:cstheme="minorHAnsi"/>
          <w:lang w:val="en-GB" w:eastAsia="fi-FI"/>
        </w:rPr>
        <w:t xml:space="preserve">, ATHENS, </w:t>
      </w:r>
      <w:r>
        <w:rPr>
          <w:rFonts w:cstheme="minorHAnsi"/>
          <w:lang w:val="en-GB" w:eastAsia="fi-FI"/>
        </w:rPr>
        <w:t>Greece</w:t>
      </w:r>
      <w:r w:rsidR="009C2D81" w:rsidRPr="008662E5">
        <w:rPr>
          <w:rFonts w:cstheme="minorHAnsi"/>
          <w:spacing w:val="-3"/>
          <w:lang w:val="en-GB" w:eastAsia="fi-FI"/>
        </w:rPr>
        <w:t>,</w:t>
      </w:r>
      <w:r w:rsidR="00BB2B5F" w:rsidRPr="008662E5">
        <w:rPr>
          <w:rFonts w:cstheme="minorHAnsi"/>
          <w:spacing w:val="-2"/>
          <w:lang w:val="en-GB"/>
        </w:rPr>
        <w:t xml:space="preserve"> </w:t>
      </w:r>
      <w:r w:rsidR="009C2D81" w:rsidRPr="008662E5">
        <w:rPr>
          <w:rFonts w:cstheme="minorHAnsi"/>
          <w:spacing w:val="-2"/>
          <w:lang w:val="en-GB"/>
        </w:rPr>
        <w:t>the</w:t>
      </w:r>
      <w:r w:rsidR="009C2D81" w:rsidRPr="008662E5">
        <w:rPr>
          <w:rFonts w:cstheme="minorHAnsi"/>
          <w:spacing w:val="-7"/>
          <w:lang w:val="en-GB"/>
        </w:rPr>
        <w:t xml:space="preserve"> </w:t>
      </w:r>
      <w:r w:rsidR="009C2D81" w:rsidRPr="008662E5">
        <w:rPr>
          <w:rFonts w:cstheme="minorHAnsi"/>
          <w:lang w:val="en-GB"/>
        </w:rPr>
        <w:t>Coordinator</w:t>
      </w:r>
    </w:p>
    <w:p w14:paraId="19416891" w14:textId="547157F3" w:rsidR="009C2D81" w:rsidRPr="008662E5" w:rsidRDefault="00BA5150" w:rsidP="00C70B98">
      <w:pPr>
        <w:rPr>
          <w:rFonts w:eastAsia="SimSun" w:cstheme="minorHAnsi"/>
          <w:spacing w:val="-3"/>
          <w:lang w:val="en-GB" w:eastAsia="fi-FI"/>
        </w:rPr>
      </w:pPr>
      <w:r w:rsidRPr="00BA5150">
        <w:rPr>
          <w:rFonts w:cstheme="minorHAnsi"/>
          <w:b/>
          <w:bCs/>
          <w:lang w:val="en-GB"/>
        </w:rPr>
        <w:t>ATHINA-EREVNITIKO KENTRO KAINOTOMIAS STIS TECHNOLOGIES TIS PLIROFORIAS, TON EPIKOINONION KAI TIS GNOSIS</w:t>
      </w:r>
      <w:r>
        <w:rPr>
          <w:rFonts w:cstheme="minorHAnsi"/>
          <w:lang w:val="en-GB"/>
        </w:rPr>
        <w:t xml:space="preserve">, </w:t>
      </w:r>
      <w:r w:rsidRPr="00B843A3">
        <w:rPr>
          <w:rFonts w:cstheme="minorHAnsi"/>
          <w:lang w:val="en-GB"/>
        </w:rPr>
        <w:t>ISI</w:t>
      </w:r>
      <w:r w:rsidR="009C2D81" w:rsidRPr="00B843A3">
        <w:rPr>
          <w:rFonts w:eastAsia="SimSun" w:cstheme="minorHAnsi"/>
          <w:lang w:val="en-GB" w:eastAsia="fi-FI"/>
        </w:rPr>
        <w:t xml:space="preserve">, with legal address </w:t>
      </w:r>
      <w:r w:rsidRPr="00B843A3">
        <w:rPr>
          <w:rFonts w:eastAsia="SimSun" w:cstheme="minorHAnsi"/>
          <w:lang w:val="en-GB" w:eastAsia="fi-FI"/>
        </w:rPr>
        <w:t>ARTEMIDOS</w:t>
      </w:r>
      <w:r w:rsidRPr="00BA5150">
        <w:rPr>
          <w:rFonts w:eastAsia="SimSun" w:cstheme="minorHAnsi"/>
          <w:lang w:val="en-GB" w:eastAsia="fi-FI"/>
        </w:rPr>
        <w:t xml:space="preserve"> 6 KAI EPIDAVROU</w:t>
      </w:r>
      <w:r>
        <w:rPr>
          <w:rFonts w:eastAsia="SimSun" w:cstheme="minorHAnsi"/>
          <w:lang w:val="en-GB" w:eastAsia="fi-FI"/>
        </w:rPr>
        <w:t>, MAROUSSI, 15125, Greece</w:t>
      </w:r>
      <w:r w:rsidR="009C2D81" w:rsidRPr="008662E5">
        <w:rPr>
          <w:rFonts w:eastAsia="SimSun" w:cstheme="minorHAnsi"/>
          <w:spacing w:val="-3"/>
          <w:lang w:val="en-GB" w:eastAsia="fi-FI"/>
        </w:rPr>
        <w:t>,</w:t>
      </w:r>
    </w:p>
    <w:p w14:paraId="7D554775" w14:textId="5F94BE09" w:rsidR="009C2D81" w:rsidRPr="00A53745" w:rsidRDefault="00BA5150" w:rsidP="00C70B98">
      <w:pPr>
        <w:rPr>
          <w:rFonts w:eastAsia="SimSun" w:cstheme="minorHAnsi"/>
          <w:spacing w:val="-3"/>
          <w:lang w:eastAsia="fi-FI"/>
        </w:rPr>
      </w:pPr>
      <w:r w:rsidRPr="00BA5150">
        <w:rPr>
          <w:rFonts w:cstheme="minorHAnsi"/>
          <w:b/>
          <w:bCs/>
          <w:lang w:val="en-GB"/>
        </w:rPr>
        <w:t xml:space="preserve">UNIVERSITA DEGLI STUDI DI </w:t>
      </w:r>
      <w:r w:rsidRPr="00B843A3">
        <w:rPr>
          <w:rFonts w:cstheme="minorHAnsi"/>
          <w:b/>
          <w:bCs/>
          <w:lang w:val="en-GB"/>
        </w:rPr>
        <w:t>CAGLIAR</w:t>
      </w:r>
      <w:r w:rsidRPr="00B843A3">
        <w:rPr>
          <w:rFonts w:cstheme="minorHAnsi"/>
          <w:lang w:val="en-GB"/>
        </w:rPr>
        <w:t>I</w:t>
      </w:r>
      <w:r w:rsidR="00A53745" w:rsidRPr="00B843A3">
        <w:rPr>
          <w:rFonts w:cstheme="minorHAnsi"/>
        </w:rPr>
        <w:t>,</w:t>
      </w:r>
      <w:r w:rsidR="009C2D81" w:rsidRPr="00B843A3">
        <w:rPr>
          <w:rFonts w:cstheme="minorHAnsi"/>
          <w:lang w:val="en-GB"/>
        </w:rPr>
        <w:t xml:space="preserve"> </w:t>
      </w:r>
      <w:r w:rsidRPr="00B843A3">
        <w:rPr>
          <w:rFonts w:eastAsia="SimSun" w:cstheme="minorHAnsi"/>
          <w:lang w:val="en-GB" w:eastAsia="fi-FI"/>
        </w:rPr>
        <w:t>UNICA</w:t>
      </w:r>
      <w:r w:rsidR="009C2D81" w:rsidRPr="00B843A3">
        <w:rPr>
          <w:rFonts w:eastAsia="SimSun" w:cstheme="minorHAnsi"/>
          <w:lang w:val="en-GB" w:eastAsia="fi-FI"/>
        </w:rPr>
        <w:t xml:space="preserve">, with legal address </w:t>
      </w:r>
      <w:r w:rsidRPr="00B843A3">
        <w:rPr>
          <w:rFonts w:eastAsia="SimSun" w:cstheme="minorHAnsi"/>
          <w:lang w:eastAsia="fi-FI"/>
        </w:rPr>
        <w:t>VIA</w:t>
      </w:r>
      <w:r w:rsidRPr="00BA5150">
        <w:rPr>
          <w:rFonts w:eastAsia="SimSun" w:cstheme="minorHAnsi"/>
          <w:lang w:eastAsia="fi-FI"/>
        </w:rPr>
        <w:t xml:space="preserve"> UNIVERSITA 40</w:t>
      </w:r>
      <w:r w:rsidR="009C2D81" w:rsidRPr="008662E5">
        <w:rPr>
          <w:rFonts w:eastAsia="SimSun" w:cstheme="minorHAnsi"/>
          <w:spacing w:val="-3"/>
          <w:lang w:val="en-GB" w:eastAsia="fi-FI"/>
        </w:rPr>
        <w:t>,</w:t>
      </w:r>
      <w:r>
        <w:rPr>
          <w:rFonts w:eastAsia="SimSun" w:cstheme="minorHAnsi"/>
          <w:spacing w:val="-3"/>
          <w:lang w:val="en-GB" w:eastAsia="fi-FI"/>
        </w:rPr>
        <w:t xml:space="preserve"> </w:t>
      </w:r>
      <w:r w:rsidRPr="00BA5150">
        <w:rPr>
          <w:rFonts w:eastAsia="SimSun" w:cstheme="minorHAnsi"/>
          <w:spacing w:val="-3"/>
          <w:lang w:val="en-GB" w:eastAsia="fi-FI"/>
        </w:rPr>
        <w:t>CAGLIARI</w:t>
      </w:r>
      <w:r>
        <w:rPr>
          <w:rFonts w:eastAsia="SimSun" w:cstheme="minorHAnsi"/>
          <w:spacing w:val="-3"/>
          <w:lang w:val="en-GB" w:eastAsia="fi-FI"/>
        </w:rPr>
        <w:t xml:space="preserve">, </w:t>
      </w:r>
      <w:r w:rsidRPr="00BA5150">
        <w:rPr>
          <w:rFonts w:eastAsia="SimSun" w:cstheme="minorHAnsi"/>
          <w:spacing w:val="-3"/>
          <w:lang w:val="en-GB" w:eastAsia="fi-FI"/>
        </w:rPr>
        <w:t>09124</w:t>
      </w:r>
      <w:r>
        <w:rPr>
          <w:rFonts w:eastAsia="SimSun" w:cstheme="minorHAnsi"/>
          <w:spacing w:val="-3"/>
          <w:lang w:val="en-GB" w:eastAsia="fi-FI"/>
        </w:rPr>
        <w:t xml:space="preserve">, Italy, </w:t>
      </w:r>
    </w:p>
    <w:p w14:paraId="38005D1B" w14:textId="4CB5A704" w:rsidR="00A53745" w:rsidRDefault="00A53745" w:rsidP="00C70B98">
      <w:pPr>
        <w:rPr>
          <w:rFonts w:eastAsia="Arial" w:cstheme="minorHAnsi"/>
        </w:rPr>
      </w:pPr>
      <w:r w:rsidRPr="00A53745">
        <w:rPr>
          <w:rFonts w:eastAsia="Arial" w:cstheme="minorHAnsi"/>
          <w:b/>
          <w:bCs/>
        </w:rPr>
        <w:t>INSTITUT MINES-TELECOM</w:t>
      </w:r>
      <w:r w:rsidRPr="00A53745">
        <w:rPr>
          <w:rFonts w:eastAsia="Arial" w:cstheme="minorHAnsi"/>
        </w:rPr>
        <w:t xml:space="preserve">, </w:t>
      </w:r>
      <w:r>
        <w:rPr>
          <w:rFonts w:eastAsia="Arial" w:cstheme="minorHAnsi"/>
          <w:lang w:val="el-GR"/>
        </w:rPr>
        <w:t>ΙΜΤ</w:t>
      </w:r>
      <w:r w:rsidRPr="00A53745">
        <w:rPr>
          <w:rFonts w:eastAsia="Arial" w:cstheme="minorHAnsi"/>
        </w:rPr>
        <w:t>, 19 PLACE MARGUERITE PEREY, PALAISEAU, 91120,</w:t>
      </w:r>
      <w:r>
        <w:rPr>
          <w:rFonts w:eastAsia="Arial" w:cstheme="minorHAnsi"/>
        </w:rPr>
        <w:t xml:space="preserve"> France</w:t>
      </w:r>
    </w:p>
    <w:p w14:paraId="60A9D5E1" w14:textId="6AF8994F" w:rsidR="00A53745" w:rsidRDefault="00A53745" w:rsidP="00C70B98">
      <w:pPr>
        <w:rPr>
          <w:rFonts w:eastAsia="Arial" w:cstheme="minorHAnsi"/>
        </w:rPr>
      </w:pPr>
      <w:r w:rsidRPr="00A53745">
        <w:rPr>
          <w:rFonts w:eastAsia="Arial" w:cstheme="minorHAnsi"/>
          <w:b/>
          <w:bCs/>
        </w:rPr>
        <w:t>SIEMENS AKTIENGESELLSCHAFT</w:t>
      </w:r>
      <w:r w:rsidRPr="00A53745">
        <w:rPr>
          <w:rFonts w:eastAsia="Arial" w:cstheme="minorHAnsi"/>
        </w:rPr>
        <w:t xml:space="preserve">, </w:t>
      </w:r>
      <w:r>
        <w:rPr>
          <w:rFonts w:eastAsia="Arial" w:cstheme="minorHAnsi"/>
        </w:rPr>
        <w:t xml:space="preserve">SAG, </w:t>
      </w:r>
      <w:r w:rsidRPr="00A53745">
        <w:rPr>
          <w:rFonts w:eastAsia="Arial" w:cstheme="minorHAnsi"/>
        </w:rPr>
        <w:t>WERNER-VON-SIEMENS-STR. 1</w:t>
      </w:r>
      <w:r>
        <w:rPr>
          <w:rFonts w:eastAsia="Arial" w:cstheme="minorHAnsi"/>
        </w:rPr>
        <w:t xml:space="preserve">, </w:t>
      </w:r>
      <w:r w:rsidRPr="00A53745">
        <w:rPr>
          <w:rFonts w:eastAsia="Arial" w:cstheme="minorHAnsi"/>
        </w:rPr>
        <w:t>MUNCHEN</w:t>
      </w:r>
      <w:r w:rsidRPr="004851F4">
        <w:rPr>
          <w:rFonts w:eastAsia="Arial" w:cstheme="minorHAnsi"/>
        </w:rPr>
        <w:t xml:space="preserve">, 80333, </w:t>
      </w:r>
      <w:r>
        <w:rPr>
          <w:rFonts w:eastAsia="Arial" w:cstheme="minorHAnsi"/>
        </w:rPr>
        <w:t>Germany</w:t>
      </w:r>
    </w:p>
    <w:p w14:paraId="10CF7110" w14:textId="09A442EF" w:rsidR="00A53745" w:rsidRDefault="00A53745" w:rsidP="00C70B98">
      <w:pPr>
        <w:rPr>
          <w:rFonts w:eastAsia="Arial" w:cstheme="minorHAnsi"/>
        </w:rPr>
      </w:pPr>
      <w:r w:rsidRPr="00A53745">
        <w:rPr>
          <w:rFonts w:eastAsia="Arial" w:cstheme="minorHAnsi"/>
          <w:b/>
          <w:bCs/>
        </w:rPr>
        <w:t>AEGIS IT RESEARCH GMBH</w:t>
      </w:r>
      <w:r>
        <w:rPr>
          <w:rFonts w:eastAsia="Arial" w:cstheme="minorHAnsi"/>
        </w:rPr>
        <w:t xml:space="preserve">, AEGIS, </w:t>
      </w:r>
      <w:r w:rsidRPr="00A53745">
        <w:rPr>
          <w:rFonts w:eastAsia="Arial" w:cstheme="minorHAnsi"/>
        </w:rPr>
        <w:t>HUMBOLDTSTR. 25</w:t>
      </w:r>
      <w:r>
        <w:rPr>
          <w:rFonts w:eastAsia="Arial" w:cstheme="minorHAnsi"/>
        </w:rPr>
        <w:t xml:space="preserve">, </w:t>
      </w:r>
      <w:r w:rsidRPr="00A53745">
        <w:rPr>
          <w:rFonts w:eastAsia="Arial" w:cstheme="minorHAnsi"/>
        </w:rPr>
        <w:t>BRAUNSCHWEIG</w:t>
      </w:r>
      <w:r>
        <w:rPr>
          <w:rFonts w:eastAsia="Arial" w:cstheme="minorHAnsi"/>
        </w:rPr>
        <w:t xml:space="preserve">, </w:t>
      </w:r>
      <w:r w:rsidRPr="00A53745">
        <w:rPr>
          <w:rFonts w:eastAsia="Arial" w:cstheme="minorHAnsi"/>
        </w:rPr>
        <w:t>38106</w:t>
      </w:r>
      <w:r>
        <w:rPr>
          <w:rFonts w:eastAsia="Arial" w:cstheme="minorHAnsi"/>
        </w:rPr>
        <w:t>, Germany</w:t>
      </w:r>
    </w:p>
    <w:p w14:paraId="42923233" w14:textId="7ED095F4" w:rsidR="00A53745" w:rsidRDefault="00A53745" w:rsidP="00C70B98">
      <w:pPr>
        <w:rPr>
          <w:rFonts w:eastAsia="Arial" w:cstheme="minorHAnsi"/>
        </w:rPr>
      </w:pPr>
      <w:r w:rsidRPr="00A53745">
        <w:rPr>
          <w:rFonts w:eastAsia="Arial" w:cstheme="minorHAnsi"/>
          <w:b/>
          <w:bCs/>
        </w:rPr>
        <w:t>TELEFONICA INNOVACION DIGITAL SL</w:t>
      </w:r>
      <w:r>
        <w:rPr>
          <w:rFonts w:eastAsia="Arial" w:cstheme="minorHAnsi"/>
        </w:rPr>
        <w:t xml:space="preserve">, TID, </w:t>
      </w:r>
      <w:r w:rsidRPr="00A53745">
        <w:rPr>
          <w:rFonts w:eastAsia="Arial" w:cstheme="minorHAnsi"/>
        </w:rPr>
        <w:t>RONDA DE LA COMUNICACION S/N EDIFICO CEN</w:t>
      </w:r>
      <w:r>
        <w:rPr>
          <w:rFonts w:eastAsia="Arial" w:cstheme="minorHAnsi"/>
        </w:rPr>
        <w:t xml:space="preserve">, </w:t>
      </w:r>
      <w:r w:rsidRPr="00A53745">
        <w:rPr>
          <w:rFonts w:eastAsia="Arial" w:cstheme="minorHAnsi"/>
        </w:rPr>
        <w:t>MADRID</w:t>
      </w:r>
      <w:r>
        <w:rPr>
          <w:rFonts w:eastAsia="Arial" w:cstheme="minorHAnsi"/>
        </w:rPr>
        <w:t xml:space="preserve">, </w:t>
      </w:r>
      <w:r w:rsidRPr="00A53745">
        <w:rPr>
          <w:rFonts w:eastAsia="Arial" w:cstheme="minorHAnsi"/>
        </w:rPr>
        <w:t>28050</w:t>
      </w:r>
      <w:r>
        <w:rPr>
          <w:rFonts w:eastAsia="Arial" w:cstheme="minorHAnsi"/>
        </w:rPr>
        <w:t>, Spain</w:t>
      </w:r>
    </w:p>
    <w:p w14:paraId="11322A5B" w14:textId="02575559" w:rsidR="00A53745" w:rsidRDefault="00A53745" w:rsidP="00C70B98">
      <w:pPr>
        <w:rPr>
          <w:rFonts w:eastAsia="Arial" w:cstheme="minorHAnsi"/>
        </w:rPr>
      </w:pPr>
      <w:r w:rsidRPr="00A53745">
        <w:rPr>
          <w:rFonts w:eastAsia="Arial" w:cstheme="minorHAnsi"/>
          <w:b/>
          <w:bCs/>
        </w:rPr>
        <w:t>UNIVERSITA DI PISA</w:t>
      </w:r>
      <w:r>
        <w:rPr>
          <w:rFonts w:eastAsia="Arial" w:cstheme="minorHAnsi"/>
        </w:rPr>
        <w:t xml:space="preserve">, UNIPI, </w:t>
      </w:r>
      <w:r w:rsidRPr="00A53745">
        <w:rPr>
          <w:rFonts w:eastAsia="Arial" w:cstheme="minorHAnsi"/>
        </w:rPr>
        <w:t>LUNGARNO PACINOTTI 43/44</w:t>
      </w:r>
      <w:r>
        <w:rPr>
          <w:rFonts w:eastAsia="Arial" w:cstheme="minorHAnsi"/>
        </w:rPr>
        <w:t xml:space="preserve">, PISA, </w:t>
      </w:r>
      <w:r w:rsidRPr="00A53745">
        <w:rPr>
          <w:rFonts w:eastAsia="Arial" w:cstheme="minorHAnsi"/>
        </w:rPr>
        <w:t>56126</w:t>
      </w:r>
      <w:r>
        <w:rPr>
          <w:rFonts w:eastAsia="Arial" w:cstheme="minorHAnsi"/>
        </w:rPr>
        <w:t>, Italy</w:t>
      </w:r>
    </w:p>
    <w:p w14:paraId="0D7D6B0A" w14:textId="6170CB67" w:rsidR="00A53745" w:rsidRDefault="00A53745" w:rsidP="00C70B98">
      <w:pPr>
        <w:rPr>
          <w:rFonts w:eastAsia="Arial" w:cstheme="minorHAnsi"/>
        </w:rPr>
      </w:pPr>
      <w:r w:rsidRPr="00A53745">
        <w:rPr>
          <w:rFonts w:eastAsia="Arial" w:cstheme="minorHAnsi"/>
          <w:b/>
          <w:bCs/>
        </w:rPr>
        <w:t>SAP SE</w:t>
      </w:r>
      <w:r>
        <w:rPr>
          <w:rFonts w:eastAsia="Arial" w:cstheme="minorHAnsi"/>
        </w:rPr>
        <w:t xml:space="preserve">, SAP, </w:t>
      </w:r>
      <w:r w:rsidRPr="00A53745">
        <w:rPr>
          <w:rFonts w:eastAsia="Arial" w:cstheme="minorHAnsi"/>
        </w:rPr>
        <w:t>DIETMAR HOPP ALLEE 16</w:t>
      </w:r>
      <w:r>
        <w:rPr>
          <w:rFonts w:eastAsia="Arial" w:cstheme="minorHAnsi"/>
        </w:rPr>
        <w:t xml:space="preserve">, </w:t>
      </w:r>
      <w:r w:rsidRPr="00A53745">
        <w:rPr>
          <w:rFonts w:eastAsia="Arial" w:cstheme="minorHAnsi"/>
        </w:rPr>
        <w:t>WALLDOR</w:t>
      </w:r>
      <w:r>
        <w:rPr>
          <w:rFonts w:eastAsia="Arial" w:cstheme="minorHAnsi"/>
        </w:rPr>
        <w:t xml:space="preserve">F, </w:t>
      </w:r>
      <w:r w:rsidRPr="00A53745">
        <w:rPr>
          <w:rFonts w:eastAsia="Arial" w:cstheme="minorHAnsi"/>
        </w:rPr>
        <w:t>69190</w:t>
      </w:r>
      <w:r>
        <w:rPr>
          <w:rFonts w:eastAsia="Arial" w:cstheme="minorHAnsi"/>
        </w:rPr>
        <w:t>, Germany</w:t>
      </w:r>
    </w:p>
    <w:p w14:paraId="66310029" w14:textId="3CC5554D" w:rsidR="00A53745" w:rsidRPr="00C37685" w:rsidRDefault="00A53745" w:rsidP="00C70B98">
      <w:pPr>
        <w:rPr>
          <w:rFonts w:eastAsia="Arial" w:cstheme="minorHAnsi"/>
        </w:rPr>
      </w:pPr>
      <w:r w:rsidRPr="00A53745">
        <w:rPr>
          <w:rFonts w:eastAsia="Arial" w:cstheme="minorHAnsi"/>
          <w:b/>
          <w:bCs/>
        </w:rPr>
        <w:t>SECURITY LABS CONSULTING LIMITED</w:t>
      </w:r>
      <w:r>
        <w:rPr>
          <w:rFonts w:eastAsia="Arial" w:cstheme="minorHAnsi"/>
        </w:rPr>
        <w:t xml:space="preserve">, SLC, </w:t>
      </w:r>
      <w:r w:rsidRPr="00A53745">
        <w:rPr>
          <w:rFonts w:eastAsia="Arial" w:cstheme="minorHAnsi"/>
        </w:rPr>
        <w:t>71 LOWER BAGGOT STREET</w:t>
      </w:r>
      <w:r>
        <w:rPr>
          <w:rFonts w:eastAsia="Arial" w:cstheme="minorHAnsi"/>
        </w:rPr>
        <w:t xml:space="preserve">, </w:t>
      </w:r>
      <w:r w:rsidRPr="00A53745">
        <w:rPr>
          <w:rFonts w:eastAsia="Arial" w:cstheme="minorHAnsi"/>
        </w:rPr>
        <w:t>DUBLIN</w:t>
      </w:r>
      <w:r>
        <w:rPr>
          <w:rFonts w:eastAsia="Arial" w:cstheme="minorHAnsi"/>
        </w:rPr>
        <w:t xml:space="preserve">, </w:t>
      </w:r>
      <w:r w:rsidRPr="00A53745">
        <w:rPr>
          <w:rFonts w:eastAsia="Arial" w:cstheme="minorHAnsi"/>
        </w:rPr>
        <w:t>D02P593</w:t>
      </w:r>
      <w:r>
        <w:rPr>
          <w:rFonts w:eastAsia="Arial" w:cstheme="minorHAnsi"/>
        </w:rPr>
        <w:t>, Ireland</w:t>
      </w:r>
    </w:p>
    <w:p w14:paraId="24DA0E87" w14:textId="77777777" w:rsidR="00C37685" w:rsidRDefault="00C37685" w:rsidP="00C37685">
      <w:pPr>
        <w:rPr>
          <w:rFonts w:eastAsia="Arial" w:cstheme="minorHAnsi"/>
        </w:rPr>
      </w:pPr>
      <w:r w:rsidRPr="00C37685">
        <w:rPr>
          <w:rFonts w:eastAsia="Arial" w:cstheme="minorHAnsi"/>
          <w:b/>
          <w:bCs/>
        </w:rPr>
        <w:t>AVL LIST GMBH</w:t>
      </w:r>
      <w:r>
        <w:rPr>
          <w:rFonts w:eastAsia="Arial" w:cstheme="minorHAnsi"/>
        </w:rPr>
        <w:t xml:space="preserve">, AVL, </w:t>
      </w:r>
      <w:r w:rsidRPr="00C37685">
        <w:rPr>
          <w:rFonts w:eastAsia="Arial" w:cstheme="minorHAnsi"/>
        </w:rPr>
        <w:t>HANS-LIST-PLATZ 1</w:t>
      </w:r>
      <w:r>
        <w:rPr>
          <w:rFonts w:eastAsia="Arial" w:cstheme="minorHAnsi"/>
        </w:rPr>
        <w:t xml:space="preserve">, </w:t>
      </w:r>
      <w:r w:rsidRPr="00C37685">
        <w:rPr>
          <w:rFonts w:eastAsia="Arial" w:cstheme="minorHAnsi"/>
        </w:rPr>
        <w:t>8020 AT221, GRAZ Austria</w:t>
      </w:r>
    </w:p>
    <w:p w14:paraId="64FD2A97" w14:textId="6E8E3786" w:rsidR="00A53745" w:rsidRDefault="00A53745" w:rsidP="00C70B98">
      <w:pPr>
        <w:rPr>
          <w:rFonts w:eastAsia="Arial" w:cstheme="minorHAnsi"/>
        </w:rPr>
      </w:pPr>
      <w:r w:rsidRPr="00A53745">
        <w:rPr>
          <w:rFonts w:eastAsia="Arial" w:cstheme="minorHAnsi"/>
          <w:b/>
          <w:bCs/>
        </w:rPr>
        <w:t xml:space="preserve">AviSense.AI </w:t>
      </w:r>
      <w:proofErr w:type="spellStart"/>
      <w:r w:rsidRPr="00A53745">
        <w:rPr>
          <w:rFonts w:eastAsia="Arial" w:cstheme="minorHAnsi"/>
          <w:b/>
          <w:bCs/>
        </w:rPr>
        <w:t>technovlastos</w:t>
      </w:r>
      <w:proofErr w:type="spellEnd"/>
      <w:r w:rsidRPr="00A53745">
        <w:rPr>
          <w:rFonts w:eastAsia="Arial" w:cstheme="minorHAnsi"/>
          <w:b/>
          <w:bCs/>
        </w:rPr>
        <w:t xml:space="preserve"> P.C.</w:t>
      </w:r>
      <w:r>
        <w:rPr>
          <w:rFonts w:eastAsia="Arial" w:cstheme="minorHAnsi"/>
        </w:rPr>
        <w:t xml:space="preserve">, AVI, </w:t>
      </w:r>
      <w:r w:rsidRPr="00A53745">
        <w:rPr>
          <w:rFonts w:eastAsia="Arial" w:cstheme="minorHAnsi"/>
        </w:rPr>
        <w:t xml:space="preserve">Patras Science Park, </w:t>
      </w:r>
      <w:proofErr w:type="spellStart"/>
      <w:r w:rsidRPr="00A53745">
        <w:rPr>
          <w:rFonts w:eastAsia="Arial" w:cstheme="minorHAnsi"/>
        </w:rPr>
        <w:t>Stadiou</w:t>
      </w:r>
      <w:proofErr w:type="spellEnd"/>
      <w:r w:rsidRPr="00A53745">
        <w:rPr>
          <w:rFonts w:eastAsia="Arial" w:cstheme="minorHAnsi"/>
        </w:rPr>
        <w:t xml:space="preserve"> Str.</w:t>
      </w:r>
      <w:r>
        <w:rPr>
          <w:rFonts w:eastAsia="Arial" w:cstheme="minorHAnsi"/>
        </w:rPr>
        <w:t xml:space="preserve">, PATRA, </w:t>
      </w:r>
      <w:r w:rsidRPr="00A53745">
        <w:rPr>
          <w:rFonts w:eastAsia="Arial" w:cstheme="minorHAnsi"/>
        </w:rPr>
        <w:t>26500</w:t>
      </w:r>
      <w:r>
        <w:rPr>
          <w:rFonts w:eastAsia="Arial" w:cstheme="minorHAnsi"/>
        </w:rPr>
        <w:t>, Greece</w:t>
      </w:r>
    </w:p>
    <w:p w14:paraId="31614607" w14:textId="0ABFEE6C" w:rsidR="00A53745" w:rsidRDefault="00A53745" w:rsidP="00C70B98">
      <w:pPr>
        <w:rPr>
          <w:rFonts w:eastAsia="Arial" w:cstheme="minorHAnsi"/>
        </w:rPr>
      </w:pPr>
      <w:r w:rsidRPr="0087261C">
        <w:rPr>
          <w:rFonts w:eastAsia="Arial" w:cstheme="minorHAnsi"/>
          <w:b/>
          <w:bCs/>
        </w:rPr>
        <w:t>DIINEKES S.I. MONOPROSOPI IDIOTIKI KEFALAIOUCHIKI ETAIREIA</w:t>
      </w:r>
      <w:r>
        <w:rPr>
          <w:rFonts w:eastAsia="Arial" w:cstheme="minorHAnsi"/>
        </w:rPr>
        <w:t xml:space="preserve">, DIE, </w:t>
      </w:r>
      <w:r w:rsidRPr="00A53745">
        <w:rPr>
          <w:rFonts w:eastAsia="Arial" w:cstheme="minorHAnsi"/>
        </w:rPr>
        <w:t>ANDROMACHIS 3</w:t>
      </w:r>
      <w:r>
        <w:rPr>
          <w:rFonts w:eastAsia="Arial" w:cstheme="minorHAnsi"/>
        </w:rPr>
        <w:t xml:space="preserve">, GAZI, </w:t>
      </w:r>
      <w:r w:rsidR="0087261C" w:rsidRPr="0087261C">
        <w:rPr>
          <w:rFonts w:eastAsia="Arial" w:cstheme="minorHAnsi"/>
        </w:rPr>
        <w:t>714 14</w:t>
      </w:r>
      <w:r w:rsidR="0087261C">
        <w:rPr>
          <w:rFonts w:eastAsia="Arial" w:cstheme="minorHAnsi"/>
        </w:rPr>
        <w:t>, Greece</w:t>
      </w:r>
    </w:p>
    <w:p w14:paraId="724C9ECA" w14:textId="7243AA0A" w:rsidR="0087261C" w:rsidRDefault="0087261C" w:rsidP="00C70B98">
      <w:pPr>
        <w:rPr>
          <w:rFonts w:eastAsia="Arial" w:cstheme="minorHAnsi"/>
        </w:rPr>
      </w:pPr>
      <w:r w:rsidRPr="0087261C">
        <w:rPr>
          <w:rFonts w:eastAsia="Arial" w:cstheme="minorHAnsi"/>
          <w:b/>
          <w:bCs/>
        </w:rPr>
        <w:t>CYBERALYTICS LIMITED</w:t>
      </w:r>
      <w:r>
        <w:rPr>
          <w:rFonts w:eastAsia="Arial" w:cstheme="minorHAnsi"/>
        </w:rPr>
        <w:t xml:space="preserve">, CBRL, </w:t>
      </w:r>
      <w:r w:rsidRPr="0087261C">
        <w:rPr>
          <w:rFonts w:eastAsia="Arial" w:cstheme="minorHAnsi"/>
        </w:rPr>
        <w:t>IAKOVOU PATATSOU 4A</w:t>
      </w:r>
      <w:r>
        <w:rPr>
          <w:rFonts w:eastAsia="Arial" w:cstheme="minorHAnsi"/>
        </w:rPr>
        <w:t xml:space="preserve">, </w:t>
      </w:r>
      <w:r w:rsidRPr="0087261C">
        <w:rPr>
          <w:rFonts w:eastAsia="Arial" w:cstheme="minorHAnsi"/>
        </w:rPr>
        <w:t>NICOSIA</w:t>
      </w:r>
      <w:r>
        <w:rPr>
          <w:rFonts w:eastAsia="Arial" w:cstheme="minorHAnsi"/>
        </w:rPr>
        <w:t xml:space="preserve">, </w:t>
      </w:r>
      <w:r w:rsidRPr="0087261C">
        <w:rPr>
          <w:rFonts w:eastAsia="Arial" w:cstheme="minorHAnsi"/>
        </w:rPr>
        <w:t>2362</w:t>
      </w:r>
      <w:r>
        <w:rPr>
          <w:rFonts w:eastAsia="Arial" w:cstheme="minorHAnsi"/>
        </w:rPr>
        <w:t>, Cyprus</w:t>
      </w:r>
    </w:p>
    <w:p w14:paraId="52596950" w14:textId="78A4C3A7" w:rsidR="009C2D81" w:rsidRPr="008662E5" w:rsidRDefault="009E3F89" w:rsidP="005F701C">
      <w:pPr>
        <w:rPr>
          <w:rFonts w:cstheme="minorHAnsi"/>
        </w:rPr>
      </w:pPr>
      <w:r w:rsidRPr="009E3F89">
        <w:rPr>
          <w:rFonts w:cstheme="minorHAnsi"/>
        </w:rPr>
        <w:t>hereinafter, jointly or individually, are referred to as “Beneficiaries” or “Beneficiary”</w:t>
      </w:r>
    </w:p>
    <w:p w14:paraId="3332742A" w14:textId="77777777" w:rsidR="00B843A3" w:rsidRPr="00A53745" w:rsidRDefault="00B843A3" w:rsidP="00B843A3">
      <w:pPr>
        <w:rPr>
          <w:rFonts w:eastAsia="Arial" w:cstheme="minorHAnsi"/>
        </w:rPr>
      </w:pPr>
      <w:r w:rsidRPr="0087261C">
        <w:rPr>
          <w:rFonts w:eastAsia="Arial" w:cstheme="minorHAnsi"/>
          <w:b/>
          <w:bCs/>
        </w:rPr>
        <w:t>SPHYNX TECHNOLOGY SOLUTIONS AG</w:t>
      </w:r>
      <w:r>
        <w:rPr>
          <w:rFonts w:eastAsia="Arial" w:cstheme="minorHAnsi"/>
        </w:rPr>
        <w:t xml:space="preserve">, STS, </w:t>
      </w:r>
      <w:r w:rsidRPr="0087261C">
        <w:rPr>
          <w:rFonts w:eastAsia="Arial" w:cstheme="minorHAnsi"/>
        </w:rPr>
        <w:t>17 RINGSTRASSE</w:t>
      </w:r>
      <w:r>
        <w:rPr>
          <w:rFonts w:eastAsia="Arial" w:cstheme="minorHAnsi"/>
        </w:rPr>
        <w:t xml:space="preserve">, ZUG, 6300, </w:t>
      </w:r>
      <w:r w:rsidRPr="0087261C">
        <w:rPr>
          <w:rFonts w:eastAsia="Arial" w:cstheme="minorHAnsi"/>
        </w:rPr>
        <w:t>Switzerland</w:t>
      </w:r>
    </w:p>
    <w:bookmarkEnd w:id="0"/>
    <w:p w14:paraId="7D4C6746" w14:textId="6C726CFF" w:rsidR="00B843A3" w:rsidRPr="00B843A3" w:rsidRDefault="00B843A3" w:rsidP="00B843A3">
      <w:pPr>
        <w:rPr>
          <w:rFonts w:cstheme="minorHAnsi"/>
        </w:rPr>
      </w:pPr>
      <w:r w:rsidRPr="00B843A3">
        <w:rPr>
          <w:rFonts w:cstheme="minorHAnsi"/>
        </w:rPr>
        <w:t>hereinafter, jointly or individually, are referred to as “Associated Partners” or “Associated</w:t>
      </w:r>
      <w:r w:rsidR="00020CB8" w:rsidRPr="00020CB8">
        <w:rPr>
          <w:rFonts w:cstheme="minorHAnsi"/>
        </w:rPr>
        <w:t xml:space="preserve"> </w:t>
      </w:r>
      <w:r w:rsidRPr="00B843A3">
        <w:rPr>
          <w:rFonts w:cstheme="minorHAnsi"/>
        </w:rPr>
        <w:t>Partner”</w:t>
      </w:r>
    </w:p>
    <w:p w14:paraId="2F7D186B" w14:textId="2BAC772D" w:rsidR="00B843A3" w:rsidRDefault="00B843A3" w:rsidP="00B843A3">
      <w:pPr>
        <w:rPr>
          <w:rFonts w:cstheme="minorHAnsi"/>
        </w:rPr>
      </w:pPr>
      <w:r w:rsidRPr="00B843A3">
        <w:rPr>
          <w:rFonts w:cstheme="minorHAnsi"/>
        </w:rPr>
        <w:lastRenderedPageBreak/>
        <w:t>hereinafter Beneficiaries and Associated Partners, jointly or individually, are referred to as</w:t>
      </w:r>
      <w:r w:rsidR="00020CB8" w:rsidRPr="00020CB8">
        <w:rPr>
          <w:rFonts w:cstheme="minorHAnsi"/>
        </w:rPr>
        <w:t xml:space="preserve"> </w:t>
      </w:r>
      <w:r w:rsidRPr="00B843A3">
        <w:rPr>
          <w:rFonts w:cstheme="minorHAnsi"/>
        </w:rPr>
        <w:t>“Parties” or</w:t>
      </w:r>
      <w:r w:rsidR="00020CB8" w:rsidRPr="00020CB8">
        <w:rPr>
          <w:rFonts w:cstheme="minorHAnsi"/>
        </w:rPr>
        <w:t xml:space="preserve"> </w:t>
      </w:r>
      <w:r w:rsidR="00020CB8" w:rsidRPr="00B843A3">
        <w:rPr>
          <w:rFonts w:cstheme="minorHAnsi"/>
        </w:rPr>
        <w:t>“</w:t>
      </w:r>
      <w:r w:rsidRPr="00B843A3">
        <w:rPr>
          <w:rFonts w:cstheme="minorHAnsi"/>
        </w:rPr>
        <w:t>Party”</w:t>
      </w:r>
    </w:p>
    <w:p w14:paraId="4B2A0112" w14:textId="25DD2264" w:rsidR="009C2D81" w:rsidRPr="008662E5" w:rsidRDefault="009C2D81" w:rsidP="00B843A3">
      <w:pPr>
        <w:rPr>
          <w:rFonts w:cstheme="minorHAnsi"/>
        </w:rPr>
      </w:pPr>
      <w:r w:rsidRPr="008662E5">
        <w:rPr>
          <w:rFonts w:cstheme="minorHAnsi"/>
        </w:rPr>
        <w:t>relating to the Action entitled</w:t>
      </w:r>
    </w:p>
    <w:p w14:paraId="2577F5AB" w14:textId="021AF0FA" w:rsidR="00BC3393" w:rsidRPr="008662E5" w:rsidRDefault="0087261C" w:rsidP="00232EBD">
      <w:pPr>
        <w:rPr>
          <w:rFonts w:eastAsia="Arial" w:cstheme="minorHAnsi"/>
          <w:b/>
          <w:bCs/>
        </w:rPr>
      </w:pPr>
      <w:r>
        <w:rPr>
          <w:rFonts w:cstheme="minorHAnsi"/>
          <w:b/>
          <w:bCs/>
        </w:rPr>
        <w:t xml:space="preserve">A </w:t>
      </w:r>
      <w:r w:rsidRPr="0087261C">
        <w:rPr>
          <w:rFonts w:cstheme="minorHAnsi"/>
          <w:b/>
          <w:bCs/>
        </w:rPr>
        <w:t>COMPREHENSIVE TRUSTWORTHY FRAMEWORK FOR CONNECTED MACHINE LEARNING AND SECURE INTERCONNECTED AI SOLUTIONS</w:t>
      </w:r>
    </w:p>
    <w:p w14:paraId="06186AB4" w14:textId="77777777" w:rsidR="009C2D81" w:rsidRPr="008662E5" w:rsidRDefault="009C2D81" w:rsidP="005F701C">
      <w:pPr>
        <w:rPr>
          <w:rFonts w:cstheme="minorHAnsi"/>
        </w:rPr>
      </w:pPr>
      <w:r w:rsidRPr="008662E5">
        <w:rPr>
          <w:rFonts w:cstheme="minorHAnsi"/>
        </w:rPr>
        <w:t>in short</w:t>
      </w:r>
    </w:p>
    <w:p w14:paraId="71C23D1A" w14:textId="3D8D3164" w:rsidR="009C2D81" w:rsidRPr="0087261C" w:rsidRDefault="0087261C" w:rsidP="00232EBD">
      <w:pPr>
        <w:rPr>
          <w:rFonts w:eastAsia="Arial" w:cstheme="minorHAnsi"/>
          <w:b/>
          <w:bCs/>
          <w:lang w:val="en-GB"/>
        </w:rPr>
      </w:pPr>
      <w:proofErr w:type="spellStart"/>
      <w:r w:rsidRPr="0087261C">
        <w:rPr>
          <w:rFonts w:cstheme="minorHAnsi"/>
          <w:b/>
          <w:bCs/>
          <w:lang w:val="en-GB"/>
        </w:rPr>
        <w:t>CoEvolution</w:t>
      </w:r>
      <w:proofErr w:type="spellEnd"/>
    </w:p>
    <w:p w14:paraId="43AEF3C0" w14:textId="77777777" w:rsidR="009C2D81" w:rsidRPr="008662E5" w:rsidRDefault="009C2D81" w:rsidP="00C70B98">
      <w:pPr>
        <w:rPr>
          <w:rFonts w:cstheme="minorHAnsi"/>
          <w:lang w:val="en-GB"/>
        </w:rPr>
      </w:pPr>
      <w:r w:rsidRPr="008662E5">
        <w:rPr>
          <w:rFonts w:cstheme="minorHAnsi"/>
          <w:lang w:val="en-GB"/>
        </w:rPr>
        <w:t>hereinafter</w:t>
      </w:r>
      <w:r w:rsidRPr="008662E5">
        <w:rPr>
          <w:rFonts w:cstheme="minorHAnsi"/>
          <w:spacing w:val="-8"/>
          <w:lang w:val="en-GB"/>
        </w:rPr>
        <w:t xml:space="preserve"> </w:t>
      </w:r>
      <w:r w:rsidRPr="008662E5">
        <w:rPr>
          <w:rFonts w:cstheme="minorHAnsi"/>
          <w:lang w:val="en-GB"/>
        </w:rPr>
        <w:t>referred</w:t>
      </w:r>
      <w:r w:rsidRPr="008662E5">
        <w:rPr>
          <w:rFonts w:cstheme="minorHAnsi"/>
          <w:spacing w:val="-9"/>
          <w:lang w:val="en-GB"/>
        </w:rPr>
        <w:t xml:space="preserve"> </w:t>
      </w:r>
      <w:r w:rsidRPr="008662E5">
        <w:rPr>
          <w:rFonts w:cstheme="minorHAnsi"/>
          <w:spacing w:val="-1"/>
          <w:lang w:val="en-GB"/>
        </w:rPr>
        <w:t>to</w:t>
      </w:r>
      <w:r w:rsidRPr="008662E5">
        <w:rPr>
          <w:rFonts w:cstheme="minorHAnsi"/>
          <w:spacing w:val="-7"/>
          <w:lang w:val="en-GB"/>
        </w:rPr>
        <w:t xml:space="preserve"> </w:t>
      </w:r>
      <w:r w:rsidRPr="008662E5">
        <w:rPr>
          <w:rFonts w:cstheme="minorHAnsi"/>
          <w:spacing w:val="-3"/>
          <w:lang w:val="en-GB"/>
        </w:rPr>
        <w:t>as</w:t>
      </w:r>
      <w:r w:rsidRPr="008662E5">
        <w:rPr>
          <w:rFonts w:cstheme="minorHAnsi"/>
          <w:spacing w:val="-6"/>
          <w:lang w:val="en-GB"/>
        </w:rPr>
        <w:t xml:space="preserve"> </w:t>
      </w:r>
      <w:r w:rsidRPr="008662E5">
        <w:rPr>
          <w:rFonts w:cstheme="minorHAnsi"/>
          <w:lang w:val="en-GB"/>
        </w:rPr>
        <w:t>“Project”</w:t>
      </w:r>
    </w:p>
    <w:p w14:paraId="29C9D668" w14:textId="77777777" w:rsidR="009C2D81" w:rsidRPr="008662E5" w:rsidRDefault="009C2D81" w:rsidP="00C70B98">
      <w:pPr>
        <w:rPr>
          <w:rFonts w:cstheme="minorHAnsi"/>
          <w:b/>
          <w:bCs/>
        </w:rPr>
      </w:pPr>
      <w:r w:rsidRPr="008662E5">
        <w:rPr>
          <w:rFonts w:cstheme="minorHAnsi"/>
          <w:b/>
          <w:bCs/>
        </w:rPr>
        <w:t>WHEREAS:</w:t>
      </w:r>
    </w:p>
    <w:p w14:paraId="3F331C76" w14:textId="77777777" w:rsidR="009C2D81" w:rsidRPr="008662E5" w:rsidRDefault="009C2D81" w:rsidP="00C70B98">
      <w:pPr>
        <w:rPr>
          <w:rFonts w:cstheme="minorHAnsi"/>
          <w:lang w:val="en-GB" w:eastAsia="fi-FI"/>
        </w:rPr>
      </w:pPr>
      <w:r w:rsidRPr="008662E5">
        <w:rPr>
          <w:rFonts w:cstheme="minorHAnsi"/>
          <w:lang w:val="en-GB" w:eastAsia="fi-FI"/>
        </w:rPr>
        <w:t>The Parties, having considerable experience in the field concerned, have submitted a proposal for the Project to the Granting Authority as part of Horizon Europe – the Framework Programme for Research and Innovation (2021-2027).</w:t>
      </w:r>
    </w:p>
    <w:p w14:paraId="26D7BC0D" w14:textId="77777777" w:rsidR="009C2D81" w:rsidRPr="008662E5" w:rsidRDefault="009C2D81" w:rsidP="00C70B98">
      <w:pPr>
        <w:rPr>
          <w:rFonts w:cstheme="minorHAnsi"/>
          <w:lang w:val="en-GB" w:eastAsia="fi-FI"/>
        </w:rPr>
      </w:pPr>
      <w:r w:rsidRPr="008662E5">
        <w:rPr>
          <w:rFonts w:cstheme="minorHAnsi"/>
          <w:lang w:val="en-GB" w:eastAsia="fi-FI"/>
        </w:rPr>
        <w:t>The Parties wish to specify or supplement binding commitments among themselves in addition to the provisions of the specific Grant Agreement to be signed by the Parties and the Granting Authority (hereinafter “Grant Agreement”).</w:t>
      </w:r>
    </w:p>
    <w:p w14:paraId="3D5608C1" w14:textId="3F15BF22" w:rsidR="009C2D81" w:rsidRPr="008662E5" w:rsidRDefault="009C2D81" w:rsidP="00C70B98">
      <w:pPr>
        <w:rPr>
          <w:rFonts w:cstheme="minorHAnsi"/>
          <w:lang w:val="en-GB" w:eastAsia="fi-FI"/>
        </w:rPr>
      </w:pPr>
      <w:r w:rsidRPr="008662E5">
        <w:rPr>
          <w:rFonts w:cstheme="minorHAnsi"/>
          <w:lang w:val="en-GB" w:eastAsia="fi-FI"/>
        </w:rPr>
        <w:t xml:space="preserve">The Parties are aware that this Consortium Agreement is based upon the </w:t>
      </w:r>
      <w:hyperlink r:id="rId17" w:history="1">
        <w:r w:rsidRPr="008662E5">
          <w:rPr>
            <w:rFonts w:cstheme="minorHAnsi"/>
            <w:color w:val="0000FF"/>
            <w:u w:val="single"/>
            <w:lang w:val="en-GB" w:eastAsia="fi-FI"/>
          </w:rPr>
          <w:t>DESCA model consortium agreement</w:t>
        </w:r>
      </w:hyperlink>
      <w:r w:rsidRPr="008662E5">
        <w:rPr>
          <w:rFonts w:cstheme="minorHAnsi"/>
          <w:lang w:val="en-GB" w:eastAsia="fi-FI"/>
        </w:rPr>
        <w:t>.</w:t>
      </w:r>
    </w:p>
    <w:p w14:paraId="289A9946" w14:textId="77777777" w:rsidR="009C2D81" w:rsidRPr="008662E5" w:rsidRDefault="009C2D81" w:rsidP="00C70B98">
      <w:pPr>
        <w:rPr>
          <w:rFonts w:cstheme="minorHAnsi"/>
          <w:lang w:val="en-GB"/>
        </w:rPr>
      </w:pPr>
      <w:r w:rsidRPr="008662E5">
        <w:rPr>
          <w:rFonts w:cstheme="minorHAnsi"/>
          <w:spacing w:val="-2"/>
          <w:lang w:val="en-GB"/>
        </w:rPr>
        <w:t>NOW,</w:t>
      </w:r>
      <w:r w:rsidRPr="008662E5">
        <w:rPr>
          <w:rFonts w:cstheme="minorHAnsi"/>
          <w:spacing w:val="-10"/>
          <w:lang w:val="en-GB"/>
        </w:rPr>
        <w:t xml:space="preserve"> </w:t>
      </w:r>
      <w:r w:rsidRPr="008662E5">
        <w:rPr>
          <w:rFonts w:cstheme="minorHAnsi"/>
          <w:lang w:val="en-GB"/>
        </w:rPr>
        <w:t>THEREFORE,</w:t>
      </w:r>
      <w:r w:rsidRPr="008662E5">
        <w:rPr>
          <w:rFonts w:cstheme="minorHAnsi"/>
          <w:spacing w:val="-5"/>
          <w:lang w:val="en-GB"/>
        </w:rPr>
        <w:t xml:space="preserve"> </w:t>
      </w:r>
      <w:r w:rsidRPr="008662E5">
        <w:rPr>
          <w:rFonts w:cstheme="minorHAnsi"/>
          <w:spacing w:val="-2"/>
          <w:lang w:val="en-GB"/>
        </w:rPr>
        <w:t>IT</w:t>
      </w:r>
      <w:r w:rsidRPr="008662E5">
        <w:rPr>
          <w:rFonts w:cstheme="minorHAnsi"/>
          <w:spacing w:val="-7"/>
          <w:lang w:val="en-GB"/>
        </w:rPr>
        <w:t xml:space="preserve"> </w:t>
      </w:r>
      <w:r w:rsidRPr="008662E5">
        <w:rPr>
          <w:rFonts w:cstheme="minorHAnsi"/>
          <w:spacing w:val="-2"/>
          <w:lang w:val="en-GB"/>
        </w:rPr>
        <w:t>IS</w:t>
      </w:r>
      <w:r w:rsidRPr="008662E5">
        <w:rPr>
          <w:rFonts w:cstheme="minorHAnsi"/>
          <w:spacing w:val="-5"/>
          <w:lang w:val="en-GB"/>
        </w:rPr>
        <w:t xml:space="preserve"> </w:t>
      </w:r>
      <w:r w:rsidRPr="008662E5">
        <w:rPr>
          <w:rFonts w:cstheme="minorHAnsi"/>
          <w:lang w:val="en-GB"/>
        </w:rPr>
        <w:t>HEREBY</w:t>
      </w:r>
      <w:r w:rsidRPr="008662E5">
        <w:rPr>
          <w:rFonts w:cstheme="minorHAnsi"/>
          <w:spacing w:val="-7"/>
          <w:lang w:val="en-GB"/>
        </w:rPr>
        <w:t xml:space="preserve"> </w:t>
      </w:r>
      <w:r w:rsidRPr="008662E5">
        <w:rPr>
          <w:rFonts w:cstheme="minorHAnsi"/>
          <w:lang w:val="en-GB"/>
        </w:rPr>
        <w:t>AGREED</w:t>
      </w:r>
      <w:r w:rsidRPr="008662E5">
        <w:rPr>
          <w:rFonts w:cstheme="minorHAnsi"/>
          <w:spacing w:val="-5"/>
          <w:lang w:val="en-GB"/>
        </w:rPr>
        <w:t xml:space="preserve"> </w:t>
      </w:r>
      <w:r w:rsidRPr="008662E5">
        <w:rPr>
          <w:rFonts w:cstheme="minorHAnsi"/>
          <w:spacing w:val="-2"/>
          <w:lang w:val="en-GB"/>
        </w:rPr>
        <w:t>AS</w:t>
      </w:r>
      <w:r w:rsidRPr="008662E5">
        <w:rPr>
          <w:rFonts w:cstheme="minorHAnsi"/>
          <w:spacing w:val="30"/>
          <w:lang w:val="en-GB"/>
        </w:rPr>
        <w:t xml:space="preserve"> </w:t>
      </w:r>
      <w:r w:rsidRPr="008662E5">
        <w:rPr>
          <w:rFonts w:cstheme="minorHAnsi"/>
          <w:lang w:val="en-GB"/>
        </w:rPr>
        <w:t>FOLLOWS:</w:t>
      </w:r>
    </w:p>
    <w:p w14:paraId="4DF6DF02" w14:textId="77777777" w:rsidR="009C2D81" w:rsidRPr="008662E5" w:rsidRDefault="009C2D81" w:rsidP="00995801">
      <w:pPr>
        <w:pStyle w:val="Heading1"/>
        <w:rPr>
          <w:rFonts w:cstheme="minorHAnsi"/>
          <w:lang w:val="en-GB"/>
        </w:rPr>
      </w:pPr>
      <w:bookmarkStart w:id="1" w:name="_Toc169547858"/>
      <w:r w:rsidRPr="008662E5">
        <w:rPr>
          <w:rFonts w:cstheme="minorHAnsi"/>
          <w:lang w:val="en-GB"/>
        </w:rPr>
        <w:t>Definitions</w:t>
      </w:r>
      <w:bookmarkEnd w:id="1"/>
    </w:p>
    <w:p w14:paraId="12D61BA2" w14:textId="77777777" w:rsidR="009C2D81" w:rsidRPr="008662E5" w:rsidRDefault="009C2D81" w:rsidP="00676650">
      <w:pPr>
        <w:pStyle w:val="Heading2"/>
        <w:rPr>
          <w:lang w:val="en-GB"/>
        </w:rPr>
      </w:pPr>
      <w:r w:rsidRPr="008662E5">
        <w:rPr>
          <w:lang w:val="en-GB"/>
        </w:rPr>
        <w:t>Definitions</w:t>
      </w:r>
    </w:p>
    <w:p w14:paraId="3AEEC967" w14:textId="77777777" w:rsidR="009C2D81" w:rsidRPr="008662E5" w:rsidRDefault="009C2D81" w:rsidP="00C70B98">
      <w:pPr>
        <w:rPr>
          <w:rFonts w:cstheme="minorHAnsi"/>
          <w:lang w:val="en-GB"/>
        </w:rPr>
      </w:pPr>
      <w:r w:rsidRPr="008662E5">
        <w:rPr>
          <w:rFonts w:cstheme="minorHAnsi"/>
          <w:lang w:val="en-GB"/>
        </w:rPr>
        <w:t>Words beginning with a capital letter shall have the meaning defined either herein or in the Horizon Europe Regulation or in the Grant Agreement including its Annexes.</w:t>
      </w:r>
    </w:p>
    <w:p w14:paraId="75B14D0E" w14:textId="77777777" w:rsidR="009C2D81" w:rsidRPr="008662E5" w:rsidRDefault="009C2D81" w:rsidP="00676650">
      <w:pPr>
        <w:pStyle w:val="Heading2"/>
        <w:rPr>
          <w:lang w:val="en-GB"/>
        </w:rPr>
      </w:pPr>
      <w:r w:rsidRPr="008662E5">
        <w:rPr>
          <w:lang w:val="en-GB"/>
        </w:rPr>
        <w:t>Additional</w:t>
      </w:r>
      <w:r w:rsidRPr="008662E5">
        <w:rPr>
          <w:spacing w:val="-7"/>
          <w:lang w:val="en-GB"/>
        </w:rPr>
        <w:t xml:space="preserve"> </w:t>
      </w:r>
      <w:r w:rsidRPr="008662E5">
        <w:rPr>
          <w:lang w:val="en-GB"/>
        </w:rPr>
        <w:t>Definitions</w:t>
      </w:r>
    </w:p>
    <w:p w14:paraId="2DE60DB8" w14:textId="77777777" w:rsidR="009C2D81" w:rsidRPr="008662E5" w:rsidRDefault="009C2D81" w:rsidP="00C70B98">
      <w:pPr>
        <w:rPr>
          <w:rFonts w:cstheme="minorHAnsi"/>
          <w:b/>
          <w:bCs/>
          <w:lang w:val="en-GB"/>
        </w:rPr>
      </w:pPr>
      <w:r w:rsidRPr="008662E5">
        <w:rPr>
          <w:rFonts w:cstheme="minorHAnsi"/>
          <w:b/>
          <w:bCs/>
          <w:lang w:val="en-GB"/>
        </w:rPr>
        <w:t>“Consortium Body</w:t>
      </w:r>
      <w:r w:rsidR="003D4825" w:rsidRPr="008662E5">
        <w:rPr>
          <w:rFonts w:cstheme="minorHAnsi"/>
          <w:b/>
          <w:bCs/>
          <w:lang w:val="en-GB"/>
        </w:rPr>
        <w:t>”</w:t>
      </w:r>
    </w:p>
    <w:p w14:paraId="6DA91A97" w14:textId="153073D7" w:rsidR="009C2D81" w:rsidRPr="008662E5" w:rsidRDefault="009C2D81" w:rsidP="00C70B98">
      <w:pPr>
        <w:rPr>
          <w:rFonts w:cstheme="minorHAnsi"/>
          <w:lang w:val="en-GB"/>
        </w:rPr>
      </w:pPr>
      <w:r w:rsidRPr="008662E5">
        <w:rPr>
          <w:rFonts w:cstheme="minorHAnsi"/>
          <w:lang w:val="en-GB"/>
        </w:rPr>
        <w:t xml:space="preserve">Consortium Body means any management body described in Section </w:t>
      </w:r>
      <w:r w:rsidR="00EB4DA3" w:rsidRPr="008662E5">
        <w:rPr>
          <w:rFonts w:cstheme="minorHAnsi"/>
          <w:lang w:val="en-GB"/>
        </w:rPr>
        <w:t>6</w:t>
      </w:r>
      <w:r w:rsidR="006F4B67" w:rsidRPr="008662E5">
        <w:rPr>
          <w:rFonts w:cstheme="minorHAnsi"/>
          <w:lang w:val="en-GB"/>
        </w:rPr>
        <w:t>.1</w:t>
      </w:r>
      <w:r w:rsidRPr="008662E5">
        <w:rPr>
          <w:rFonts w:cstheme="minorHAnsi"/>
          <w:lang w:val="en-GB"/>
        </w:rPr>
        <w:t xml:space="preserve"> of this Consortium Agreement.</w:t>
      </w:r>
    </w:p>
    <w:p w14:paraId="0B6E0F64" w14:textId="0C895269" w:rsidR="009C2D81" w:rsidRPr="008662E5" w:rsidRDefault="003D4825" w:rsidP="00C70B98">
      <w:pPr>
        <w:rPr>
          <w:rFonts w:cstheme="minorHAnsi"/>
          <w:b/>
          <w:bCs/>
          <w:lang w:val="en-GB"/>
        </w:rPr>
      </w:pPr>
      <w:r w:rsidRPr="008662E5">
        <w:rPr>
          <w:rFonts w:cstheme="minorHAnsi"/>
          <w:b/>
          <w:bCs/>
          <w:lang w:val="en-GB"/>
        </w:rPr>
        <w:t>“</w:t>
      </w:r>
      <w:r w:rsidR="009C2D81" w:rsidRPr="008662E5">
        <w:rPr>
          <w:rFonts w:cstheme="minorHAnsi"/>
          <w:b/>
          <w:bCs/>
          <w:lang w:val="en-GB"/>
        </w:rPr>
        <w:t>Consortium Plan</w:t>
      </w:r>
      <w:r w:rsidRPr="008662E5">
        <w:rPr>
          <w:rFonts w:cstheme="minorHAnsi"/>
          <w:b/>
          <w:bCs/>
          <w:lang w:val="en-GB"/>
        </w:rPr>
        <w:t>”</w:t>
      </w:r>
    </w:p>
    <w:p w14:paraId="18511E9C" w14:textId="2689909A" w:rsidR="009C2D81" w:rsidRPr="008662E5" w:rsidRDefault="004E00A6" w:rsidP="00C70B98">
      <w:pPr>
        <w:rPr>
          <w:rFonts w:cstheme="minorHAnsi"/>
          <w:lang w:val="en-GB"/>
        </w:rPr>
      </w:pPr>
      <w:r w:rsidRPr="004E00A6">
        <w:rPr>
          <w:rFonts w:cstheme="minorHAnsi"/>
          <w:lang w:val="en-GB"/>
        </w:rPr>
        <w:t>Consortium Plan means the Description of the Action and the related agreed budget as first defined in the Grant Agreement and which may be updated by the General Assembly.</w:t>
      </w:r>
    </w:p>
    <w:p w14:paraId="7A4E9E52" w14:textId="77777777" w:rsidR="00524628" w:rsidRPr="008662E5" w:rsidRDefault="00524628" w:rsidP="00524628">
      <w:pPr>
        <w:rPr>
          <w:rFonts w:cstheme="minorHAnsi"/>
          <w:b/>
          <w:bCs/>
          <w:lang w:val="en-GB"/>
        </w:rPr>
      </w:pPr>
      <w:r w:rsidRPr="008662E5">
        <w:rPr>
          <w:rFonts w:cstheme="minorHAnsi"/>
          <w:b/>
          <w:bCs/>
          <w:lang w:val="en-GB"/>
        </w:rPr>
        <w:t>“Defaulting Party”</w:t>
      </w:r>
    </w:p>
    <w:p w14:paraId="351CAFB1" w14:textId="77777777" w:rsidR="00524628" w:rsidRPr="008662E5" w:rsidRDefault="00524628" w:rsidP="00524628">
      <w:pPr>
        <w:rPr>
          <w:rFonts w:cstheme="minorHAnsi"/>
          <w:lang w:val="en-GB"/>
        </w:rPr>
      </w:pPr>
      <w:r w:rsidRPr="008662E5">
        <w:rPr>
          <w:rFonts w:cstheme="minorHAnsi"/>
          <w:lang w:val="en-GB"/>
        </w:rPr>
        <w:t>Defaulting Party means a Party which the General Assembly has declared to be in breach of this Consortium Agreement and/or the Grant Agreement as specified in Section 4.2 of this Consortium Agreement.</w:t>
      </w:r>
    </w:p>
    <w:p w14:paraId="7B1011BF" w14:textId="1B7E56B2" w:rsidR="009C2D81" w:rsidRPr="008662E5" w:rsidRDefault="009C2D81" w:rsidP="00524628">
      <w:pPr>
        <w:rPr>
          <w:rFonts w:cstheme="minorHAnsi"/>
          <w:lang w:val="en-GB"/>
        </w:rPr>
      </w:pPr>
      <w:r w:rsidRPr="008662E5">
        <w:rPr>
          <w:rFonts w:cstheme="minorHAnsi"/>
          <w:b/>
          <w:bCs/>
          <w:lang w:val="en-GB"/>
        </w:rPr>
        <w:lastRenderedPageBreak/>
        <w:t>“Granting Authority”</w:t>
      </w:r>
    </w:p>
    <w:p w14:paraId="3285CCBD" w14:textId="5FFAC0DE" w:rsidR="009C2D81" w:rsidRPr="008662E5" w:rsidRDefault="00CD57F9" w:rsidP="00C70B98">
      <w:pPr>
        <w:rPr>
          <w:rFonts w:cstheme="minorHAnsi"/>
          <w:lang w:val="en-GB"/>
        </w:rPr>
      </w:pPr>
      <w:r w:rsidRPr="008662E5">
        <w:rPr>
          <w:rFonts w:cstheme="minorHAnsi"/>
          <w:lang w:val="en-GB"/>
        </w:rPr>
        <w:t xml:space="preserve">Granting Authority </w:t>
      </w:r>
      <w:r w:rsidR="009C2D81" w:rsidRPr="008662E5">
        <w:rPr>
          <w:rFonts w:cstheme="minorHAnsi"/>
          <w:lang w:val="en-GB"/>
        </w:rPr>
        <w:t>means the body awarding the grant for the Project.</w:t>
      </w:r>
    </w:p>
    <w:p w14:paraId="03F43CD9" w14:textId="77777777" w:rsidR="009C2D81" w:rsidRPr="008662E5" w:rsidRDefault="009C2D81" w:rsidP="00051C00">
      <w:pPr>
        <w:keepNext/>
        <w:rPr>
          <w:rFonts w:cstheme="minorHAnsi"/>
          <w:b/>
          <w:bCs/>
          <w:lang w:val="en-GB"/>
        </w:rPr>
      </w:pPr>
      <w:r w:rsidRPr="008662E5">
        <w:rPr>
          <w:rFonts w:cstheme="minorHAnsi"/>
          <w:b/>
          <w:bCs/>
          <w:lang w:val="en-GB"/>
        </w:rPr>
        <w:t>“Needed”</w:t>
      </w:r>
    </w:p>
    <w:p w14:paraId="4BCF15EA" w14:textId="4B3A7443" w:rsidR="009C2D81" w:rsidRPr="008662E5" w:rsidRDefault="004164ED" w:rsidP="00051C00">
      <w:pPr>
        <w:keepNext/>
        <w:rPr>
          <w:rFonts w:cstheme="minorHAnsi"/>
          <w:lang w:val="en-GB"/>
        </w:rPr>
      </w:pPr>
      <w:r w:rsidRPr="008662E5">
        <w:rPr>
          <w:rFonts w:cstheme="minorHAnsi"/>
          <w:lang w:val="en-GB"/>
        </w:rPr>
        <w:t xml:space="preserve">Needed </w:t>
      </w:r>
      <w:r w:rsidR="009C2D81" w:rsidRPr="008662E5">
        <w:rPr>
          <w:rFonts w:cstheme="minorHAnsi"/>
          <w:lang w:val="en-GB"/>
        </w:rPr>
        <w:t>means:</w:t>
      </w:r>
    </w:p>
    <w:p w14:paraId="2C55B850" w14:textId="77777777" w:rsidR="004033D8" w:rsidRPr="00815DA9" w:rsidRDefault="004033D8" w:rsidP="004033D8">
      <w:pPr>
        <w:keepNext/>
        <w:rPr>
          <w:rFonts w:cstheme="minorHAnsi"/>
          <w:lang w:val="en-GB"/>
        </w:rPr>
      </w:pPr>
      <w:commentRangeStart w:id="2"/>
      <w:commentRangeStart w:id="3"/>
      <w:r w:rsidRPr="00815DA9">
        <w:rPr>
          <w:rFonts w:cstheme="minorHAnsi"/>
          <w:lang w:val="en-GB"/>
        </w:rPr>
        <w:t xml:space="preserve">in respect of executing or carrying out the Action, and/or in respect of “Exploitation of Results”, technically essential and: </w:t>
      </w:r>
    </w:p>
    <w:p w14:paraId="6F8CA070" w14:textId="77777777" w:rsidR="004033D8" w:rsidRPr="00815DA9" w:rsidRDefault="004033D8" w:rsidP="004033D8">
      <w:pPr>
        <w:keepNext/>
        <w:rPr>
          <w:rFonts w:cstheme="minorHAnsi"/>
          <w:lang w:val="en-GB"/>
        </w:rPr>
      </w:pPr>
      <w:r w:rsidRPr="00815DA9">
        <w:rPr>
          <w:rFonts w:cstheme="minorHAnsi"/>
          <w:lang w:val="en-GB"/>
        </w:rPr>
        <w:t>(</w:t>
      </w:r>
      <w:proofErr w:type="spellStart"/>
      <w:r w:rsidRPr="00815DA9">
        <w:rPr>
          <w:rFonts w:cstheme="minorHAnsi"/>
          <w:lang w:val="en-GB"/>
        </w:rPr>
        <w:t>i</w:t>
      </w:r>
      <w:proofErr w:type="spellEnd"/>
      <w:r w:rsidRPr="00815DA9">
        <w:rPr>
          <w:rFonts w:cstheme="minorHAnsi"/>
          <w:lang w:val="en-GB"/>
        </w:rPr>
        <w:t>)</w:t>
      </w:r>
      <w:r w:rsidRPr="00815DA9">
        <w:rPr>
          <w:rFonts w:cstheme="minorHAnsi"/>
          <w:lang w:val="en-GB"/>
        </w:rPr>
        <w:tab/>
        <w:t xml:space="preserve">where IPRs are concerned, that those IPRs would be infringed without Access Rights being granted under the GA and this </w:t>
      </w:r>
      <w:proofErr w:type="gramStart"/>
      <w:r w:rsidRPr="00815DA9">
        <w:rPr>
          <w:rFonts w:cstheme="minorHAnsi"/>
          <w:lang w:val="en-GB"/>
        </w:rPr>
        <w:t>CA;</w:t>
      </w:r>
      <w:proofErr w:type="gramEnd"/>
      <w:r w:rsidRPr="00815DA9">
        <w:rPr>
          <w:rFonts w:cstheme="minorHAnsi"/>
          <w:lang w:val="en-GB"/>
        </w:rPr>
        <w:t xml:space="preserve"> </w:t>
      </w:r>
    </w:p>
    <w:p w14:paraId="00F3DE8E" w14:textId="77777777" w:rsidR="004033D8" w:rsidRPr="00815DA9" w:rsidRDefault="004033D8" w:rsidP="004033D8">
      <w:pPr>
        <w:keepNext/>
        <w:rPr>
          <w:rFonts w:cstheme="minorHAnsi"/>
          <w:lang w:val="en-GB"/>
        </w:rPr>
      </w:pPr>
      <w:r w:rsidRPr="00815DA9">
        <w:rPr>
          <w:rFonts w:cstheme="minorHAnsi"/>
          <w:lang w:val="en-GB"/>
        </w:rPr>
        <w:t>(ii)</w:t>
      </w:r>
      <w:r w:rsidRPr="00815DA9">
        <w:rPr>
          <w:rFonts w:cstheme="minorHAnsi"/>
          <w:lang w:val="en-GB"/>
        </w:rPr>
        <w:tab/>
        <w:t>where Sensitive Information is concerned, only Sensitive Information which has been disclosed during the Action may be considered as technically essential, except as otherwise agreed between the Parties.</w:t>
      </w:r>
    </w:p>
    <w:commentRangeEnd w:id="2"/>
    <w:p w14:paraId="6AB7EBAE" w14:textId="0612B6E6" w:rsidR="004033D8" w:rsidRPr="00031B18" w:rsidRDefault="004033D8" w:rsidP="004033D8">
      <w:pPr>
        <w:rPr>
          <w:b/>
          <w:bCs/>
          <w:lang w:val="en-GB"/>
        </w:rPr>
      </w:pPr>
      <w:r>
        <w:rPr>
          <w:rStyle w:val="CommentReference"/>
        </w:rPr>
        <w:commentReference w:id="2"/>
      </w:r>
      <w:commentRangeEnd w:id="3"/>
      <w:r w:rsidR="0007518C">
        <w:rPr>
          <w:rStyle w:val="CommentReference"/>
        </w:rPr>
        <w:commentReference w:id="3"/>
      </w:r>
      <w:commentRangeStart w:id="4"/>
      <w:commentRangeStart w:id="5"/>
      <w:r w:rsidRPr="00031B18">
        <w:rPr>
          <w:b/>
          <w:bCs/>
          <w:lang w:val="en-GB"/>
        </w:rPr>
        <w:t xml:space="preserve">“Background” </w:t>
      </w:r>
    </w:p>
    <w:p w14:paraId="2CD95C9C" w14:textId="77777777" w:rsidR="004033D8" w:rsidRPr="00031B18" w:rsidRDefault="004033D8" w:rsidP="004033D8">
      <w:pPr>
        <w:rPr>
          <w:bCs/>
          <w:lang w:val="en-GB"/>
        </w:rPr>
      </w:pPr>
      <w:r w:rsidRPr="00031B18">
        <w:rPr>
          <w:bCs/>
          <w:lang w:val="en-GB"/>
        </w:rPr>
        <w:t xml:space="preserve">Background means </w:t>
      </w:r>
      <w:proofErr w:type="gramStart"/>
      <w:r w:rsidRPr="00031B18">
        <w:rPr>
          <w:bCs/>
          <w:lang w:val="en-GB"/>
        </w:rPr>
        <w:t>any and all</w:t>
      </w:r>
      <w:proofErr w:type="gramEnd"/>
      <w:r w:rsidRPr="00031B18">
        <w:rPr>
          <w:bCs/>
          <w:lang w:val="en-GB"/>
        </w:rPr>
        <w:t xml:space="preserve">, data, information or know-how (tangible or intangible) whatever its form or nature, including any IPRs that is/are: </w:t>
      </w:r>
    </w:p>
    <w:p w14:paraId="29C2A3D1"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w:t>
      </w:r>
      <w:proofErr w:type="spellStart"/>
      <w:r w:rsidRPr="00031B18">
        <w:rPr>
          <w:rFonts w:asciiTheme="majorHAnsi" w:hAnsiTheme="majorHAnsi" w:cstheme="majorHAnsi"/>
          <w:color w:val="000000"/>
          <w:spacing w:val="-3"/>
        </w:rPr>
        <w:t>i</w:t>
      </w:r>
      <w:proofErr w:type="spellEnd"/>
      <w:r w:rsidRPr="00031B18">
        <w:rPr>
          <w:rFonts w:asciiTheme="majorHAnsi" w:hAnsiTheme="majorHAnsi" w:cstheme="majorHAnsi"/>
          <w:color w:val="000000"/>
          <w:spacing w:val="-3"/>
        </w:rPr>
        <w:t>) owned by a Party or that a Party has a right to license, prior to the Effective Date; or</w:t>
      </w:r>
    </w:p>
    <w:p w14:paraId="2B1345EB" w14:textId="77777777" w:rsidR="004033D8" w:rsidRPr="00031B1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 xml:space="preserve">(ii) developed or acquired by a Party independently from the work in the Action even if in parallel with the performance of the Action, </w:t>
      </w:r>
    </w:p>
    <w:p w14:paraId="1D6E1CAB"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031B18">
        <w:rPr>
          <w:rFonts w:asciiTheme="majorHAnsi" w:hAnsiTheme="majorHAnsi" w:cstheme="majorHAnsi"/>
          <w:color w:val="000000"/>
          <w:spacing w:val="-3"/>
        </w:rPr>
        <w:t>but solely to the extent that such data, information, know-how and/or IPRs are used in or introduced into the Action by the Party who owns or has the right to license it.</w:t>
      </w:r>
      <w:commentRangeEnd w:id="4"/>
      <w:r>
        <w:rPr>
          <w:rStyle w:val="CommentReference"/>
        </w:rPr>
        <w:commentReference w:id="4"/>
      </w:r>
      <w:commentRangeEnd w:id="5"/>
      <w:r w:rsidR="0007518C">
        <w:rPr>
          <w:rStyle w:val="CommentReference"/>
        </w:rPr>
        <w:commentReference w:id="5"/>
      </w:r>
    </w:p>
    <w:p w14:paraId="06E84F8E" w14:textId="77777777" w:rsidR="004033D8" w:rsidRPr="008662E5" w:rsidRDefault="004033D8" w:rsidP="004033D8">
      <w:pPr>
        <w:spacing w:after="80"/>
        <w:rPr>
          <w:rFonts w:cstheme="minorHAnsi"/>
        </w:rPr>
      </w:pPr>
      <w:commentRangeStart w:id="6"/>
      <w:commentRangeStart w:id="7"/>
      <w:r w:rsidRPr="008662E5">
        <w:rPr>
          <w:rFonts w:cstheme="minorHAnsi"/>
        </w:rPr>
        <w:t>"</w:t>
      </w:r>
      <w:r w:rsidRPr="00815DA9">
        <w:rPr>
          <w:rFonts w:cstheme="minorHAnsi"/>
          <w:b/>
          <w:bCs/>
        </w:rPr>
        <w:t>Controlled License Terms</w:t>
      </w:r>
      <w:r w:rsidRPr="008662E5">
        <w:rPr>
          <w:rFonts w:cstheme="minorHAnsi"/>
        </w:rPr>
        <w:t>" means terms in any license that require that the use, copying, modification and/or distribution of Software or another work (“Work”) and/or of any work that is a modified version of or is a derivative work of such Work (in each case, “Derivative Work”) be subject, in whole or in part, to one or more of the following:</w:t>
      </w:r>
    </w:p>
    <w:p w14:paraId="1940BE66"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 xml:space="preserve">(where the Work or Derivative Work is Software) that the Source Code or other formats preferred for modification be made available as of right to any third party on request, whether royalty-free or </w:t>
      </w:r>
      <w:proofErr w:type="gramStart"/>
      <w:r w:rsidRPr="008662E5">
        <w:rPr>
          <w:rFonts w:cstheme="minorHAnsi"/>
          <w:lang w:val="en-GB"/>
        </w:rPr>
        <w:t>not;</w:t>
      </w:r>
      <w:proofErr w:type="gramEnd"/>
    </w:p>
    <w:p w14:paraId="63D5114A"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 xml:space="preserve">that permission to create modified versions or derivative works of the Work or Derivative Work be granted to any third </w:t>
      </w:r>
      <w:proofErr w:type="gramStart"/>
      <w:r w:rsidRPr="008662E5">
        <w:rPr>
          <w:rFonts w:cstheme="minorHAnsi"/>
          <w:lang w:val="en-GB"/>
        </w:rPr>
        <w:t>party;</w:t>
      </w:r>
      <w:proofErr w:type="gramEnd"/>
    </w:p>
    <w:p w14:paraId="0005339B" w14:textId="77777777" w:rsidR="004033D8" w:rsidRPr="008662E5" w:rsidRDefault="004033D8" w:rsidP="004033D8">
      <w:pPr>
        <w:pStyle w:val="ListParagraph"/>
        <w:numPr>
          <w:ilvl w:val="0"/>
          <w:numId w:val="99"/>
        </w:numPr>
        <w:rPr>
          <w:rFonts w:cstheme="minorHAnsi"/>
          <w:lang w:val="en-GB"/>
        </w:rPr>
      </w:pPr>
      <w:r w:rsidRPr="008662E5">
        <w:rPr>
          <w:rFonts w:cstheme="minorHAnsi"/>
          <w:lang w:val="en-GB"/>
        </w:rPr>
        <w:t>that a royalty-free license relating to the Work or Derivative Work be granted to any third party.</w:t>
      </w:r>
    </w:p>
    <w:p w14:paraId="62996E1D" w14:textId="77777777" w:rsidR="004033D8" w:rsidRPr="00815DA9" w:rsidRDefault="004033D8" w:rsidP="004033D8">
      <w:pPr>
        <w:spacing w:after="80"/>
        <w:rPr>
          <w:rFonts w:cstheme="minorHAnsi"/>
          <w:b/>
          <w:bCs/>
        </w:rPr>
      </w:pPr>
      <w:r w:rsidRPr="008662E5">
        <w:rPr>
          <w:rFonts w:cstheme="minorHAnsi"/>
        </w:rPr>
        <w:t>For the avoidance of doubt, any Software license that merely permits (but does not require any of the things mentioned in (a) to (c) is not under Controlled License Terms.</w:t>
      </w:r>
      <w:commentRangeEnd w:id="6"/>
      <w:r>
        <w:rPr>
          <w:rStyle w:val="CommentReference"/>
        </w:rPr>
        <w:commentReference w:id="6"/>
      </w:r>
      <w:commentRangeEnd w:id="7"/>
      <w:r w:rsidR="0007518C">
        <w:rPr>
          <w:rStyle w:val="CommentReference"/>
        </w:rPr>
        <w:commentReference w:id="7"/>
      </w:r>
    </w:p>
    <w:p w14:paraId="72402ABE" w14:textId="77777777" w:rsidR="004033D8" w:rsidRPr="00031B18" w:rsidRDefault="004033D8" w:rsidP="004033D8">
      <w:pPr>
        <w:rPr>
          <w:lang w:val="en-GB"/>
        </w:rPr>
      </w:pPr>
      <w:commentRangeStart w:id="8"/>
      <w:commentRangeStart w:id="9"/>
      <w:r w:rsidRPr="00815DA9">
        <w:rPr>
          <w:b/>
          <w:bCs/>
          <w:lang w:val="en-GB"/>
        </w:rPr>
        <w:t>“Entities under the same control</w:t>
      </w:r>
      <w:r w:rsidRPr="00031B18">
        <w:rPr>
          <w:lang w:val="en-GB"/>
        </w:rPr>
        <w:t>" of a Party means:</w:t>
      </w:r>
    </w:p>
    <w:p w14:paraId="22B4A2CD"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(a)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directly or indirectly Controlling, </w:t>
      </w:r>
      <w:proofErr w:type="gramStart"/>
      <w:r w:rsidRPr="0015203F">
        <w:rPr>
          <w:rFonts w:asciiTheme="majorHAnsi" w:hAnsiTheme="majorHAnsi" w:cstheme="majorHAnsi"/>
          <w:color w:val="000000"/>
          <w:spacing w:val="-3"/>
        </w:rPr>
        <w:t>Controlled</w:t>
      </w:r>
      <w:proofErr w:type="gramEnd"/>
      <w:r w:rsidRPr="0015203F">
        <w:rPr>
          <w:rFonts w:asciiTheme="majorHAnsi" w:hAnsiTheme="majorHAnsi" w:cstheme="majorHAnsi"/>
          <w:color w:val="000000"/>
          <w:spacing w:val="-3"/>
        </w:rPr>
        <w:t xml:space="preserve"> by, or under common Control with that Party, for so long as such Control lasts; and</w:t>
      </w:r>
    </w:p>
    <w:p w14:paraId="06D65BFB" w14:textId="77777777" w:rsidR="004033D8" w:rsidRPr="0015203F" w:rsidRDefault="004033D8" w:rsidP="004033D8">
      <w:pPr>
        <w:autoSpaceDE w:val="0"/>
        <w:autoSpaceDN w:val="0"/>
        <w:adjustRightInd w:val="0"/>
        <w:spacing w:before="120" w:after="0" w:line="240" w:lineRule="auto"/>
        <w:ind w:left="720"/>
        <w:rPr>
          <w:rFonts w:asciiTheme="majorHAnsi" w:hAnsiTheme="majorHAnsi" w:cstheme="majorHAnsi"/>
        </w:rPr>
      </w:pPr>
      <w:r w:rsidRPr="0015203F">
        <w:rPr>
          <w:rFonts w:asciiTheme="majorHAnsi" w:hAnsiTheme="majorHAnsi" w:cstheme="majorHAnsi"/>
          <w:color w:val="000000"/>
          <w:spacing w:val="-3"/>
        </w:rPr>
        <w:t xml:space="preserve">(b) any other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that is listed in Attachment 4 to this CA as being an </w:t>
      </w:r>
      <w:r w:rsidRPr="009C2D81">
        <w:rPr>
          <w:lang w:val="en-GB"/>
        </w:rPr>
        <w:t>entit</w:t>
      </w:r>
      <w:r>
        <w:rPr>
          <w:lang w:val="en-GB"/>
        </w:rPr>
        <w:t>y</w:t>
      </w:r>
      <w:r w:rsidRPr="009C2D81">
        <w:rPr>
          <w:lang w:val="en-GB"/>
        </w:rPr>
        <w:t xml:space="preserve"> under the same control</w:t>
      </w:r>
      <w:r>
        <w:rPr>
          <w:lang w:val="en-GB"/>
        </w:rPr>
        <w:t xml:space="preserve"> </w:t>
      </w:r>
      <w:r w:rsidRPr="0015203F">
        <w:rPr>
          <w:rFonts w:asciiTheme="majorHAnsi" w:hAnsiTheme="majorHAnsi" w:cstheme="majorHAnsi"/>
          <w:color w:val="000000"/>
          <w:spacing w:val="-3"/>
        </w:rPr>
        <w:t xml:space="preserve">of that Party, where such </w:t>
      </w:r>
      <w:r>
        <w:rPr>
          <w:rFonts w:asciiTheme="majorHAnsi" w:eastAsia="SimSun" w:hAnsiTheme="majorHAnsi" w:cstheme="majorHAnsi"/>
          <w:color w:val="000000"/>
          <w:spacing w:val="-3"/>
          <w:lang w:eastAsia="fi-FI"/>
        </w:rPr>
        <w:t>l</w:t>
      </w:r>
      <w:r w:rsidRPr="0015203F">
        <w:rPr>
          <w:rFonts w:asciiTheme="majorHAnsi" w:eastAsia="SimSun" w:hAnsiTheme="majorHAnsi" w:cstheme="majorHAnsi"/>
          <w:color w:val="000000"/>
          <w:spacing w:val="-3"/>
          <w:lang w:eastAsia="fi-FI"/>
        </w:rPr>
        <w:t>egal</w:t>
      </w:r>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e</w:t>
      </w:r>
      <w:r w:rsidRPr="0015203F">
        <w:rPr>
          <w:rFonts w:asciiTheme="majorHAnsi" w:hAnsiTheme="majorHAnsi" w:cstheme="majorHAnsi"/>
          <w:color w:val="000000"/>
          <w:spacing w:val="-3"/>
        </w:rPr>
        <w:t xml:space="preserve">ntity is one in which that Party (or a </w:t>
      </w:r>
      <w:r>
        <w:rPr>
          <w:rFonts w:asciiTheme="majorHAnsi" w:hAnsiTheme="majorHAnsi" w:cstheme="majorHAnsi"/>
          <w:color w:val="000000"/>
          <w:spacing w:val="-3"/>
        </w:rPr>
        <w:t>l</w:t>
      </w:r>
      <w:r w:rsidRPr="0015203F">
        <w:rPr>
          <w:rFonts w:asciiTheme="majorHAnsi" w:eastAsia="SimSun" w:hAnsiTheme="majorHAnsi" w:cstheme="majorHAnsi"/>
          <w:color w:val="000000"/>
          <w:spacing w:val="-3"/>
          <w:lang w:eastAsia="fi-FI"/>
        </w:rPr>
        <w:t xml:space="preserve">egal </w:t>
      </w:r>
      <w:r>
        <w:rPr>
          <w:rFonts w:asciiTheme="majorHAnsi" w:eastAsia="SimSun" w:hAnsiTheme="majorHAnsi" w:cstheme="majorHAnsi"/>
          <w:color w:val="000000"/>
          <w:spacing w:val="-3"/>
          <w:lang w:eastAsia="fi-FI"/>
        </w:rPr>
        <w:t>e</w:t>
      </w:r>
      <w:r w:rsidRPr="0015203F">
        <w:rPr>
          <w:rFonts w:asciiTheme="majorHAnsi" w:eastAsia="SimSun" w:hAnsiTheme="majorHAnsi" w:cstheme="majorHAnsi"/>
          <w:color w:val="000000"/>
          <w:spacing w:val="-3"/>
          <w:lang w:eastAsia="fi-FI"/>
        </w:rPr>
        <w:t>ntity</w:t>
      </w:r>
      <w:r w:rsidRPr="0015203F">
        <w:rPr>
          <w:rFonts w:asciiTheme="majorHAnsi" w:hAnsiTheme="majorHAnsi" w:cstheme="majorHAnsi"/>
          <w:color w:val="000000"/>
          <w:spacing w:val="-3"/>
        </w:rPr>
        <w:t xml:space="preserve"> qualifying </w:t>
      </w:r>
      <w:r w:rsidRPr="0015203F">
        <w:rPr>
          <w:rFonts w:asciiTheme="majorHAnsi" w:hAnsiTheme="majorHAnsi" w:cstheme="majorHAnsi"/>
          <w:color w:val="000000"/>
          <w:spacing w:val="-3"/>
        </w:rPr>
        <w:lastRenderedPageBreak/>
        <w:t xml:space="preserve">as an </w:t>
      </w:r>
      <w:r w:rsidRPr="009C2D81">
        <w:rPr>
          <w:lang w:val="en-GB"/>
        </w:rPr>
        <w:t>entit</w:t>
      </w:r>
      <w:r>
        <w:rPr>
          <w:lang w:val="en-GB"/>
        </w:rPr>
        <w:t xml:space="preserve">y </w:t>
      </w:r>
      <w:r w:rsidRPr="009C2D81">
        <w:rPr>
          <w:lang w:val="en-GB"/>
        </w:rPr>
        <w:t>under the same control</w:t>
      </w:r>
      <w:r>
        <w:rPr>
          <w:lang w:val="en-GB"/>
        </w:rPr>
        <w:t xml:space="preserve"> </w:t>
      </w:r>
      <w:r w:rsidRPr="0015203F">
        <w:rPr>
          <w:rFonts w:asciiTheme="majorHAnsi" w:hAnsiTheme="majorHAnsi" w:cstheme="majorHAnsi"/>
          <w:color w:val="000000"/>
          <w:spacing w:val="-3"/>
        </w:rPr>
        <w:t>of that Party under (a) directly above) has a 50% equity share or is the single largest equity shareholder.</w:t>
      </w:r>
    </w:p>
    <w:p w14:paraId="689366ED"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For the above purposes, “</w:t>
      </w:r>
      <w:r w:rsidRPr="0015203F">
        <w:rPr>
          <w:rFonts w:asciiTheme="majorHAnsi" w:hAnsiTheme="majorHAnsi" w:cstheme="majorHAnsi"/>
          <w:b/>
          <w:color w:val="000000"/>
          <w:spacing w:val="-3"/>
        </w:rPr>
        <w:t>Control</w:t>
      </w:r>
      <w:r w:rsidRPr="0015203F">
        <w:rPr>
          <w:rFonts w:asciiTheme="majorHAnsi" w:hAnsiTheme="majorHAnsi" w:cstheme="majorHAnsi"/>
          <w:color w:val="000000"/>
          <w:spacing w:val="-3"/>
        </w:rPr>
        <w:t xml:space="preserve">” of any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shall exist through the direct or indirect:</w:t>
      </w:r>
    </w:p>
    <w:p w14:paraId="79E07B85" w14:textId="77777777" w:rsidR="004033D8" w:rsidRPr="00031B18" w:rsidRDefault="004033D8" w:rsidP="004033D8">
      <w:pPr>
        <w:pStyle w:val="ListParagraph"/>
        <w:numPr>
          <w:ilvl w:val="0"/>
          <w:numId w:val="118"/>
        </w:numPr>
        <w:autoSpaceDE w:val="0"/>
        <w:autoSpaceDN w:val="0"/>
        <w:adjustRightInd w:val="0"/>
        <w:spacing w:before="120" w:after="0" w:line="240" w:lineRule="auto"/>
        <w:contextualSpacing/>
        <w:rPr>
          <w:rFonts w:asciiTheme="majorHAnsi" w:hAnsiTheme="majorHAnsi" w:cstheme="majorHAnsi"/>
          <w:lang w:val="en-US"/>
        </w:rPr>
      </w:pPr>
      <w:r w:rsidRPr="00031B18">
        <w:rPr>
          <w:rFonts w:asciiTheme="majorHAnsi" w:hAnsiTheme="majorHAnsi" w:cstheme="majorHAnsi"/>
          <w:color w:val="000000"/>
          <w:spacing w:val="-3"/>
          <w:lang w:val="en-US"/>
        </w:rPr>
        <w:t xml:space="preserve">ownership of more than 50% of the nominal value of the issued share capital of the </w:t>
      </w:r>
      <w:r>
        <w:rPr>
          <w:rFonts w:asciiTheme="majorHAnsi" w:hAnsiTheme="majorHAnsi" w:cstheme="majorHAnsi"/>
          <w:color w:val="000000"/>
          <w:spacing w:val="-3"/>
          <w:lang w:val="en-US"/>
        </w:rPr>
        <w:t>l</w:t>
      </w:r>
      <w:r w:rsidRPr="00031B18">
        <w:rPr>
          <w:rFonts w:asciiTheme="majorHAnsi" w:hAnsiTheme="majorHAnsi" w:cstheme="majorHAnsi"/>
          <w:color w:val="000000"/>
          <w:spacing w:val="-3"/>
          <w:lang w:val="en-US"/>
        </w:rPr>
        <w:t xml:space="preserve">egal </w:t>
      </w:r>
      <w:r>
        <w:rPr>
          <w:rFonts w:asciiTheme="majorHAnsi" w:hAnsiTheme="majorHAnsi" w:cstheme="majorHAnsi"/>
          <w:color w:val="000000"/>
          <w:spacing w:val="-3"/>
          <w:lang w:val="en-US"/>
        </w:rPr>
        <w:t>e</w:t>
      </w:r>
      <w:r w:rsidRPr="00031B18">
        <w:rPr>
          <w:rFonts w:asciiTheme="majorHAnsi" w:hAnsiTheme="majorHAnsi" w:cstheme="majorHAnsi"/>
          <w:color w:val="000000"/>
          <w:spacing w:val="-3"/>
          <w:lang w:val="en-US"/>
        </w:rPr>
        <w:t xml:space="preserve">ntity or of more than 50% of the issued share capital entitling the holders to vote for the election of directors or persons performing similar functions, or </w:t>
      </w:r>
    </w:p>
    <w:p w14:paraId="33EF8CF6" w14:textId="77777777" w:rsidR="004033D8" w:rsidRPr="0015203F" w:rsidRDefault="004033D8" w:rsidP="004033D8">
      <w:pPr>
        <w:numPr>
          <w:ilvl w:val="0"/>
          <w:numId w:val="118"/>
        </w:num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color w:val="000000"/>
          <w:spacing w:val="-3"/>
        </w:rPr>
        <w:t xml:space="preserve">right by any other means to elect or appoint directors of the </w:t>
      </w:r>
      <w:r>
        <w:rPr>
          <w:rFonts w:asciiTheme="majorHAnsi" w:hAnsiTheme="majorHAnsi" w:cstheme="majorHAnsi"/>
          <w:color w:val="000000"/>
          <w:spacing w:val="-3"/>
        </w:rPr>
        <w:t>l</w:t>
      </w:r>
      <w:r w:rsidRPr="0015203F">
        <w:rPr>
          <w:rFonts w:asciiTheme="majorHAnsi" w:hAnsiTheme="majorHAnsi" w:cstheme="majorHAnsi"/>
          <w:color w:val="000000"/>
          <w:spacing w:val="-3"/>
        </w:rPr>
        <w:t xml:space="preserve">egal </w:t>
      </w:r>
      <w:r>
        <w:rPr>
          <w:rFonts w:asciiTheme="majorHAnsi" w:hAnsiTheme="majorHAnsi" w:cstheme="majorHAnsi"/>
          <w:color w:val="000000"/>
          <w:spacing w:val="-3"/>
        </w:rPr>
        <w:t>e</w:t>
      </w:r>
      <w:r w:rsidRPr="0015203F">
        <w:rPr>
          <w:rFonts w:asciiTheme="majorHAnsi" w:hAnsiTheme="majorHAnsi" w:cstheme="majorHAnsi"/>
          <w:color w:val="000000"/>
          <w:spacing w:val="-3"/>
        </w:rPr>
        <w:t>ntity (or persons performing similar functions) who have a majority vote.</w:t>
      </w:r>
    </w:p>
    <w:p w14:paraId="07FF85B9"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r w:rsidRPr="0015203F">
        <w:rPr>
          <w:rFonts w:asciiTheme="majorHAnsi" w:hAnsiTheme="majorHAnsi" w:cstheme="majorHAnsi"/>
          <w:color w:val="000000"/>
          <w:spacing w:val="-3"/>
        </w:rPr>
        <w:t>Common Control through government does not</w:t>
      </w:r>
      <w:proofErr w:type="gramStart"/>
      <w:r w:rsidRPr="0015203F">
        <w:rPr>
          <w:rFonts w:asciiTheme="majorHAnsi" w:hAnsiTheme="majorHAnsi" w:cstheme="majorHAnsi"/>
          <w:color w:val="000000"/>
          <w:spacing w:val="-3"/>
        </w:rPr>
        <w:t>, in itself, create</w:t>
      </w:r>
      <w:proofErr w:type="gramEnd"/>
      <w:r w:rsidRPr="0015203F">
        <w:rPr>
          <w:rFonts w:asciiTheme="majorHAnsi" w:hAnsiTheme="majorHAnsi" w:cstheme="majorHAnsi"/>
          <w:color w:val="000000"/>
          <w:spacing w:val="-3"/>
        </w:rPr>
        <w:t xml:space="preserve"> </w:t>
      </w:r>
      <w:r>
        <w:rPr>
          <w:rFonts w:asciiTheme="majorHAnsi" w:hAnsiTheme="majorHAnsi" w:cstheme="majorHAnsi"/>
          <w:color w:val="000000"/>
          <w:spacing w:val="-3"/>
        </w:rPr>
        <w:t>the</w:t>
      </w:r>
      <w:r w:rsidRPr="0015203F">
        <w:rPr>
          <w:rFonts w:asciiTheme="majorHAnsi" w:hAnsiTheme="majorHAnsi" w:cstheme="majorHAnsi"/>
          <w:color w:val="000000"/>
          <w:spacing w:val="-3"/>
        </w:rPr>
        <w:t xml:space="preserve"> status</w:t>
      </w:r>
      <w:r>
        <w:rPr>
          <w:rFonts w:asciiTheme="majorHAnsi" w:hAnsiTheme="majorHAnsi" w:cstheme="majorHAnsi"/>
          <w:color w:val="000000"/>
          <w:spacing w:val="-3"/>
        </w:rPr>
        <w:t xml:space="preserve"> of being an entity under the same control</w:t>
      </w:r>
      <w:r w:rsidRPr="0015203F">
        <w:rPr>
          <w:rFonts w:asciiTheme="majorHAnsi" w:hAnsiTheme="majorHAnsi" w:cstheme="majorHAnsi"/>
          <w:color w:val="000000"/>
          <w:spacing w:val="-3"/>
        </w:rPr>
        <w:t xml:space="preserve">. </w:t>
      </w:r>
    </w:p>
    <w:p w14:paraId="70B9C134" w14:textId="77777777" w:rsidR="004033D8" w:rsidRDefault="004033D8" w:rsidP="004033D8">
      <w:pPr>
        <w:autoSpaceDE w:val="0"/>
        <w:autoSpaceDN w:val="0"/>
        <w:adjustRightInd w:val="0"/>
        <w:spacing w:before="120" w:after="0" w:line="240" w:lineRule="auto"/>
        <w:rPr>
          <w:rFonts w:asciiTheme="majorHAnsi" w:hAnsiTheme="majorHAnsi" w:cstheme="majorHAnsi"/>
          <w:color w:val="000000"/>
          <w:spacing w:val="-3"/>
        </w:rPr>
      </w:pPr>
    </w:p>
    <w:p w14:paraId="2135CE2C" w14:textId="77777777" w:rsidR="004033D8" w:rsidRPr="0015203F" w:rsidRDefault="004033D8" w:rsidP="004033D8">
      <w:pPr>
        <w:autoSpaceDE w:val="0"/>
        <w:autoSpaceDN w:val="0"/>
        <w:adjustRightInd w:val="0"/>
        <w:spacing w:before="120" w:after="0" w:line="240" w:lineRule="auto"/>
        <w:rPr>
          <w:rFonts w:asciiTheme="majorHAnsi" w:hAnsiTheme="majorHAnsi" w:cstheme="majorHAnsi"/>
        </w:rPr>
      </w:pPr>
      <w:r w:rsidRPr="0015203F">
        <w:rPr>
          <w:rFonts w:asciiTheme="majorHAnsi" w:hAnsiTheme="majorHAnsi" w:cstheme="majorHAnsi"/>
        </w:rPr>
        <w:t xml:space="preserve">Affiliated Entities as defined in Art. 2 of the Grant Agreement are the specific </w:t>
      </w:r>
      <w:r>
        <w:rPr>
          <w:rFonts w:asciiTheme="majorHAnsi" w:hAnsiTheme="majorHAnsi" w:cstheme="majorHAnsi"/>
        </w:rPr>
        <w:t>entities under the same control</w:t>
      </w:r>
      <w:r w:rsidRPr="0015203F">
        <w:rPr>
          <w:rFonts w:asciiTheme="majorHAnsi" w:hAnsiTheme="majorHAnsi" w:cstheme="majorHAnsi"/>
        </w:rPr>
        <w:t xml:space="preserve"> to a beneficiary within the meaning of Article 187 of EU Financial Regulation 2018/104612 which participate in the Action with similar rights and obligations as the beneficiaries (obligation to implement Action tasks and right to charge costs and claim contributions) and may be Parties in this Consortium Agreement, if applicable.</w:t>
      </w:r>
      <w:commentRangeEnd w:id="8"/>
      <w:r>
        <w:rPr>
          <w:rStyle w:val="CommentReference"/>
        </w:rPr>
        <w:commentReference w:id="8"/>
      </w:r>
      <w:commentRangeEnd w:id="9"/>
      <w:r w:rsidR="0007518C">
        <w:rPr>
          <w:rStyle w:val="CommentReference"/>
        </w:rPr>
        <w:commentReference w:id="9"/>
      </w:r>
    </w:p>
    <w:p w14:paraId="05BE6129" w14:textId="77777777" w:rsidR="009C2D81" w:rsidRPr="008662E5" w:rsidRDefault="009C2D81" w:rsidP="00C70B98">
      <w:pPr>
        <w:rPr>
          <w:rFonts w:cstheme="minorHAnsi"/>
          <w:b/>
          <w:bCs/>
          <w:lang w:val="en-GB"/>
        </w:rPr>
      </w:pPr>
      <w:r w:rsidRPr="008662E5">
        <w:rPr>
          <w:rFonts w:cstheme="minorHAnsi"/>
          <w:b/>
          <w:bCs/>
          <w:lang w:val="en-GB"/>
        </w:rPr>
        <w:t>“Software”</w:t>
      </w:r>
    </w:p>
    <w:p w14:paraId="73A20854" w14:textId="0DBB01BF" w:rsidR="009C2D81" w:rsidRPr="008662E5" w:rsidRDefault="009C2D81" w:rsidP="00C70B98">
      <w:pPr>
        <w:rPr>
          <w:rFonts w:cstheme="minorHAnsi"/>
          <w:lang w:val="en-GB"/>
        </w:rPr>
      </w:pPr>
      <w:r w:rsidRPr="008662E5">
        <w:rPr>
          <w:rFonts w:cstheme="minorHAnsi"/>
          <w:lang w:val="en-GB"/>
        </w:rPr>
        <w:t>Software means sequences of instructions to carry out a process in, or convertible into, a form executable by a computer and fixed in any tangible medium of expression.</w:t>
      </w:r>
    </w:p>
    <w:p w14:paraId="2A2685B0" w14:textId="77777777" w:rsidR="009C2D81" w:rsidRPr="008662E5" w:rsidRDefault="009C2D81" w:rsidP="002616F4">
      <w:pPr>
        <w:pStyle w:val="Heading1"/>
        <w:rPr>
          <w:rFonts w:cstheme="minorHAnsi"/>
        </w:rPr>
      </w:pPr>
      <w:bookmarkStart w:id="10" w:name="_Toc90280821"/>
      <w:bookmarkStart w:id="11" w:name="_Toc90286075"/>
      <w:bookmarkStart w:id="12" w:name="_Toc90286097"/>
      <w:bookmarkStart w:id="13" w:name="_Toc90241045"/>
      <w:bookmarkStart w:id="14" w:name="_Toc90280822"/>
      <w:bookmarkStart w:id="15" w:name="_Toc90286076"/>
      <w:bookmarkStart w:id="16" w:name="_Toc90286098"/>
      <w:bookmarkStart w:id="17" w:name="_Toc169547859"/>
      <w:bookmarkEnd w:id="10"/>
      <w:bookmarkEnd w:id="11"/>
      <w:bookmarkEnd w:id="12"/>
      <w:bookmarkEnd w:id="13"/>
      <w:bookmarkEnd w:id="14"/>
      <w:bookmarkEnd w:id="15"/>
      <w:bookmarkEnd w:id="16"/>
      <w:r w:rsidRPr="008662E5">
        <w:rPr>
          <w:rFonts w:cstheme="minorHAnsi"/>
        </w:rPr>
        <w:t>Purpose</w:t>
      </w:r>
      <w:bookmarkEnd w:id="17"/>
    </w:p>
    <w:p w14:paraId="22E37E7E" w14:textId="77777777" w:rsidR="009C2D81" w:rsidRPr="008662E5" w:rsidRDefault="009C2D81" w:rsidP="00C70B98">
      <w:pPr>
        <w:rPr>
          <w:rFonts w:cstheme="minorHAnsi"/>
          <w:lang w:val="en-GB"/>
        </w:rPr>
      </w:pPr>
      <w:r w:rsidRPr="008662E5">
        <w:rPr>
          <w:rFonts w:cstheme="minorHAnsi"/>
          <w:lang w:val="en-GB"/>
        </w:rPr>
        <w:t xml:space="preserve">The purpose of this Consortium Agreement is to specify with respect to the Project the relationship among the Parties, </w:t>
      </w:r>
      <w:proofErr w:type="gramStart"/>
      <w:r w:rsidRPr="008662E5">
        <w:rPr>
          <w:rFonts w:cstheme="minorHAnsi"/>
          <w:lang w:val="en-GB"/>
        </w:rPr>
        <w:t>in particular concerning</w:t>
      </w:r>
      <w:proofErr w:type="gramEnd"/>
      <w:r w:rsidRPr="008662E5">
        <w:rPr>
          <w:rFonts w:cstheme="minorHAnsi"/>
          <w:lang w:val="en-GB"/>
        </w:rPr>
        <w:t xml:space="preserve"> the organisation of the work between the Parties, the management of the Project and the rights and obligations of the Parties concerning inter alia liability, Access Rights and dispute resolution.</w:t>
      </w:r>
    </w:p>
    <w:p w14:paraId="0C785B2D" w14:textId="77777777" w:rsidR="009C2D81" w:rsidRPr="008662E5" w:rsidRDefault="009C2D81" w:rsidP="00995801">
      <w:pPr>
        <w:pStyle w:val="Heading1"/>
        <w:rPr>
          <w:rFonts w:cstheme="minorHAnsi"/>
        </w:rPr>
      </w:pPr>
      <w:bookmarkStart w:id="18" w:name="_Toc90241047"/>
      <w:bookmarkStart w:id="19" w:name="_Toc90280824"/>
      <w:bookmarkStart w:id="20" w:name="_Toc90241048"/>
      <w:bookmarkStart w:id="21" w:name="_Toc90280825"/>
      <w:bookmarkStart w:id="22" w:name="_Toc169547860"/>
      <w:bookmarkEnd w:id="18"/>
      <w:bookmarkEnd w:id="19"/>
      <w:bookmarkEnd w:id="20"/>
      <w:bookmarkEnd w:id="21"/>
      <w:r w:rsidRPr="008662E5">
        <w:rPr>
          <w:rFonts w:cstheme="minorHAnsi"/>
          <w:lang w:val="en-GB"/>
        </w:rPr>
        <w:t>Entry</w:t>
      </w:r>
      <w:r w:rsidRPr="008662E5">
        <w:rPr>
          <w:rFonts w:cstheme="minorHAnsi"/>
        </w:rPr>
        <w:t xml:space="preserve"> </w:t>
      </w:r>
      <w:r w:rsidRPr="008662E5">
        <w:rPr>
          <w:rFonts w:cstheme="minorHAnsi"/>
          <w:lang w:val="en-GB"/>
        </w:rPr>
        <w:t>into</w:t>
      </w:r>
      <w:r w:rsidRPr="008662E5">
        <w:rPr>
          <w:rFonts w:cstheme="minorHAnsi"/>
        </w:rPr>
        <w:t xml:space="preserve"> </w:t>
      </w:r>
      <w:r w:rsidRPr="008662E5">
        <w:rPr>
          <w:rFonts w:cstheme="minorHAnsi"/>
          <w:lang w:val="en-GB"/>
        </w:rPr>
        <w:t>force,</w:t>
      </w:r>
      <w:r w:rsidRPr="008662E5">
        <w:rPr>
          <w:rFonts w:cstheme="minorHAnsi"/>
        </w:rPr>
        <w:t xml:space="preserve"> duration and termination</w:t>
      </w:r>
      <w:bookmarkEnd w:id="22"/>
    </w:p>
    <w:p w14:paraId="004E980E" w14:textId="77777777" w:rsidR="009C2D81" w:rsidRPr="008662E5" w:rsidRDefault="009C2D81" w:rsidP="00676650">
      <w:pPr>
        <w:pStyle w:val="Heading2"/>
        <w:rPr>
          <w:lang w:val="en-GB"/>
        </w:rPr>
      </w:pPr>
      <w:r w:rsidRPr="008662E5">
        <w:rPr>
          <w:spacing w:val="-4"/>
          <w:lang w:val="en-GB"/>
        </w:rPr>
        <w:t>Entry</w:t>
      </w:r>
      <w:r w:rsidRPr="008662E5">
        <w:rPr>
          <w:spacing w:val="-6"/>
          <w:lang w:val="en-GB"/>
        </w:rPr>
        <w:t xml:space="preserve"> </w:t>
      </w:r>
      <w:r w:rsidRPr="008662E5">
        <w:rPr>
          <w:lang w:val="en-GB"/>
        </w:rPr>
        <w:t>into</w:t>
      </w:r>
      <w:r w:rsidRPr="008662E5">
        <w:rPr>
          <w:spacing w:val="-9"/>
          <w:lang w:val="en-GB"/>
        </w:rPr>
        <w:t xml:space="preserve"> </w:t>
      </w:r>
      <w:r w:rsidRPr="008662E5">
        <w:rPr>
          <w:lang w:val="en-GB"/>
        </w:rPr>
        <w:t>force</w:t>
      </w:r>
    </w:p>
    <w:p w14:paraId="622C083B" w14:textId="77777777" w:rsidR="009C2D81" w:rsidRPr="008662E5" w:rsidRDefault="009C2D81" w:rsidP="00C70B98">
      <w:pPr>
        <w:rPr>
          <w:rFonts w:eastAsia="Arial" w:cstheme="minorHAnsi"/>
          <w:lang w:val="en-GB"/>
        </w:rPr>
      </w:pPr>
      <w:r w:rsidRPr="008662E5">
        <w:rPr>
          <w:rFonts w:cstheme="minorHAnsi"/>
          <w:spacing w:val="-2"/>
          <w:lang w:val="en-GB"/>
        </w:rPr>
        <w:t>An</w:t>
      </w:r>
      <w:r w:rsidRPr="008662E5">
        <w:rPr>
          <w:rFonts w:cstheme="minorHAnsi"/>
          <w:spacing w:val="-14"/>
          <w:lang w:val="en-GB"/>
        </w:rPr>
        <w:t xml:space="preserve"> </w:t>
      </w:r>
      <w:r w:rsidRPr="008662E5">
        <w:rPr>
          <w:rFonts w:cstheme="minorHAnsi"/>
          <w:spacing w:val="-3"/>
          <w:lang w:val="en-GB"/>
        </w:rPr>
        <w:t>entity</w:t>
      </w:r>
      <w:r w:rsidRPr="008662E5">
        <w:rPr>
          <w:rFonts w:cstheme="minorHAnsi"/>
          <w:spacing w:val="-16"/>
          <w:lang w:val="en-GB"/>
        </w:rPr>
        <w:t xml:space="preserve"> </w:t>
      </w:r>
      <w:r w:rsidRPr="008662E5">
        <w:rPr>
          <w:rFonts w:cstheme="minorHAnsi"/>
          <w:lang w:val="en-GB"/>
        </w:rPr>
        <w:t>becomes</w:t>
      </w:r>
      <w:r w:rsidRPr="008662E5">
        <w:rPr>
          <w:rFonts w:cstheme="minorHAnsi"/>
          <w:spacing w:val="-16"/>
          <w:lang w:val="en-GB"/>
        </w:rPr>
        <w:t xml:space="preserve"> </w:t>
      </w:r>
      <w:r w:rsidRPr="008662E5">
        <w:rPr>
          <w:rFonts w:cstheme="minorHAnsi"/>
          <w:lang w:val="en-GB"/>
        </w:rPr>
        <w:t>a</w:t>
      </w:r>
      <w:r w:rsidRPr="008662E5">
        <w:rPr>
          <w:rFonts w:cstheme="minorHAnsi"/>
          <w:spacing w:val="-14"/>
          <w:lang w:val="en-GB"/>
        </w:rPr>
        <w:t xml:space="preserve"> </w:t>
      </w:r>
      <w:r w:rsidRPr="008662E5">
        <w:rPr>
          <w:rFonts w:cstheme="minorHAnsi"/>
          <w:lang w:val="en-GB"/>
        </w:rPr>
        <w:t>Party</w:t>
      </w:r>
      <w:r w:rsidRPr="008662E5">
        <w:rPr>
          <w:rFonts w:cstheme="minorHAnsi"/>
          <w:spacing w:val="-14"/>
          <w:lang w:val="en-GB"/>
        </w:rPr>
        <w:t xml:space="preserve"> </w:t>
      </w:r>
      <w:r w:rsidRPr="008662E5">
        <w:rPr>
          <w:rFonts w:cstheme="minorHAnsi"/>
          <w:spacing w:val="-1"/>
          <w:lang w:val="en-GB"/>
        </w:rPr>
        <w:t>to</w:t>
      </w:r>
      <w:r w:rsidRPr="008662E5">
        <w:rPr>
          <w:rFonts w:cstheme="minorHAnsi"/>
          <w:spacing w:val="-16"/>
          <w:lang w:val="en-GB"/>
        </w:rPr>
        <w:t xml:space="preserve"> </w:t>
      </w:r>
      <w:r w:rsidRPr="008662E5">
        <w:rPr>
          <w:rFonts w:cstheme="minorHAnsi"/>
          <w:spacing w:val="-3"/>
          <w:lang w:val="en-GB"/>
        </w:rPr>
        <w:t>this</w:t>
      </w:r>
      <w:r w:rsidRPr="008662E5">
        <w:rPr>
          <w:rFonts w:cstheme="minorHAnsi"/>
          <w:spacing w:val="-14"/>
          <w:lang w:val="en-GB"/>
        </w:rPr>
        <w:t xml:space="preserve"> </w:t>
      </w:r>
      <w:r w:rsidRPr="008662E5">
        <w:rPr>
          <w:rFonts w:cstheme="minorHAnsi"/>
          <w:lang w:val="en-GB"/>
        </w:rPr>
        <w:t>Consortium</w:t>
      </w:r>
      <w:r w:rsidRPr="008662E5">
        <w:rPr>
          <w:rFonts w:cstheme="minorHAnsi"/>
          <w:spacing w:val="-15"/>
          <w:lang w:val="en-GB"/>
        </w:rPr>
        <w:t xml:space="preserve"> </w:t>
      </w:r>
      <w:r w:rsidRPr="008662E5">
        <w:rPr>
          <w:rFonts w:cstheme="minorHAnsi"/>
          <w:lang w:val="en-GB"/>
        </w:rPr>
        <w:t>Agreement</w:t>
      </w:r>
      <w:r w:rsidRPr="008662E5">
        <w:rPr>
          <w:rFonts w:cstheme="minorHAnsi"/>
          <w:spacing w:val="-15"/>
          <w:lang w:val="en-GB"/>
        </w:rPr>
        <w:t xml:space="preserve"> </w:t>
      </w:r>
      <w:r w:rsidRPr="008662E5">
        <w:rPr>
          <w:rFonts w:cstheme="minorHAnsi"/>
          <w:spacing w:val="-3"/>
          <w:lang w:val="en-GB"/>
        </w:rPr>
        <w:t>upon</w:t>
      </w:r>
      <w:r w:rsidRPr="008662E5">
        <w:rPr>
          <w:rFonts w:cstheme="minorHAnsi"/>
          <w:spacing w:val="36"/>
          <w:lang w:val="en-GB"/>
        </w:rPr>
        <w:t xml:space="preserve"> </w:t>
      </w:r>
      <w:r w:rsidRPr="008662E5">
        <w:rPr>
          <w:rFonts w:cstheme="minorHAnsi"/>
          <w:lang w:val="en-GB"/>
        </w:rPr>
        <w:t>signature</w:t>
      </w:r>
      <w:r w:rsidRPr="008662E5">
        <w:rPr>
          <w:rFonts w:cstheme="minorHAnsi"/>
          <w:spacing w:val="-7"/>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3"/>
          <w:lang w:val="en-GB"/>
        </w:rPr>
        <w:t>this</w:t>
      </w:r>
      <w:r w:rsidRPr="008662E5">
        <w:rPr>
          <w:rFonts w:cstheme="minorHAnsi"/>
          <w:spacing w:val="-6"/>
          <w:lang w:val="en-GB"/>
        </w:rPr>
        <w:t xml:space="preserve"> </w:t>
      </w:r>
      <w:r w:rsidRPr="008662E5">
        <w:rPr>
          <w:rFonts w:cstheme="minorHAnsi"/>
          <w:lang w:val="en-GB"/>
        </w:rPr>
        <w:t>Consortium</w:t>
      </w:r>
      <w:r w:rsidRPr="008662E5">
        <w:rPr>
          <w:rFonts w:cstheme="minorHAnsi"/>
          <w:spacing w:val="-6"/>
          <w:lang w:val="en-GB"/>
        </w:rPr>
        <w:t xml:space="preserve"> </w:t>
      </w:r>
      <w:r w:rsidRPr="008662E5">
        <w:rPr>
          <w:rFonts w:cstheme="minorHAnsi"/>
          <w:lang w:val="en-GB"/>
        </w:rPr>
        <w:t>Agreement</w:t>
      </w:r>
      <w:r w:rsidRPr="008662E5">
        <w:rPr>
          <w:rFonts w:cstheme="minorHAnsi"/>
          <w:spacing w:val="-5"/>
          <w:lang w:val="en-GB"/>
        </w:rPr>
        <w:t xml:space="preserve"> </w:t>
      </w:r>
      <w:r w:rsidRPr="008662E5">
        <w:rPr>
          <w:rFonts w:cstheme="minorHAnsi"/>
          <w:spacing w:val="-2"/>
          <w:lang w:val="en-GB"/>
        </w:rPr>
        <w:t>by</w:t>
      </w:r>
      <w:r w:rsidRPr="008662E5">
        <w:rPr>
          <w:rFonts w:cstheme="minorHAnsi"/>
          <w:spacing w:val="-6"/>
          <w:lang w:val="en-GB"/>
        </w:rPr>
        <w:t xml:space="preserve"> </w:t>
      </w:r>
      <w:r w:rsidRPr="008662E5">
        <w:rPr>
          <w:rFonts w:cstheme="minorHAnsi"/>
          <w:lang w:val="en-GB"/>
        </w:rPr>
        <w:t>a</w:t>
      </w:r>
      <w:r w:rsidRPr="008662E5">
        <w:rPr>
          <w:rFonts w:cstheme="minorHAnsi"/>
          <w:spacing w:val="-7"/>
          <w:lang w:val="en-GB"/>
        </w:rPr>
        <w:t xml:space="preserve"> </w:t>
      </w:r>
      <w:r w:rsidRPr="008662E5">
        <w:rPr>
          <w:rFonts w:cstheme="minorHAnsi"/>
          <w:lang w:val="en-GB"/>
        </w:rPr>
        <w:t>duly</w:t>
      </w:r>
      <w:r w:rsidRPr="008662E5">
        <w:rPr>
          <w:rFonts w:cstheme="minorHAnsi"/>
          <w:spacing w:val="-9"/>
          <w:lang w:val="en-GB"/>
        </w:rPr>
        <w:t xml:space="preserve"> </w:t>
      </w:r>
      <w:r w:rsidRPr="008662E5">
        <w:rPr>
          <w:rFonts w:cstheme="minorHAnsi"/>
          <w:lang w:val="en-GB"/>
        </w:rPr>
        <w:t>authorised</w:t>
      </w:r>
      <w:r w:rsidRPr="008662E5">
        <w:rPr>
          <w:rFonts w:cstheme="minorHAnsi"/>
          <w:spacing w:val="50"/>
          <w:lang w:val="en-GB"/>
        </w:rPr>
        <w:t xml:space="preserve"> </w:t>
      </w:r>
      <w:r w:rsidRPr="008662E5">
        <w:rPr>
          <w:rFonts w:cstheme="minorHAnsi"/>
          <w:lang w:val="en-GB"/>
        </w:rPr>
        <w:t>representative.</w:t>
      </w:r>
    </w:p>
    <w:p w14:paraId="4E44B3A6" w14:textId="77777777" w:rsidR="009C2D81" w:rsidRPr="008662E5" w:rsidRDefault="009C2D81" w:rsidP="00C70B98">
      <w:pPr>
        <w:rPr>
          <w:rFonts w:cstheme="minorHAnsi"/>
          <w:lang w:val="en-GB"/>
        </w:rPr>
      </w:pPr>
      <w:r w:rsidRPr="008662E5">
        <w:rPr>
          <w:rFonts w:cstheme="minorHAnsi"/>
          <w:lang w:val="en-GB"/>
        </w:rPr>
        <w:t>This Consortium Agreement shall have effect from the Effective Date identified at the beginning of this Consortium Agreement.</w:t>
      </w:r>
    </w:p>
    <w:p w14:paraId="3CACC4F7" w14:textId="0A1ECF2F" w:rsidR="009C2D81" w:rsidRPr="008662E5" w:rsidRDefault="009C2D81" w:rsidP="00C70B98">
      <w:pPr>
        <w:rPr>
          <w:rFonts w:cstheme="minorHAnsi"/>
          <w:lang w:val="en-GB"/>
        </w:rPr>
      </w:pPr>
      <w:r w:rsidRPr="008662E5">
        <w:rPr>
          <w:rFonts w:cstheme="minorHAnsi"/>
          <w:lang w:val="en-GB"/>
        </w:rPr>
        <w:t xml:space="preserve">An entity becomes a new Party to the Consortium Agreement upon signature of the accession document (Attachment 2) by the new Party and the </w:t>
      </w:r>
      <w:commentRangeStart w:id="23"/>
      <w:commentRangeStart w:id="24"/>
      <w:r w:rsidR="004033D8">
        <w:rPr>
          <w:rFonts w:cstheme="minorHAnsi"/>
          <w:lang w:val="en-GB"/>
        </w:rPr>
        <w:t>other Parties</w:t>
      </w:r>
      <w:commentRangeEnd w:id="23"/>
      <w:r w:rsidR="004033D8">
        <w:rPr>
          <w:rStyle w:val="CommentReference"/>
        </w:rPr>
        <w:commentReference w:id="23"/>
      </w:r>
      <w:commentRangeEnd w:id="24"/>
      <w:r w:rsidR="004033D8">
        <w:rPr>
          <w:rStyle w:val="CommentReference"/>
        </w:rPr>
        <w:commentReference w:id="24"/>
      </w:r>
      <w:r w:rsidRPr="008662E5">
        <w:rPr>
          <w:rFonts w:cstheme="minorHAnsi"/>
          <w:lang w:val="en-GB"/>
        </w:rPr>
        <w:t>. Such accession shall have effect from the date identified in the accession document.</w:t>
      </w:r>
    </w:p>
    <w:p w14:paraId="4B0D1384" w14:textId="77777777" w:rsidR="009C2D81" w:rsidRPr="008662E5" w:rsidRDefault="009C2D81" w:rsidP="00676650">
      <w:pPr>
        <w:pStyle w:val="Heading2"/>
        <w:rPr>
          <w:lang w:val="en-GB"/>
        </w:rPr>
      </w:pPr>
      <w:bookmarkStart w:id="25" w:name="_Toc90241051"/>
      <w:bookmarkEnd w:id="25"/>
      <w:r w:rsidRPr="008662E5">
        <w:rPr>
          <w:lang w:val="en-GB"/>
        </w:rPr>
        <w:t>Duration</w:t>
      </w:r>
      <w:r w:rsidRPr="008662E5">
        <w:rPr>
          <w:spacing w:val="-7"/>
          <w:lang w:val="en-GB"/>
        </w:rPr>
        <w:t xml:space="preserve"> </w:t>
      </w:r>
      <w:r w:rsidRPr="008662E5">
        <w:rPr>
          <w:spacing w:val="-2"/>
          <w:lang w:val="en-GB"/>
        </w:rPr>
        <w:t>and</w:t>
      </w:r>
      <w:r w:rsidRPr="008662E5">
        <w:rPr>
          <w:spacing w:val="-9"/>
          <w:lang w:val="en-GB"/>
        </w:rPr>
        <w:t xml:space="preserve"> </w:t>
      </w:r>
      <w:r w:rsidRPr="008662E5">
        <w:rPr>
          <w:lang w:val="en-GB"/>
        </w:rPr>
        <w:t>termination</w:t>
      </w:r>
    </w:p>
    <w:p w14:paraId="4FB29C59" w14:textId="77777777" w:rsidR="009C2D81" w:rsidRPr="008662E5" w:rsidRDefault="009C2D81" w:rsidP="00C70B98">
      <w:pPr>
        <w:rPr>
          <w:rFonts w:cstheme="minorHAnsi"/>
          <w:lang w:val="en-GB"/>
        </w:rPr>
      </w:pPr>
      <w:r w:rsidRPr="008662E5">
        <w:rPr>
          <w:rFonts w:cstheme="minorHAnsi"/>
          <w:lang w:val="en-GB"/>
        </w:rPr>
        <w:t>This Consortium Agreement shall continue in full force and effect until complete fulfilment of all obligations undertaken by the Parties under the Grant Agreement and under this Consortium Agreement.</w:t>
      </w:r>
    </w:p>
    <w:p w14:paraId="1224E3AB" w14:textId="77777777" w:rsidR="009C2D81" w:rsidRPr="008662E5" w:rsidRDefault="009C2D81" w:rsidP="00C70B98">
      <w:pPr>
        <w:rPr>
          <w:rFonts w:cstheme="minorHAnsi"/>
          <w:lang w:val="en-GB"/>
        </w:rPr>
      </w:pPr>
      <w:r w:rsidRPr="008662E5">
        <w:rPr>
          <w:rFonts w:cstheme="minorHAnsi"/>
          <w:lang w:val="en-GB"/>
        </w:rPr>
        <w:t>However, this Consortium Agreement or the participation of one or more Parties to it may be terminated in accordance with the terms of this Consortium Agreement.</w:t>
      </w:r>
    </w:p>
    <w:p w14:paraId="2C3EC8BA" w14:textId="77777777" w:rsidR="009C2D81" w:rsidRPr="008662E5" w:rsidRDefault="009C2D81" w:rsidP="00712D28">
      <w:pPr>
        <w:keepNext/>
        <w:rPr>
          <w:rFonts w:cstheme="minorHAnsi"/>
          <w:lang w:val="en-GB"/>
        </w:rPr>
      </w:pPr>
      <w:r w:rsidRPr="008662E5">
        <w:rPr>
          <w:rFonts w:cstheme="minorHAnsi"/>
          <w:lang w:val="en-GB"/>
        </w:rPr>
        <w:lastRenderedPageBreak/>
        <w:t>If</w:t>
      </w:r>
    </w:p>
    <w:p w14:paraId="7FA7447C" w14:textId="77777777" w:rsidR="009C2D81" w:rsidRPr="008662E5" w:rsidRDefault="009C2D81" w:rsidP="00995801">
      <w:pPr>
        <w:pStyle w:val="ListBullet"/>
        <w:rPr>
          <w:rFonts w:cstheme="minorHAnsi"/>
          <w:lang w:val="en-GB"/>
        </w:rPr>
      </w:pPr>
      <w:r w:rsidRPr="008662E5">
        <w:rPr>
          <w:rFonts w:cstheme="minorHAnsi"/>
          <w:lang w:val="en-GB"/>
        </w:rPr>
        <w:t xml:space="preserve">the Grant Agreement is not signed by the Granting Authority or a Party, or </w:t>
      </w:r>
    </w:p>
    <w:p w14:paraId="4EFB3CBC" w14:textId="77777777" w:rsidR="009C2D81" w:rsidRPr="008662E5" w:rsidRDefault="009C2D81" w:rsidP="00995801">
      <w:pPr>
        <w:pStyle w:val="ListBullet"/>
        <w:rPr>
          <w:rFonts w:cstheme="minorHAnsi"/>
          <w:lang w:val="en-GB"/>
        </w:rPr>
      </w:pPr>
      <w:r w:rsidRPr="008662E5">
        <w:rPr>
          <w:rFonts w:cstheme="minorHAnsi"/>
          <w:lang w:val="en-GB"/>
        </w:rPr>
        <w:t>the Grant Agreement is terminated, or</w:t>
      </w:r>
    </w:p>
    <w:p w14:paraId="1755E386" w14:textId="77777777" w:rsidR="009C2D81" w:rsidRPr="008662E5" w:rsidRDefault="009C2D81" w:rsidP="00995801">
      <w:pPr>
        <w:pStyle w:val="ListBullet"/>
        <w:rPr>
          <w:rFonts w:cstheme="minorHAnsi"/>
          <w:lang w:val="en-GB"/>
        </w:rPr>
      </w:pPr>
      <w:r w:rsidRPr="008662E5">
        <w:rPr>
          <w:rFonts w:cstheme="minorHAnsi"/>
          <w:lang w:val="en-GB"/>
        </w:rPr>
        <w:t xml:space="preserve">a Party's participation in the Grant Agreement is terminated, </w:t>
      </w:r>
    </w:p>
    <w:p w14:paraId="55063C62" w14:textId="6E355439" w:rsidR="009C2D81" w:rsidRPr="004851F4" w:rsidRDefault="009C2D81" w:rsidP="00C70B98">
      <w:pPr>
        <w:rPr>
          <w:rFonts w:cstheme="minorHAnsi"/>
        </w:rPr>
      </w:pPr>
      <w:r w:rsidRPr="008662E5">
        <w:rPr>
          <w:rFonts w:cstheme="minorHAnsi"/>
          <w:lang w:val="en-GB"/>
        </w:rPr>
        <w:t xml:space="preserve">this Consortium Agreement shall automatically terminate in respect </w:t>
      </w:r>
      <w:r w:rsidRPr="008662E5">
        <w:rPr>
          <w:rFonts w:cstheme="minorHAnsi"/>
        </w:rPr>
        <w:t xml:space="preserve">of </w:t>
      </w:r>
      <w:r w:rsidR="00C20C71" w:rsidRPr="008662E5">
        <w:rPr>
          <w:rFonts w:cstheme="minorHAnsi"/>
        </w:rPr>
        <w:t xml:space="preserve">the </w:t>
      </w:r>
      <w:r w:rsidRPr="008662E5">
        <w:rPr>
          <w:rFonts w:cstheme="minorHAnsi"/>
          <w:lang w:val="en-GB"/>
        </w:rPr>
        <w:t>Party/</w:t>
      </w:r>
      <w:proofErr w:type="spellStart"/>
      <w:r w:rsidRPr="008662E5">
        <w:rPr>
          <w:rFonts w:cstheme="minorHAnsi"/>
          <w:lang w:val="en-GB"/>
        </w:rPr>
        <w:t>ies</w:t>
      </w:r>
      <w:proofErr w:type="spellEnd"/>
      <w:r w:rsidR="004164ED" w:rsidRPr="008662E5">
        <w:rPr>
          <w:rFonts w:cstheme="minorHAnsi"/>
          <w:lang w:val="en-GB"/>
        </w:rPr>
        <w:t xml:space="preserve"> </w:t>
      </w:r>
      <w:r w:rsidR="00410AEE">
        <w:rPr>
          <w:rFonts w:cstheme="minorHAnsi"/>
          <w:lang w:val="en-GB"/>
        </w:rPr>
        <w:t>concerned</w:t>
      </w:r>
      <w:r w:rsidRPr="008662E5">
        <w:rPr>
          <w:rFonts w:cstheme="minorHAnsi"/>
          <w:lang w:val="en-GB"/>
        </w:rPr>
        <w:t xml:space="preserve">, subject to the provisions surviving the expiration or termination under Section </w:t>
      </w:r>
      <w:r w:rsidR="00EB4DA3" w:rsidRPr="008662E5">
        <w:rPr>
          <w:rFonts w:cstheme="minorHAnsi"/>
          <w:lang w:val="en-GB"/>
        </w:rPr>
        <w:t>3.3</w:t>
      </w:r>
      <w:r w:rsidRPr="008662E5">
        <w:rPr>
          <w:rFonts w:cstheme="minorHAnsi"/>
          <w:lang w:val="en-GB"/>
        </w:rPr>
        <w:t xml:space="preserve"> of this Consortium Agreement.</w:t>
      </w:r>
    </w:p>
    <w:p w14:paraId="5605A678" w14:textId="109F67C9" w:rsidR="00AC56E5" w:rsidRPr="00AC56E5" w:rsidRDefault="00AC56E5" w:rsidP="00AC56E5">
      <w:pPr>
        <w:rPr>
          <w:rFonts w:cstheme="minorHAnsi"/>
        </w:rPr>
      </w:pPr>
      <w:r w:rsidRPr="00AC56E5">
        <w:rPr>
          <w:rFonts w:cstheme="minorHAnsi"/>
        </w:rPr>
        <w:t>If an Associated Partner´s participation in the Project is terminated, its participation in this Consortium Agreement may be terminated subject to the provisions surviving the expiration or termination under this Consortium Agreement (Section 4.2 and Section 3.3).</w:t>
      </w:r>
    </w:p>
    <w:p w14:paraId="6B4757FC" w14:textId="77777777" w:rsidR="009C2D81" w:rsidRPr="008662E5" w:rsidRDefault="009C2D81" w:rsidP="00676650">
      <w:pPr>
        <w:pStyle w:val="Heading2"/>
        <w:rPr>
          <w:lang w:val="en-GB"/>
        </w:rPr>
      </w:pPr>
      <w:bookmarkStart w:id="26" w:name="_Toc90241053"/>
      <w:bookmarkStart w:id="27" w:name="_Toc90241054"/>
      <w:bookmarkStart w:id="28" w:name="_Ref90241180"/>
      <w:bookmarkEnd w:id="26"/>
      <w:bookmarkEnd w:id="27"/>
      <w:r w:rsidRPr="008662E5">
        <w:rPr>
          <w:lang w:val="en-GB"/>
        </w:rPr>
        <w:t>Survival</w:t>
      </w:r>
      <w:r w:rsidRPr="008662E5">
        <w:rPr>
          <w:spacing w:val="-5"/>
          <w:lang w:val="en-GB"/>
        </w:rPr>
        <w:t xml:space="preserve"> </w:t>
      </w:r>
      <w:r w:rsidRPr="008662E5">
        <w:rPr>
          <w:spacing w:val="-3"/>
          <w:lang w:val="en-GB"/>
        </w:rPr>
        <w:t>of</w:t>
      </w:r>
      <w:r w:rsidRPr="008662E5">
        <w:rPr>
          <w:spacing w:val="-5"/>
          <w:lang w:val="en-GB"/>
        </w:rPr>
        <w:t xml:space="preserve"> </w:t>
      </w:r>
      <w:r w:rsidRPr="008662E5">
        <w:rPr>
          <w:lang w:val="en-GB"/>
        </w:rPr>
        <w:t>rights</w:t>
      </w:r>
      <w:r w:rsidRPr="008662E5">
        <w:rPr>
          <w:spacing w:val="-6"/>
          <w:lang w:val="en-GB"/>
        </w:rPr>
        <w:t xml:space="preserve"> </w:t>
      </w:r>
      <w:r w:rsidRPr="008662E5">
        <w:rPr>
          <w:spacing w:val="-3"/>
          <w:lang w:val="en-GB"/>
        </w:rPr>
        <w:t>and</w:t>
      </w:r>
      <w:r w:rsidRPr="008662E5">
        <w:rPr>
          <w:spacing w:val="-7"/>
          <w:lang w:val="en-GB"/>
        </w:rPr>
        <w:t xml:space="preserve"> </w:t>
      </w:r>
      <w:r w:rsidRPr="008662E5">
        <w:rPr>
          <w:lang w:val="en-GB"/>
        </w:rPr>
        <w:t>obligations</w:t>
      </w:r>
      <w:bookmarkEnd w:id="28"/>
    </w:p>
    <w:p w14:paraId="2B075D54" w14:textId="77777777" w:rsidR="009C2D81" w:rsidRPr="008662E5" w:rsidRDefault="009C2D81" w:rsidP="00C70B98">
      <w:pPr>
        <w:rPr>
          <w:rFonts w:cstheme="minorHAnsi"/>
          <w:lang w:val="en-GB"/>
        </w:rPr>
      </w:pPr>
      <w:r w:rsidRPr="008662E5">
        <w:rPr>
          <w:rFonts w:cstheme="minorHAnsi"/>
          <w:lang w:val="en-GB"/>
        </w:rPr>
        <w:t xml:space="preserve">The provisions relating to Access Rights, Dissemination and confidentiality, for the </w:t>
      </w:r>
      <w:proofErr w:type="gramStart"/>
      <w:r w:rsidRPr="008662E5">
        <w:rPr>
          <w:rFonts w:cstheme="minorHAnsi"/>
          <w:lang w:val="en-GB"/>
        </w:rPr>
        <w:t>time period</w:t>
      </w:r>
      <w:proofErr w:type="gramEnd"/>
      <w:r w:rsidRPr="008662E5">
        <w:rPr>
          <w:rFonts w:cstheme="minorHAnsi"/>
          <w:lang w:val="en-GB"/>
        </w:rPr>
        <w:t xml:space="preserve"> mentioned therein, as well as for liability, applicable law and settlement of disputes shall survive the expiration or termination of this Consortium Agreement.</w:t>
      </w:r>
    </w:p>
    <w:p w14:paraId="54941FE1" w14:textId="77777777" w:rsidR="009C2D81" w:rsidRPr="008662E5" w:rsidRDefault="009C2D81" w:rsidP="00C70B98">
      <w:pPr>
        <w:rPr>
          <w:rFonts w:cstheme="minorHAnsi"/>
          <w:lang w:val="en-GB"/>
        </w:rPr>
      </w:pPr>
      <w:r w:rsidRPr="008662E5">
        <w:rPr>
          <w:rFonts w:cstheme="minorHAnsi"/>
          <w:lang w:val="en-GB"/>
        </w:rPr>
        <w:t>Termination shall not affect any rights or obligations of a Party leaving the Project incurred prior to the date of termination, unless otherwise agreed between the General Assembly and the leaving Party. This includes the obligation to provide all necessary input, deliverables and documents for the period of its participation.</w:t>
      </w:r>
    </w:p>
    <w:p w14:paraId="5197D5B3" w14:textId="77777777" w:rsidR="009C2D81" w:rsidRPr="008662E5" w:rsidRDefault="009C2D81" w:rsidP="00995801">
      <w:pPr>
        <w:pStyle w:val="Heading1"/>
        <w:rPr>
          <w:rFonts w:cstheme="minorHAnsi"/>
        </w:rPr>
      </w:pPr>
      <w:bookmarkStart w:id="29" w:name="_Toc90241056"/>
      <w:bookmarkStart w:id="30" w:name="_Toc90280827"/>
      <w:bookmarkStart w:id="31" w:name="_Toc169547861"/>
      <w:bookmarkEnd w:id="29"/>
      <w:bookmarkEnd w:id="30"/>
      <w:r w:rsidRPr="008662E5">
        <w:rPr>
          <w:rFonts w:cstheme="minorHAnsi"/>
          <w:lang w:val="en-GB"/>
        </w:rPr>
        <w:t xml:space="preserve">Responsibilities </w:t>
      </w:r>
      <w:r w:rsidRPr="008662E5">
        <w:rPr>
          <w:rFonts w:cstheme="minorHAnsi"/>
        </w:rPr>
        <w:t xml:space="preserve">of </w:t>
      </w:r>
      <w:r w:rsidRPr="008662E5">
        <w:rPr>
          <w:rFonts w:cstheme="minorHAnsi"/>
          <w:lang w:val="en-GB"/>
        </w:rPr>
        <w:t>Parties</w:t>
      </w:r>
      <w:bookmarkEnd w:id="31"/>
    </w:p>
    <w:p w14:paraId="48EE217F" w14:textId="77777777" w:rsidR="009C2D81" w:rsidRPr="008662E5" w:rsidRDefault="009C2D81" w:rsidP="00676650">
      <w:pPr>
        <w:pStyle w:val="Heading2"/>
        <w:rPr>
          <w:lang w:val="en-GB"/>
        </w:rPr>
      </w:pPr>
      <w:r w:rsidRPr="008662E5">
        <w:rPr>
          <w:lang w:val="en-GB"/>
        </w:rPr>
        <w:t>General</w:t>
      </w:r>
      <w:r w:rsidRPr="008662E5">
        <w:rPr>
          <w:spacing w:val="-7"/>
          <w:lang w:val="en-GB"/>
        </w:rPr>
        <w:t xml:space="preserve"> </w:t>
      </w:r>
      <w:r w:rsidRPr="008662E5">
        <w:rPr>
          <w:lang w:val="en-GB"/>
        </w:rPr>
        <w:t>principles</w:t>
      </w:r>
    </w:p>
    <w:p w14:paraId="7287ED6F" w14:textId="77777777" w:rsidR="009C2D81" w:rsidRPr="008662E5" w:rsidRDefault="009C2D81" w:rsidP="00C70B98">
      <w:pPr>
        <w:rPr>
          <w:rFonts w:cstheme="minorHAnsi"/>
          <w:lang w:val="en-GB"/>
        </w:rPr>
      </w:pPr>
      <w:r w:rsidRPr="008662E5">
        <w:rPr>
          <w:rFonts w:cstheme="minorHAnsi"/>
          <w:lang w:val="en-GB"/>
        </w:rPr>
        <w:t xml:space="preserve">Each Party undertakes to take part in the efficient implementation of the Project, and to cooperate, perform and fulfil, promptly and on time, </w:t>
      </w:r>
      <w:proofErr w:type="gramStart"/>
      <w:r w:rsidRPr="008662E5">
        <w:rPr>
          <w:rFonts w:cstheme="minorHAnsi"/>
          <w:lang w:val="en-GB"/>
        </w:rPr>
        <w:t>all of</w:t>
      </w:r>
      <w:proofErr w:type="gramEnd"/>
      <w:r w:rsidRPr="008662E5">
        <w:rPr>
          <w:rFonts w:cstheme="minorHAnsi"/>
          <w:lang w:val="en-GB"/>
        </w:rPr>
        <w:t xml:space="preserve"> its obligations under the Grant Agreement and this Consortium Agreement as may be reasonably required from it and in a manner of good faith as prescribed by Belgian law.</w:t>
      </w:r>
    </w:p>
    <w:p w14:paraId="63ACB588" w14:textId="77777777" w:rsidR="009C2D81" w:rsidRPr="008662E5" w:rsidRDefault="009C2D81" w:rsidP="00C70B98">
      <w:pPr>
        <w:rPr>
          <w:rFonts w:cstheme="minorHAnsi"/>
          <w:lang w:val="en-GB"/>
        </w:rPr>
      </w:pPr>
      <w:r w:rsidRPr="008662E5">
        <w:rPr>
          <w:rFonts w:cstheme="minorHAnsi"/>
          <w:lang w:val="en-GB"/>
        </w:rPr>
        <w:t>Each Party undertakes to notify promptly the Granting Authority and the other Parties, in accordance with the governance structure of the Project, of any significant information, fact, problem or delay likely to affect the Project.</w:t>
      </w:r>
    </w:p>
    <w:p w14:paraId="73BD0622" w14:textId="780EA013" w:rsidR="009C2D81" w:rsidRPr="008662E5" w:rsidRDefault="009C2D81" w:rsidP="00C70B98">
      <w:pPr>
        <w:rPr>
          <w:rFonts w:cstheme="minorHAnsi"/>
          <w:lang w:val="en-GB"/>
        </w:rPr>
      </w:pPr>
      <w:r w:rsidRPr="008662E5">
        <w:rPr>
          <w:rFonts w:cstheme="minorHAnsi"/>
          <w:lang w:val="en-GB"/>
        </w:rPr>
        <w:t>Each Party shall promptly provide all information reasonably required by a Consortium Body to carry out its tasks and shall responsibly manage the access of its employees to the EU Funding &amp; Tenders Portal.</w:t>
      </w:r>
    </w:p>
    <w:p w14:paraId="35A13D7D" w14:textId="77777777" w:rsidR="009C2D81" w:rsidRDefault="009C2D81" w:rsidP="00C70B98">
      <w:pPr>
        <w:rPr>
          <w:rFonts w:cstheme="minorHAnsi"/>
          <w:lang w:val="en-GB"/>
        </w:rPr>
      </w:pPr>
      <w:r w:rsidRPr="008662E5">
        <w:rPr>
          <w:rFonts w:cstheme="minorHAnsi"/>
          <w:lang w:val="en-GB"/>
        </w:rPr>
        <w:t>Each Party shall take reasonable measures to ensure the accuracy of any information or materials it supplies to the other Parties.</w:t>
      </w:r>
    </w:p>
    <w:p w14:paraId="6FA94F9B" w14:textId="52324CD9" w:rsidR="007D68C7" w:rsidRDefault="007D68C7" w:rsidP="007D68C7">
      <w:pPr>
        <w:pStyle w:val="Heading2"/>
        <w:rPr>
          <w:lang w:val="en-GB"/>
        </w:rPr>
      </w:pPr>
      <w:r w:rsidRPr="007D68C7">
        <w:rPr>
          <w:lang w:val="en-GB"/>
        </w:rPr>
        <w:t>Specific responsibilities for Associated Partners</w:t>
      </w:r>
    </w:p>
    <w:p w14:paraId="66DF7925" w14:textId="77777777" w:rsidR="007D68C7" w:rsidRPr="007D68C7" w:rsidRDefault="007D68C7" w:rsidP="007D68C7">
      <w:pPr>
        <w:rPr>
          <w:rFonts w:cstheme="minorHAnsi"/>
          <w:lang w:val="en-GB"/>
        </w:rPr>
      </w:pPr>
      <w:r w:rsidRPr="007D68C7">
        <w:rPr>
          <w:rFonts w:cstheme="minorHAnsi"/>
          <w:lang w:val="en-GB"/>
        </w:rPr>
        <w:t>For the avoidance of doubt, the Associated Partners do not sign the Grant Agreement and do</w:t>
      </w:r>
      <w:r>
        <w:rPr>
          <w:rFonts w:cstheme="minorHAnsi"/>
          <w:lang w:val="en-GB"/>
        </w:rPr>
        <w:t xml:space="preserve"> </w:t>
      </w:r>
      <w:r w:rsidRPr="007D68C7">
        <w:rPr>
          <w:rFonts w:cstheme="minorHAnsi"/>
          <w:lang w:val="en-GB"/>
        </w:rPr>
        <w:t>not receive funding from the Granting Authority and therefore do not have a right to charge</w:t>
      </w:r>
      <w:r>
        <w:rPr>
          <w:rFonts w:cstheme="minorHAnsi"/>
          <w:lang w:val="en-GB"/>
        </w:rPr>
        <w:t xml:space="preserve"> </w:t>
      </w:r>
      <w:r w:rsidRPr="007D68C7">
        <w:rPr>
          <w:rFonts w:cstheme="minorHAnsi"/>
          <w:lang w:val="en-GB"/>
        </w:rPr>
        <w:t>costs or claim contributions from the Granting Authority. Associated Partners must ensure their</w:t>
      </w:r>
      <w:r>
        <w:rPr>
          <w:rFonts w:cstheme="minorHAnsi"/>
          <w:lang w:val="en-GB"/>
        </w:rPr>
        <w:t xml:space="preserve"> </w:t>
      </w:r>
      <w:r w:rsidRPr="007D68C7">
        <w:rPr>
          <w:rFonts w:cstheme="minorHAnsi"/>
          <w:lang w:val="en-GB"/>
        </w:rPr>
        <w:t>own funding for the implementation of the Project. However, certain terms and conditions of the</w:t>
      </w:r>
      <w:r>
        <w:rPr>
          <w:rFonts w:cstheme="minorHAnsi"/>
          <w:lang w:val="en-GB"/>
        </w:rPr>
        <w:t xml:space="preserve"> </w:t>
      </w:r>
      <w:r w:rsidRPr="007D68C7">
        <w:rPr>
          <w:rFonts w:cstheme="minorHAnsi"/>
          <w:lang w:val="en-GB"/>
        </w:rPr>
        <w:t xml:space="preserve">Grant Agreement and its Annexes are applicable to the Associated Partners. The </w:t>
      </w:r>
      <w:proofErr w:type="gramStart"/>
      <w:r w:rsidRPr="007D68C7">
        <w:rPr>
          <w:rFonts w:cstheme="minorHAnsi"/>
          <w:lang w:val="en-GB"/>
        </w:rPr>
        <w:t>Coordinator</w:t>
      </w:r>
      <w:proofErr w:type="gramEnd"/>
      <w:r>
        <w:rPr>
          <w:rFonts w:cstheme="minorHAnsi"/>
          <w:lang w:val="en-GB"/>
        </w:rPr>
        <w:t xml:space="preserve"> </w:t>
      </w:r>
      <w:r w:rsidRPr="007D68C7">
        <w:rPr>
          <w:rFonts w:cstheme="minorHAnsi"/>
          <w:lang w:val="en-GB"/>
        </w:rPr>
        <w:t>will share a copy of the signed Grant Agreement and information on any amendments with the</w:t>
      </w:r>
      <w:r>
        <w:rPr>
          <w:rFonts w:cstheme="minorHAnsi"/>
          <w:lang w:val="en-GB"/>
        </w:rPr>
        <w:t xml:space="preserve"> </w:t>
      </w:r>
      <w:r w:rsidRPr="007D68C7">
        <w:rPr>
          <w:rFonts w:cstheme="minorHAnsi"/>
          <w:lang w:val="en-GB"/>
        </w:rPr>
        <w:t>Associated Partners.</w:t>
      </w:r>
    </w:p>
    <w:p w14:paraId="2637801F" w14:textId="77777777" w:rsidR="007D68C7" w:rsidRDefault="007D68C7" w:rsidP="007D68C7">
      <w:pPr>
        <w:rPr>
          <w:rFonts w:cstheme="minorHAnsi"/>
          <w:lang w:val="en-GB"/>
        </w:rPr>
      </w:pPr>
      <w:r w:rsidRPr="007D68C7">
        <w:rPr>
          <w:rFonts w:cstheme="minorHAnsi"/>
          <w:lang w:val="en-GB"/>
        </w:rPr>
        <w:lastRenderedPageBreak/>
        <w:t>The Associated Partners hereby commit to implement the Project tasks attributed to them in</w:t>
      </w:r>
      <w:r>
        <w:rPr>
          <w:rFonts w:cstheme="minorHAnsi"/>
          <w:lang w:val="en-GB"/>
        </w:rPr>
        <w:t xml:space="preserve"> </w:t>
      </w:r>
      <w:r w:rsidRPr="007D68C7">
        <w:rPr>
          <w:rFonts w:cstheme="minorHAnsi"/>
          <w:lang w:val="en-GB"/>
        </w:rPr>
        <w:t>Annex 1 of the Grant Agreement.</w:t>
      </w:r>
      <w:r>
        <w:rPr>
          <w:rFonts w:cstheme="minorHAnsi"/>
          <w:lang w:val="en-GB"/>
        </w:rPr>
        <w:t xml:space="preserve"> </w:t>
      </w:r>
    </w:p>
    <w:p w14:paraId="3A3AEC85" w14:textId="77777777" w:rsidR="007D68C7" w:rsidRDefault="007D68C7" w:rsidP="007D68C7">
      <w:pPr>
        <w:rPr>
          <w:rFonts w:cstheme="minorHAnsi"/>
          <w:lang w:val="en-GB"/>
        </w:rPr>
      </w:pPr>
      <w:r w:rsidRPr="007D68C7">
        <w:rPr>
          <w:rFonts w:cstheme="minorHAnsi"/>
          <w:lang w:val="en-GB"/>
        </w:rPr>
        <w:t>In addition, the Associated Partners hereby commit especially to the following articles of the</w:t>
      </w:r>
      <w:r>
        <w:rPr>
          <w:rFonts w:cstheme="minorHAnsi"/>
          <w:lang w:val="en-GB"/>
        </w:rPr>
        <w:t xml:space="preserve"> </w:t>
      </w:r>
      <w:r w:rsidRPr="007D68C7">
        <w:rPr>
          <w:rFonts w:cstheme="minorHAnsi"/>
          <w:lang w:val="en-GB"/>
        </w:rPr>
        <w:t>Grant Agreement and related regulations of Annex 5:</w:t>
      </w:r>
    </w:p>
    <w:p w14:paraId="01907A3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Proper implementation of the action (Article 11)</w:t>
      </w:r>
    </w:p>
    <w:p w14:paraId="1EAC7568"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Conflicts of interest (Article 12)</w:t>
      </w:r>
    </w:p>
    <w:p w14:paraId="5920D4D2"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Confidentiality and security (Article 13)</w:t>
      </w:r>
    </w:p>
    <w:p w14:paraId="5B9170EA"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Ethics and values (Article 14)</w:t>
      </w:r>
    </w:p>
    <w:p w14:paraId="75A5A376"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Visibility (Article 17.2)</w:t>
      </w:r>
    </w:p>
    <w:p w14:paraId="6E7CD9A1" w14:textId="77777777"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Specific rules for carrying out the action (Article 18)</w:t>
      </w:r>
    </w:p>
    <w:p w14:paraId="46B5E7C1" w14:textId="738B8704" w:rsidR="007D68C7" w:rsidRPr="007D68C7" w:rsidRDefault="007D68C7" w:rsidP="007D68C7">
      <w:pPr>
        <w:pStyle w:val="ListParagraph"/>
        <w:numPr>
          <w:ilvl w:val="0"/>
          <w:numId w:val="117"/>
        </w:numPr>
        <w:spacing w:before="0" w:after="0"/>
        <w:rPr>
          <w:rFonts w:cstheme="minorHAnsi"/>
          <w:lang w:val="en-GB"/>
        </w:rPr>
      </w:pPr>
      <w:r w:rsidRPr="007D68C7">
        <w:rPr>
          <w:rFonts w:cstheme="minorHAnsi"/>
          <w:lang w:val="en-GB"/>
        </w:rPr>
        <w:t>Information obligations (Article 19)</w:t>
      </w:r>
    </w:p>
    <w:p w14:paraId="4B88B11A" w14:textId="77777777" w:rsidR="007D68C7" w:rsidRPr="007D68C7" w:rsidRDefault="007D68C7" w:rsidP="007D68C7">
      <w:pPr>
        <w:pStyle w:val="ListParagraph"/>
        <w:numPr>
          <w:ilvl w:val="0"/>
          <w:numId w:val="117"/>
        </w:numPr>
        <w:spacing w:before="0"/>
        <w:rPr>
          <w:rFonts w:cstheme="minorHAnsi"/>
          <w:lang w:val="en-GB"/>
        </w:rPr>
      </w:pPr>
      <w:r w:rsidRPr="007D68C7">
        <w:rPr>
          <w:rFonts w:cstheme="minorHAnsi"/>
          <w:lang w:val="en-GB"/>
        </w:rPr>
        <w:t>Record-keeping (Article 20)</w:t>
      </w:r>
    </w:p>
    <w:p w14:paraId="55FF120E" w14:textId="77777777" w:rsidR="007D68C7" w:rsidRPr="007D68C7" w:rsidRDefault="007D68C7" w:rsidP="007D68C7">
      <w:pPr>
        <w:rPr>
          <w:rFonts w:cstheme="minorHAnsi"/>
          <w:lang w:val="en-GB"/>
        </w:rPr>
      </w:pPr>
      <w:r w:rsidRPr="007D68C7">
        <w:rPr>
          <w:rFonts w:cstheme="minorHAnsi"/>
          <w:lang w:val="en-GB"/>
        </w:rPr>
        <w:t>The Associated Partners support the Beneficiaries regarding their exploitation, dissemination</w:t>
      </w:r>
      <w:r>
        <w:rPr>
          <w:rFonts w:cstheme="minorHAnsi"/>
          <w:lang w:val="en-GB"/>
        </w:rPr>
        <w:t xml:space="preserve"> </w:t>
      </w:r>
      <w:r w:rsidRPr="007D68C7">
        <w:rPr>
          <w:rFonts w:cstheme="minorHAnsi"/>
          <w:lang w:val="en-GB"/>
        </w:rPr>
        <w:t>and Open Science obligations and commits to contribute to the technical and continuous</w:t>
      </w:r>
      <w:r>
        <w:rPr>
          <w:rFonts w:cstheme="minorHAnsi"/>
          <w:lang w:val="en-GB"/>
        </w:rPr>
        <w:t xml:space="preserve"> </w:t>
      </w:r>
      <w:r w:rsidRPr="007D68C7">
        <w:rPr>
          <w:rFonts w:cstheme="minorHAnsi"/>
          <w:lang w:val="en-GB"/>
        </w:rPr>
        <w:t>reporting during and after the implementation of the Project.</w:t>
      </w:r>
    </w:p>
    <w:p w14:paraId="2A1C282B" w14:textId="3564743C" w:rsidR="007D68C7" w:rsidRPr="004851F4" w:rsidRDefault="007D68C7" w:rsidP="007D68C7">
      <w:pPr>
        <w:rPr>
          <w:rFonts w:cstheme="minorHAnsi"/>
        </w:rPr>
      </w:pPr>
      <w:r w:rsidRPr="007D68C7">
        <w:rPr>
          <w:rFonts w:cstheme="minorHAnsi"/>
          <w:lang w:val="en-GB"/>
        </w:rPr>
        <w:t>Furthermore, the Associated Partners hereby explicitly agree to cooperate with and grant</w:t>
      </w:r>
      <w:r>
        <w:rPr>
          <w:rFonts w:cstheme="minorHAnsi"/>
          <w:lang w:val="en-GB"/>
        </w:rPr>
        <w:t xml:space="preserve"> </w:t>
      </w:r>
      <w:r w:rsidRPr="007D68C7">
        <w:rPr>
          <w:rFonts w:cstheme="minorHAnsi"/>
          <w:lang w:val="en-GB"/>
        </w:rPr>
        <w:t>access to bodies according to Article 25 of the Grant Agreement (the Granting Authority, the</w:t>
      </w:r>
      <w:r>
        <w:rPr>
          <w:rFonts w:cstheme="minorHAnsi"/>
          <w:lang w:val="en-GB"/>
        </w:rPr>
        <w:t xml:space="preserve"> </w:t>
      </w:r>
      <w:r w:rsidRPr="007D68C7">
        <w:rPr>
          <w:rFonts w:cstheme="minorHAnsi"/>
          <w:lang w:val="en-GB"/>
        </w:rPr>
        <w:t>European Anti-Fraud Office (OLAF), the European Public Prosecutor’s Office (EPPO), the</w:t>
      </w:r>
      <w:r>
        <w:rPr>
          <w:rFonts w:cstheme="minorHAnsi"/>
          <w:lang w:val="en-GB"/>
        </w:rPr>
        <w:t xml:space="preserve"> </w:t>
      </w:r>
      <w:r w:rsidRPr="007D68C7">
        <w:rPr>
          <w:rFonts w:cstheme="minorHAnsi"/>
          <w:lang w:val="en-GB"/>
        </w:rPr>
        <w:t>European Court of Auditors (ECA)), so that these bodies can carry out checks, reviews, audits</w:t>
      </w:r>
      <w:r>
        <w:rPr>
          <w:rFonts w:cstheme="minorHAnsi"/>
          <w:lang w:val="en-GB"/>
        </w:rPr>
        <w:t xml:space="preserve"> </w:t>
      </w:r>
      <w:r w:rsidRPr="007D68C7">
        <w:rPr>
          <w:rFonts w:cstheme="minorHAnsi"/>
          <w:lang w:val="en-GB"/>
        </w:rPr>
        <w:t>and investigations also towards the Associated Partners.</w:t>
      </w:r>
    </w:p>
    <w:p w14:paraId="313B39D8" w14:textId="6788C33B" w:rsidR="00020CB8" w:rsidRPr="00AC56E5" w:rsidRDefault="00020CB8" w:rsidP="00020CB8">
      <w:pPr>
        <w:rPr>
          <w:rFonts w:cstheme="minorHAnsi"/>
        </w:rPr>
      </w:pPr>
      <w:r w:rsidRPr="00AC56E5">
        <w:rPr>
          <w:rFonts w:cstheme="minorHAnsi"/>
        </w:rPr>
        <w:t xml:space="preserve">Any Associated Partner from a </w:t>
      </w:r>
      <w:proofErr w:type="spellStart"/>
      <w:proofErr w:type="gramStart"/>
      <w:r w:rsidRPr="00AC56E5">
        <w:rPr>
          <w:rFonts w:cstheme="minorHAnsi"/>
        </w:rPr>
        <w:t>non EU</w:t>
      </w:r>
      <w:proofErr w:type="spellEnd"/>
      <w:proofErr w:type="gramEnd"/>
      <w:r w:rsidRPr="00AC56E5">
        <w:rPr>
          <w:rFonts w:cstheme="minorHAnsi"/>
        </w:rPr>
        <w:t>-country undertakes to comply additionally with any other obligation arising from Art. 10.1 of the Grant Agreement.</w:t>
      </w:r>
    </w:p>
    <w:p w14:paraId="6797C6A8" w14:textId="3BB29D63" w:rsidR="00020CB8" w:rsidRPr="00AC56E5" w:rsidRDefault="00020CB8" w:rsidP="00020CB8">
      <w:pPr>
        <w:rPr>
          <w:rFonts w:cstheme="minorHAnsi"/>
        </w:rPr>
      </w:pPr>
      <w:r w:rsidRPr="00AC56E5">
        <w:rPr>
          <w:rFonts w:cstheme="minorHAnsi"/>
        </w:rPr>
        <w:t>In case of termination or being declared a Defaulting Party, an Associated Partner shall, within the limits specified in section 5.2 of this Consortium Agreement, bear any reasonable and justifiable costs occurring to the other Parties for performing this Associated Partners tasks and the costs for additional efforts necessary to implement the Project.</w:t>
      </w:r>
    </w:p>
    <w:p w14:paraId="69F7CA5B" w14:textId="65B0A2C4" w:rsidR="00020CB8" w:rsidRPr="00AC56E5" w:rsidRDefault="00020CB8" w:rsidP="00020CB8">
      <w:pPr>
        <w:rPr>
          <w:rFonts w:cstheme="minorHAnsi"/>
        </w:rPr>
      </w:pPr>
      <w:r w:rsidRPr="00AC56E5">
        <w:rPr>
          <w:rFonts w:cstheme="minorHAnsi"/>
        </w:rPr>
        <w:t>Moreover, an Associated Partner is obliged to indemnify the other Parties for any claim of the Granting Authority against them, caused by this Associated Partner´s actions or omissions during Grant Agreement preparation, Project implementation or after Project end. Regarding such claims the Associated Partner´s special liability is limited to the amount of its total budget as indicated in Part B, Section 3 of Annex 1 of the Grant Agreement.</w:t>
      </w:r>
    </w:p>
    <w:p w14:paraId="3F37DEEE" w14:textId="5406EC58" w:rsidR="00020CB8" w:rsidRPr="00AC56E5" w:rsidRDefault="00020CB8" w:rsidP="00020CB8">
      <w:pPr>
        <w:rPr>
          <w:rFonts w:cstheme="minorHAnsi"/>
        </w:rPr>
      </w:pPr>
      <w:r w:rsidRPr="00AC56E5">
        <w:rPr>
          <w:rFonts w:cstheme="minorHAnsi"/>
        </w:rPr>
        <w:t>Should an Associated Partner be obliged to sign a separate agreement concerning its funding for the Project, it is the responsibility of the Associated Partner to ensure such agreement is not in conflict with this Consortium Agreement.</w:t>
      </w:r>
    </w:p>
    <w:p w14:paraId="05C0B70F" w14:textId="77777777" w:rsidR="009C2D81" w:rsidRPr="008662E5" w:rsidRDefault="009C2D81" w:rsidP="00676650">
      <w:pPr>
        <w:pStyle w:val="Heading2"/>
        <w:rPr>
          <w:lang w:val="en-GB"/>
        </w:rPr>
      </w:pPr>
      <w:bookmarkStart w:id="32" w:name="_Ref90241178"/>
      <w:bookmarkStart w:id="33" w:name="_Ref90241179"/>
      <w:bookmarkStart w:id="34" w:name="_Ref90241247"/>
      <w:bookmarkStart w:id="35" w:name="_Ref90241513"/>
      <w:bookmarkStart w:id="36" w:name="_Ref90241734"/>
      <w:r w:rsidRPr="008662E5">
        <w:rPr>
          <w:lang w:val="en-GB"/>
        </w:rPr>
        <w:t>Breach</w:t>
      </w:r>
      <w:bookmarkEnd w:id="32"/>
      <w:bookmarkEnd w:id="33"/>
      <w:bookmarkEnd w:id="34"/>
      <w:bookmarkEnd w:id="35"/>
      <w:bookmarkEnd w:id="36"/>
    </w:p>
    <w:p w14:paraId="4D3B7B56" w14:textId="77777777" w:rsidR="009C2D81" w:rsidRPr="008662E5" w:rsidRDefault="009C2D81" w:rsidP="00C70B98">
      <w:pPr>
        <w:rPr>
          <w:rFonts w:cstheme="minorHAnsi"/>
          <w:lang w:val="en-GB"/>
        </w:rPr>
      </w:pPr>
      <w:r w:rsidRPr="008662E5">
        <w:rPr>
          <w:rFonts w:cstheme="minorHAnsi"/>
          <w:lang w:val="en-GB"/>
        </w:rPr>
        <w:t>In the event that the General Assembly identifies a breach by a Party of its obligations under this Consortium Agreement or the Grant Agreement (e.g. improper implementation of the Project), the Coordinator or, if the Coordinator is in breach of its obligations, the Party appointed by the General Assembly, will give formal notice to such Party requiring that such breach will be remedied within 30 calendar days from the date of receipt of the written notice by the Party.</w:t>
      </w:r>
    </w:p>
    <w:p w14:paraId="7DF7779E" w14:textId="77777777" w:rsidR="009C2D81" w:rsidRPr="008662E5" w:rsidRDefault="009C2D81" w:rsidP="00C70B98">
      <w:pPr>
        <w:rPr>
          <w:rFonts w:cstheme="minorHAnsi"/>
          <w:lang w:val="en-GB"/>
        </w:rPr>
      </w:pPr>
      <w:r w:rsidRPr="008662E5">
        <w:rPr>
          <w:rFonts w:cstheme="minorHAnsi"/>
          <w:lang w:val="en-GB"/>
        </w:rPr>
        <w:lastRenderedPageBreak/>
        <w:t>If such breach is substantial and is not remedied within that period or is not capable of remedy, the General Assembly may decide to declare the Party to be a Defaulting Party and to decide on the consequences thereof which may include termination of its participation.</w:t>
      </w:r>
    </w:p>
    <w:p w14:paraId="19B4DF63" w14:textId="77777777" w:rsidR="009C2D81" w:rsidRPr="008662E5" w:rsidRDefault="009C2D81" w:rsidP="00676650">
      <w:pPr>
        <w:pStyle w:val="Heading2"/>
        <w:rPr>
          <w:lang w:val="en-GB"/>
        </w:rPr>
      </w:pPr>
      <w:bookmarkStart w:id="37" w:name="_Toc90241060"/>
      <w:bookmarkEnd w:id="37"/>
      <w:r w:rsidRPr="008662E5">
        <w:rPr>
          <w:lang w:val="en-GB"/>
        </w:rPr>
        <w:t>Involvement</w:t>
      </w:r>
      <w:r w:rsidRPr="008662E5">
        <w:rPr>
          <w:spacing w:val="-5"/>
          <w:lang w:val="en-GB"/>
        </w:rPr>
        <w:t xml:space="preserve"> </w:t>
      </w:r>
      <w:r w:rsidRPr="008662E5">
        <w:rPr>
          <w:spacing w:val="-3"/>
          <w:lang w:val="en-GB"/>
        </w:rPr>
        <w:t>of</w:t>
      </w:r>
      <w:r w:rsidRPr="008662E5">
        <w:rPr>
          <w:spacing w:val="-5"/>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4AEA9D86" w14:textId="77777777" w:rsidR="009C2D81" w:rsidRPr="008662E5" w:rsidRDefault="009C2D81" w:rsidP="00C70B98">
      <w:pPr>
        <w:rPr>
          <w:rFonts w:cstheme="minorHAnsi"/>
          <w:lang w:val="en-GB"/>
        </w:rPr>
      </w:pPr>
      <w:r w:rsidRPr="008662E5">
        <w:rPr>
          <w:rFonts w:cstheme="minorHAnsi"/>
          <w:lang w:val="en-GB"/>
        </w:rPr>
        <w:t xml:space="preserve">A Party that </w:t>
      </w:r>
      <w:proofErr w:type="gramStart"/>
      <w:r w:rsidRPr="008662E5">
        <w:rPr>
          <w:rFonts w:cstheme="minorHAnsi"/>
          <w:lang w:val="en-GB"/>
        </w:rPr>
        <w:t>enters into</w:t>
      </w:r>
      <w:proofErr w:type="gramEnd"/>
      <w:r w:rsidRPr="008662E5">
        <w:rPr>
          <w:rFonts w:cstheme="minorHAnsi"/>
          <w:lang w:val="en-GB"/>
        </w:rPr>
        <w:t xml:space="preserve"> a subcontract or otherwise involves third parties (including but not limited to Affiliated Entities or other Participants) in the Project remains responsible for carrying out its relevant part of the Project and for such third party’s compliance with the provisions of this Consortium Agreement and of the Grant Agreement. Such Party </w:t>
      </w:r>
      <w:proofErr w:type="gramStart"/>
      <w:r w:rsidRPr="008662E5">
        <w:rPr>
          <w:rFonts w:cstheme="minorHAnsi"/>
          <w:lang w:val="en-GB"/>
        </w:rPr>
        <w:t>has to</w:t>
      </w:r>
      <w:proofErr w:type="gramEnd"/>
      <w:r w:rsidRPr="008662E5">
        <w:rPr>
          <w:rFonts w:cstheme="minorHAnsi"/>
          <w:lang w:val="en-GB"/>
        </w:rPr>
        <w:t xml:space="preserve"> ensure that the involvement of third parties does not affect the rights and obligations of the other Parties under this Consortium Agreement and the Grant Agreement.</w:t>
      </w:r>
    </w:p>
    <w:p w14:paraId="25A9FF3D" w14:textId="77777777" w:rsidR="009C2D81" w:rsidRPr="008662E5" w:rsidRDefault="009C2D81" w:rsidP="00676650">
      <w:pPr>
        <w:pStyle w:val="Heading2"/>
        <w:rPr>
          <w:lang w:val="en-GB"/>
        </w:rPr>
      </w:pPr>
      <w:bookmarkStart w:id="38" w:name="_Toc90241062"/>
      <w:bookmarkEnd w:id="38"/>
      <w:r w:rsidRPr="008662E5">
        <w:rPr>
          <w:lang w:val="en-GB"/>
        </w:rPr>
        <w:t>Specific responsibilities regarding data protection</w:t>
      </w:r>
    </w:p>
    <w:p w14:paraId="05B18DAC" w14:textId="77777777" w:rsidR="009C2D81" w:rsidRPr="008662E5" w:rsidRDefault="009C2D81" w:rsidP="00C70B98">
      <w:pPr>
        <w:rPr>
          <w:rFonts w:cstheme="minorHAnsi"/>
          <w:lang w:val="en-GB"/>
        </w:rPr>
      </w:pPr>
      <w:r w:rsidRPr="008662E5">
        <w:rPr>
          <w:rFonts w:cstheme="minorHAnsi"/>
          <w:lang w:val="en-GB"/>
        </w:rPr>
        <w:t xml:space="preserve">Where necessary, the Parties shall cooperate in order to enable one another to fulfil legal obligations arising under applicable data protection laws (the </w:t>
      </w:r>
      <w:r w:rsidRPr="008662E5">
        <w:rPr>
          <w:rFonts w:cstheme="minorHAnsi"/>
          <w:i/>
          <w:iCs/>
          <w:lang w:val="en-GB"/>
        </w:rPr>
        <w:t xml:space="preserve">Regulation (EU) </w:t>
      </w:r>
      <w:r w:rsidRPr="008662E5">
        <w:rPr>
          <w:rFonts w:eastAsia="Arial" w:cstheme="minorHAnsi"/>
          <w:i/>
          <w:iCs/>
          <w:lang w:val="en-GB"/>
        </w:rPr>
        <w:t>2016/679 of the European Parliament and of the Council of 27 April 2016 on the protection of natural persons with regard to the processing of personal data and on the free movement of such data</w:t>
      </w:r>
      <w:r w:rsidRPr="008662E5">
        <w:rPr>
          <w:rFonts w:cstheme="minorHAnsi"/>
          <w:lang w:val="en-GB"/>
        </w:rPr>
        <w:t xml:space="preserve"> and relevant national data protection law applicable to said Party) within the scope of the performance and administration of the Project and of this Consortium Agreement.</w:t>
      </w:r>
    </w:p>
    <w:p w14:paraId="0794B00B" w14:textId="4A7929F7" w:rsidR="009C2D81" w:rsidRPr="008662E5" w:rsidRDefault="009C2D81" w:rsidP="00C70B98">
      <w:pPr>
        <w:rPr>
          <w:rFonts w:cstheme="minorHAnsi"/>
          <w:lang w:val="en-GB"/>
        </w:rPr>
      </w:pPr>
      <w:r w:rsidRPr="008662E5">
        <w:rPr>
          <w:rFonts w:cstheme="minorHAnsi"/>
          <w:lang w:val="en-GB"/>
        </w:rPr>
        <w:t>In particular, the Parties shall, where necessary, conclude a separate data processing, data sharing and/or joint controller agreement before any data processing or data sharing takes place.</w:t>
      </w:r>
    </w:p>
    <w:p w14:paraId="6E323E15" w14:textId="77777777" w:rsidR="009C2D81" w:rsidRPr="008662E5" w:rsidRDefault="009C2D81" w:rsidP="00995801">
      <w:pPr>
        <w:pStyle w:val="Heading1"/>
        <w:rPr>
          <w:rFonts w:cstheme="minorHAnsi"/>
        </w:rPr>
      </w:pPr>
      <w:bookmarkStart w:id="39" w:name="_Toc90241064"/>
      <w:bookmarkStart w:id="40" w:name="_Toc90280829"/>
      <w:bookmarkStart w:id="41" w:name="_Toc90241065"/>
      <w:bookmarkStart w:id="42" w:name="_Toc90280830"/>
      <w:bookmarkStart w:id="43" w:name="_Toc169547862"/>
      <w:bookmarkEnd w:id="39"/>
      <w:bookmarkEnd w:id="40"/>
      <w:bookmarkEnd w:id="41"/>
      <w:bookmarkEnd w:id="42"/>
      <w:r w:rsidRPr="008662E5">
        <w:rPr>
          <w:rFonts w:cstheme="minorHAnsi"/>
          <w:lang w:val="en-GB"/>
        </w:rPr>
        <w:t>Liability</w:t>
      </w:r>
      <w:r w:rsidRPr="008662E5">
        <w:rPr>
          <w:rFonts w:cstheme="minorHAnsi"/>
        </w:rPr>
        <w:t xml:space="preserve"> </w:t>
      </w:r>
      <w:r w:rsidRPr="008662E5">
        <w:rPr>
          <w:rFonts w:cstheme="minorHAnsi"/>
          <w:lang w:val="en-GB"/>
        </w:rPr>
        <w:t>towards</w:t>
      </w:r>
      <w:r w:rsidRPr="008662E5">
        <w:rPr>
          <w:rFonts w:cstheme="minorHAnsi"/>
        </w:rPr>
        <w:t xml:space="preserve"> </w:t>
      </w:r>
      <w:r w:rsidRPr="008662E5">
        <w:rPr>
          <w:rFonts w:cstheme="minorHAnsi"/>
          <w:lang w:val="en-GB"/>
        </w:rPr>
        <w:t>each</w:t>
      </w:r>
      <w:r w:rsidRPr="008662E5">
        <w:rPr>
          <w:rFonts w:cstheme="minorHAnsi"/>
        </w:rPr>
        <w:t xml:space="preserve"> </w:t>
      </w:r>
      <w:r w:rsidRPr="008662E5">
        <w:rPr>
          <w:rFonts w:cstheme="minorHAnsi"/>
          <w:lang w:val="en-GB"/>
        </w:rPr>
        <w:t>other</w:t>
      </w:r>
      <w:bookmarkEnd w:id="43"/>
    </w:p>
    <w:p w14:paraId="18848C4A" w14:textId="77777777" w:rsidR="009C2D81" w:rsidRPr="008662E5" w:rsidRDefault="009C2D81" w:rsidP="00676650">
      <w:pPr>
        <w:pStyle w:val="Heading2"/>
        <w:rPr>
          <w:lang w:val="en-GB"/>
        </w:rPr>
      </w:pPr>
      <w:r w:rsidRPr="008662E5">
        <w:rPr>
          <w:spacing w:val="-2"/>
          <w:lang w:val="en-GB"/>
        </w:rPr>
        <w:t>No</w:t>
      </w:r>
      <w:r w:rsidRPr="008662E5">
        <w:rPr>
          <w:spacing w:val="-7"/>
          <w:lang w:val="en-GB"/>
        </w:rPr>
        <w:t xml:space="preserve"> </w:t>
      </w:r>
      <w:r w:rsidRPr="008662E5">
        <w:rPr>
          <w:lang w:val="en-GB"/>
        </w:rPr>
        <w:t>warranties</w:t>
      </w:r>
    </w:p>
    <w:p w14:paraId="3006B2A6" w14:textId="77777777" w:rsidR="009C2D81" w:rsidRPr="008662E5" w:rsidRDefault="009C2D81" w:rsidP="00C70B98">
      <w:pPr>
        <w:rPr>
          <w:rFonts w:cstheme="minorHAnsi"/>
          <w:lang w:val="en-GB"/>
        </w:rPr>
      </w:pPr>
      <w:r w:rsidRPr="008662E5">
        <w:rPr>
          <w:rFonts w:cstheme="minorHAnsi"/>
          <w:spacing w:val="-1"/>
          <w:lang w:val="en-GB"/>
        </w:rPr>
        <w:t>In</w:t>
      </w:r>
      <w:r w:rsidRPr="008662E5">
        <w:rPr>
          <w:rFonts w:cstheme="minorHAnsi"/>
          <w:spacing w:val="-9"/>
          <w:lang w:val="en-GB"/>
        </w:rPr>
        <w:t xml:space="preserve"> </w:t>
      </w:r>
      <w:r w:rsidRPr="008662E5">
        <w:rPr>
          <w:rFonts w:cstheme="minorHAnsi"/>
          <w:lang w:val="en-GB"/>
        </w:rPr>
        <w:t>respect</w:t>
      </w:r>
      <w:r w:rsidRPr="008662E5">
        <w:rPr>
          <w:rFonts w:cstheme="minorHAnsi"/>
          <w:spacing w:val="-5"/>
          <w:lang w:val="en-GB"/>
        </w:rPr>
        <w:t xml:space="preserve"> </w:t>
      </w:r>
      <w:r w:rsidRPr="008662E5">
        <w:rPr>
          <w:rFonts w:cstheme="minorHAnsi"/>
          <w:spacing w:val="-3"/>
          <w:lang w:val="en-GB"/>
        </w:rPr>
        <w:t>of</w:t>
      </w:r>
      <w:r w:rsidRPr="008662E5">
        <w:rPr>
          <w:rFonts w:cstheme="minorHAnsi"/>
          <w:spacing w:val="-5"/>
          <w:lang w:val="en-GB"/>
        </w:rPr>
        <w:t xml:space="preserve"> </w:t>
      </w:r>
      <w:r w:rsidRPr="008662E5">
        <w:rPr>
          <w:rFonts w:cstheme="minorHAnsi"/>
          <w:spacing w:val="-2"/>
          <w:lang w:val="en-GB"/>
        </w:rPr>
        <w:t>any</w:t>
      </w:r>
      <w:r w:rsidRPr="008662E5">
        <w:rPr>
          <w:rFonts w:cstheme="minorHAnsi"/>
          <w:spacing w:val="-6"/>
          <w:lang w:val="en-GB"/>
        </w:rPr>
        <w:t xml:space="preserve"> </w:t>
      </w:r>
      <w:r w:rsidRPr="008662E5">
        <w:rPr>
          <w:rFonts w:cstheme="minorHAnsi"/>
          <w:lang w:val="en-GB"/>
        </w:rPr>
        <w:t>information</w:t>
      </w:r>
      <w:r w:rsidRPr="008662E5">
        <w:rPr>
          <w:rFonts w:cstheme="minorHAnsi"/>
          <w:spacing w:val="-7"/>
          <w:lang w:val="en-GB"/>
        </w:rPr>
        <w:t xml:space="preserve"> </w:t>
      </w:r>
      <w:r w:rsidRPr="008662E5">
        <w:rPr>
          <w:rFonts w:cstheme="minorHAnsi"/>
          <w:spacing w:val="-2"/>
          <w:lang w:val="en-GB"/>
        </w:rPr>
        <w:t>or</w:t>
      </w:r>
      <w:r w:rsidRPr="008662E5">
        <w:rPr>
          <w:rFonts w:cstheme="minorHAnsi"/>
          <w:spacing w:val="-8"/>
          <w:lang w:val="en-GB"/>
        </w:rPr>
        <w:t xml:space="preserve"> </w:t>
      </w:r>
      <w:r w:rsidRPr="008662E5">
        <w:rPr>
          <w:rFonts w:cstheme="minorHAnsi"/>
          <w:lang w:val="en-GB"/>
        </w:rPr>
        <w:t>materials</w:t>
      </w:r>
      <w:r w:rsidRPr="008662E5">
        <w:rPr>
          <w:rFonts w:cstheme="minorHAnsi"/>
          <w:spacing w:val="-10"/>
          <w:lang w:val="en-GB"/>
        </w:rPr>
        <w:t xml:space="preserve"> </w:t>
      </w:r>
      <w:r w:rsidRPr="008662E5">
        <w:rPr>
          <w:rFonts w:cstheme="minorHAnsi"/>
          <w:spacing w:val="-3"/>
          <w:lang w:val="en-GB"/>
        </w:rPr>
        <w:t>(incl.</w:t>
      </w:r>
      <w:r w:rsidRPr="008662E5">
        <w:rPr>
          <w:rFonts w:cstheme="minorHAnsi"/>
          <w:spacing w:val="-5"/>
          <w:lang w:val="en-GB"/>
        </w:rPr>
        <w:t xml:space="preserve"> </w:t>
      </w:r>
      <w:r w:rsidRPr="008662E5">
        <w:rPr>
          <w:rFonts w:cstheme="minorHAnsi"/>
          <w:lang w:val="en-GB"/>
        </w:rPr>
        <w:t>Results</w:t>
      </w:r>
      <w:r w:rsidRPr="008662E5">
        <w:rPr>
          <w:rFonts w:cstheme="minorHAnsi"/>
          <w:spacing w:val="-6"/>
          <w:lang w:val="en-GB"/>
        </w:rPr>
        <w:t xml:space="preserve"> </w:t>
      </w:r>
      <w:r w:rsidRPr="008662E5">
        <w:rPr>
          <w:rFonts w:cstheme="minorHAnsi"/>
          <w:spacing w:val="-3"/>
          <w:lang w:val="en-GB"/>
        </w:rPr>
        <w:t>and</w:t>
      </w:r>
      <w:r w:rsidRPr="008662E5">
        <w:rPr>
          <w:rFonts w:cstheme="minorHAnsi"/>
          <w:spacing w:val="43"/>
          <w:lang w:val="en-GB"/>
        </w:rPr>
        <w:t xml:space="preserve"> </w:t>
      </w:r>
      <w:r w:rsidRPr="008662E5">
        <w:rPr>
          <w:rFonts w:cstheme="minorHAnsi"/>
          <w:lang w:val="en-GB"/>
        </w:rPr>
        <w:t>Background)</w:t>
      </w:r>
      <w:r w:rsidRPr="008662E5">
        <w:rPr>
          <w:rFonts w:cstheme="minorHAnsi"/>
          <w:spacing w:val="-5"/>
          <w:lang w:val="en-GB"/>
        </w:rPr>
        <w:t xml:space="preserve"> </w:t>
      </w:r>
      <w:r w:rsidRPr="008662E5">
        <w:rPr>
          <w:rFonts w:cstheme="minorHAnsi"/>
          <w:lang w:val="en-GB"/>
        </w:rPr>
        <w:t>supplied</w:t>
      </w:r>
      <w:r w:rsidRPr="008662E5">
        <w:rPr>
          <w:rFonts w:cstheme="minorHAnsi"/>
          <w:spacing w:val="-7"/>
          <w:lang w:val="en-GB"/>
        </w:rPr>
        <w:t xml:space="preserve"> </w:t>
      </w:r>
      <w:r w:rsidRPr="008662E5">
        <w:rPr>
          <w:rFonts w:cstheme="minorHAnsi"/>
          <w:spacing w:val="-2"/>
          <w:lang w:val="en-GB"/>
        </w:rPr>
        <w:t>by</w:t>
      </w:r>
      <w:r w:rsidRPr="008662E5">
        <w:rPr>
          <w:rFonts w:cstheme="minorHAnsi"/>
          <w:spacing w:val="-9"/>
          <w:lang w:val="en-GB"/>
        </w:rPr>
        <w:t xml:space="preserve"> </w:t>
      </w:r>
      <w:r w:rsidRPr="008662E5">
        <w:rPr>
          <w:rFonts w:cstheme="minorHAnsi"/>
          <w:spacing w:val="-2"/>
          <w:lang w:val="en-GB"/>
        </w:rPr>
        <w:t>one</w:t>
      </w:r>
      <w:r w:rsidRPr="008662E5">
        <w:rPr>
          <w:rFonts w:cstheme="minorHAnsi"/>
          <w:spacing w:val="-7"/>
          <w:lang w:val="en-GB"/>
        </w:rPr>
        <w:t xml:space="preserve"> </w:t>
      </w:r>
      <w:r w:rsidRPr="008662E5">
        <w:rPr>
          <w:rFonts w:cstheme="minorHAnsi"/>
          <w:spacing w:val="-3"/>
          <w:lang w:val="en-GB"/>
        </w:rPr>
        <w:t>Party</w:t>
      </w:r>
      <w:r w:rsidRPr="008662E5">
        <w:rPr>
          <w:rFonts w:cstheme="minorHAnsi"/>
          <w:spacing w:val="-9"/>
          <w:lang w:val="en-GB"/>
        </w:rPr>
        <w:t xml:space="preserve"> </w:t>
      </w:r>
      <w:r w:rsidRPr="008662E5">
        <w:rPr>
          <w:rFonts w:cstheme="minorHAnsi"/>
          <w:spacing w:val="-2"/>
          <w:lang w:val="en-GB"/>
        </w:rPr>
        <w:t>to</w:t>
      </w:r>
      <w:r w:rsidRPr="008662E5">
        <w:rPr>
          <w:rFonts w:cstheme="minorHAnsi"/>
          <w:spacing w:val="-7"/>
          <w:lang w:val="en-GB"/>
        </w:rPr>
        <w:t xml:space="preserve"> </w:t>
      </w:r>
      <w:r w:rsidRPr="008662E5">
        <w:rPr>
          <w:rFonts w:cstheme="minorHAnsi"/>
          <w:lang w:val="en-GB"/>
        </w:rPr>
        <w:t>another</w:t>
      </w:r>
      <w:r w:rsidRPr="008662E5">
        <w:rPr>
          <w:rFonts w:cstheme="minorHAnsi"/>
          <w:spacing w:val="-6"/>
          <w:lang w:val="en-GB"/>
        </w:rPr>
        <w:t xml:space="preserve"> </w:t>
      </w:r>
      <w:r w:rsidRPr="008662E5">
        <w:rPr>
          <w:rFonts w:cstheme="minorHAnsi"/>
          <w:lang w:val="en-GB"/>
        </w:rPr>
        <w:t>under</w:t>
      </w:r>
      <w:r w:rsidRPr="008662E5">
        <w:rPr>
          <w:rFonts w:cstheme="minorHAnsi"/>
          <w:spacing w:val="-8"/>
          <w:lang w:val="en-GB"/>
        </w:rPr>
        <w:t xml:space="preserve"> </w:t>
      </w:r>
      <w:r w:rsidRPr="008662E5">
        <w:rPr>
          <w:rFonts w:cstheme="minorHAnsi"/>
          <w:spacing w:val="-3"/>
          <w:lang w:val="en-GB"/>
        </w:rPr>
        <w:t xml:space="preserve">the </w:t>
      </w:r>
      <w:r w:rsidRPr="008662E5">
        <w:rPr>
          <w:rFonts w:cstheme="minorHAnsi"/>
          <w:lang w:val="en-GB"/>
        </w:rPr>
        <w:t>Project, no warranty or representation of any kind is made, given or implied as to the sufficiency or fitness for purpose nor as to the absence of any infringement of any proprietary rights of third parties.</w:t>
      </w:r>
    </w:p>
    <w:p w14:paraId="0C0053E3" w14:textId="77777777" w:rsidR="009C2D81" w:rsidRPr="008662E5" w:rsidRDefault="009C2D81" w:rsidP="00C70B98">
      <w:pPr>
        <w:rPr>
          <w:rFonts w:cstheme="minorHAnsi"/>
          <w:lang w:val="en-GB"/>
        </w:rPr>
      </w:pPr>
      <w:r w:rsidRPr="008662E5">
        <w:rPr>
          <w:rFonts w:cstheme="minorHAnsi"/>
          <w:lang w:val="en-GB"/>
        </w:rPr>
        <w:t>Therefore,</w:t>
      </w:r>
    </w:p>
    <w:p w14:paraId="039EED2E" w14:textId="77777777" w:rsidR="009C2D81" w:rsidRPr="008662E5" w:rsidRDefault="009C2D81" w:rsidP="00995801">
      <w:pPr>
        <w:pStyle w:val="ListBullet"/>
        <w:rPr>
          <w:rFonts w:cstheme="minorHAnsi"/>
          <w:lang w:val="en-GB"/>
        </w:rPr>
      </w:pPr>
      <w:r w:rsidRPr="008662E5">
        <w:rPr>
          <w:rFonts w:cstheme="minorHAnsi"/>
          <w:lang w:val="en-GB"/>
        </w:rPr>
        <w:t>the recipient Party shall in all cases be entirely and solely liable for the use to which it puts such information and materials, and</w:t>
      </w:r>
    </w:p>
    <w:p w14:paraId="02FDBCA8" w14:textId="77777777" w:rsidR="009C2D81" w:rsidRPr="008662E5" w:rsidRDefault="009C2D81" w:rsidP="00995801">
      <w:pPr>
        <w:pStyle w:val="ListBullet"/>
        <w:rPr>
          <w:rFonts w:cstheme="minorHAnsi"/>
          <w:lang w:val="en-GB"/>
        </w:rPr>
      </w:pPr>
      <w:r w:rsidRPr="008662E5">
        <w:rPr>
          <w:rFonts w:cstheme="minorHAnsi"/>
          <w:lang w:val="en-GB"/>
        </w:rPr>
        <w:t>no Party granting Access Rights shall be liable in case of infringement of proprietary rights of a third party resulting from any other Party (or its entities under the same control) exercising its Access Rights.</w:t>
      </w:r>
    </w:p>
    <w:p w14:paraId="5B3B1C52" w14:textId="77777777" w:rsidR="009C2D81" w:rsidRPr="008662E5" w:rsidRDefault="009C2D81" w:rsidP="00676650">
      <w:pPr>
        <w:pStyle w:val="Heading2"/>
        <w:rPr>
          <w:lang w:val="en-GB"/>
        </w:rPr>
      </w:pPr>
      <w:bookmarkStart w:id="44" w:name="_Ref90241337"/>
      <w:r w:rsidRPr="008662E5">
        <w:rPr>
          <w:lang w:val="en-GB"/>
        </w:rPr>
        <w:t>Limitations</w:t>
      </w:r>
      <w:r w:rsidRPr="008662E5">
        <w:rPr>
          <w:spacing w:val="-6"/>
          <w:lang w:val="en-GB"/>
        </w:rPr>
        <w:t xml:space="preserve"> </w:t>
      </w:r>
      <w:r w:rsidRPr="008662E5">
        <w:rPr>
          <w:spacing w:val="-3"/>
          <w:lang w:val="en-GB"/>
        </w:rPr>
        <w:t>of</w:t>
      </w:r>
      <w:r w:rsidRPr="008662E5">
        <w:rPr>
          <w:spacing w:val="-5"/>
          <w:lang w:val="en-GB"/>
        </w:rPr>
        <w:t xml:space="preserve"> </w:t>
      </w:r>
      <w:r w:rsidRPr="008662E5">
        <w:rPr>
          <w:lang w:val="en-GB"/>
        </w:rPr>
        <w:t>contractual</w:t>
      </w:r>
      <w:r w:rsidRPr="008662E5">
        <w:rPr>
          <w:spacing w:val="-5"/>
          <w:lang w:val="en-GB"/>
        </w:rPr>
        <w:t xml:space="preserve"> </w:t>
      </w:r>
      <w:r w:rsidRPr="008662E5">
        <w:rPr>
          <w:lang w:val="en-GB"/>
        </w:rPr>
        <w:t>liability</w:t>
      </w:r>
      <w:bookmarkEnd w:id="44"/>
    </w:p>
    <w:p w14:paraId="05BA64D7" w14:textId="77777777" w:rsidR="009C2D81" w:rsidRPr="008662E5" w:rsidRDefault="009C2D81" w:rsidP="00C70B98">
      <w:pPr>
        <w:rPr>
          <w:rFonts w:cstheme="minorHAnsi"/>
          <w:lang w:val="en-GB"/>
        </w:rPr>
      </w:pPr>
      <w:r w:rsidRPr="008662E5">
        <w:rPr>
          <w:rFonts w:cstheme="minorHAnsi"/>
          <w:lang w:val="en-GB"/>
        </w:rPr>
        <w:t xml:space="preserve">No Party shall be responsible to any other Party for any indirect or consequential loss or similar damage such as, but not limited to, loss of profit, loss of revenue or loss of contracts, </w:t>
      </w:r>
      <w:r w:rsidRPr="003B04E8">
        <w:rPr>
          <w:rFonts w:cstheme="minorHAnsi"/>
          <w:lang w:val="en-GB"/>
        </w:rPr>
        <w:t>except in case of breach of confidentiality</w:t>
      </w:r>
      <w:r w:rsidRPr="008662E5">
        <w:rPr>
          <w:rFonts w:cstheme="minorHAnsi"/>
          <w:lang w:val="en-GB"/>
        </w:rPr>
        <w:t>.</w:t>
      </w:r>
    </w:p>
    <w:p w14:paraId="5ABB3790" w14:textId="08F6A984" w:rsidR="009C2D81" w:rsidRPr="008662E5" w:rsidRDefault="009C2D81" w:rsidP="00C70B98">
      <w:pPr>
        <w:rPr>
          <w:rFonts w:cstheme="minorHAnsi"/>
          <w:lang w:val="en-GB"/>
        </w:rPr>
      </w:pPr>
      <w:r w:rsidRPr="008662E5">
        <w:rPr>
          <w:rFonts w:cstheme="minorHAnsi"/>
          <w:lang w:val="en-GB"/>
        </w:rPr>
        <w:t xml:space="preserve">A Party’s aggregate liability towards the other Parties collectively shall be limited to </w:t>
      </w:r>
      <w:r w:rsidRPr="003B04E8">
        <w:rPr>
          <w:rFonts w:cstheme="minorHAnsi"/>
          <w:lang w:val="en-GB"/>
        </w:rPr>
        <w:t xml:space="preserve">once </w:t>
      </w:r>
      <w:r w:rsidRPr="008662E5">
        <w:rPr>
          <w:rFonts w:cstheme="minorHAnsi"/>
          <w:lang w:val="en-GB"/>
        </w:rPr>
        <w:t>the Party’s share of the total costs of the Project as identified in Annex 2 of the Grant Agreement.</w:t>
      </w:r>
    </w:p>
    <w:p w14:paraId="5B4F76A3" w14:textId="05B73B01" w:rsidR="009C2D81" w:rsidRPr="008662E5" w:rsidRDefault="009C2D81" w:rsidP="00C70B98">
      <w:pPr>
        <w:rPr>
          <w:rFonts w:cstheme="minorHAnsi"/>
          <w:lang w:val="en-GB"/>
        </w:rPr>
      </w:pPr>
      <w:r w:rsidRPr="008662E5">
        <w:rPr>
          <w:rFonts w:cstheme="minorHAnsi"/>
          <w:lang w:val="en-GB"/>
        </w:rPr>
        <w:lastRenderedPageBreak/>
        <w:t xml:space="preserve">A Party’s liability shall not be limited under either of the two foregoing paragraphs to the extent such damage was caused by a </w:t>
      </w:r>
      <w:r w:rsidR="002B3A95" w:rsidRPr="008662E5">
        <w:rPr>
          <w:rFonts w:cstheme="minorHAnsi"/>
          <w:lang w:val="en-GB"/>
        </w:rPr>
        <w:t>wilful</w:t>
      </w:r>
      <w:r w:rsidRPr="008662E5">
        <w:rPr>
          <w:rFonts w:cstheme="minorHAnsi"/>
          <w:lang w:val="en-GB"/>
        </w:rPr>
        <w:t xml:space="preserve"> act </w:t>
      </w:r>
      <w:r w:rsidRPr="003B04E8">
        <w:rPr>
          <w:rFonts w:cstheme="minorHAnsi"/>
          <w:lang w:val="en-GB"/>
        </w:rPr>
        <w:t>or gross negligence</w:t>
      </w:r>
      <w:r w:rsidRPr="008662E5">
        <w:rPr>
          <w:rFonts w:cstheme="minorHAnsi"/>
          <w:lang w:val="en-GB"/>
        </w:rPr>
        <w:t xml:space="preserve"> or to the extent that such limitation is not permitted by law.</w:t>
      </w:r>
    </w:p>
    <w:p w14:paraId="12873790" w14:textId="77777777" w:rsidR="009C2D81" w:rsidRPr="008662E5" w:rsidRDefault="009C2D81" w:rsidP="00676650">
      <w:pPr>
        <w:pStyle w:val="Heading2"/>
        <w:rPr>
          <w:lang w:val="en-GB"/>
        </w:rPr>
      </w:pPr>
      <w:bookmarkStart w:id="45" w:name="_Toc90241069"/>
      <w:bookmarkStart w:id="46" w:name="_Toc90241070"/>
      <w:bookmarkEnd w:id="45"/>
      <w:bookmarkEnd w:id="46"/>
      <w:r w:rsidRPr="008662E5">
        <w:rPr>
          <w:lang w:val="en-GB"/>
        </w:rPr>
        <w:t>Damage</w:t>
      </w:r>
      <w:r w:rsidRPr="008662E5">
        <w:rPr>
          <w:spacing w:val="-7"/>
          <w:lang w:val="en-GB"/>
        </w:rPr>
        <w:t xml:space="preserve"> </w:t>
      </w:r>
      <w:r w:rsidRPr="008662E5">
        <w:rPr>
          <w:lang w:val="en-GB"/>
        </w:rPr>
        <w:t>caused</w:t>
      </w:r>
      <w:r w:rsidRPr="008662E5">
        <w:rPr>
          <w:spacing w:val="-7"/>
          <w:lang w:val="en-GB"/>
        </w:rPr>
        <w:t xml:space="preserve"> </w:t>
      </w:r>
      <w:r w:rsidRPr="008662E5">
        <w:rPr>
          <w:spacing w:val="-2"/>
          <w:lang w:val="en-GB"/>
        </w:rPr>
        <w:t>to</w:t>
      </w:r>
      <w:r w:rsidRPr="008662E5">
        <w:rPr>
          <w:spacing w:val="-7"/>
          <w:lang w:val="en-GB"/>
        </w:rPr>
        <w:t xml:space="preserve"> </w:t>
      </w:r>
      <w:r w:rsidRPr="008662E5">
        <w:rPr>
          <w:spacing w:val="-3"/>
          <w:lang w:val="en-GB"/>
        </w:rPr>
        <w:t>third</w:t>
      </w:r>
      <w:r w:rsidRPr="008662E5">
        <w:rPr>
          <w:spacing w:val="-7"/>
          <w:lang w:val="en-GB"/>
        </w:rPr>
        <w:t xml:space="preserve"> </w:t>
      </w:r>
      <w:r w:rsidRPr="008662E5">
        <w:rPr>
          <w:lang w:val="en-GB"/>
        </w:rPr>
        <w:t>parties</w:t>
      </w:r>
    </w:p>
    <w:p w14:paraId="686B5BD0" w14:textId="77777777" w:rsidR="009C2D81" w:rsidRPr="008662E5" w:rsidRDefault="009C2D81" w:rsidP="00C70B98">
      <w:pPr>
        <w:rPr>
          <w:rFonts w:cstheme="minorHAnsi"/>
          <w:lang w:val="en-GB"/>
        </w:rPr>
      </w:pPr>
      <w:r w:rsidRPr="008662E5">
        <w:rPr>
          <w:rFonts w:cstheme="minorHAnsi"/>
          <w:lang w:val="en-GB"/>
        </w:rPr>
        <w:t>Each Party shall be solely liable for any loss, damage or injury to third parties resulting from the performance of the said Party’s obligations by it or on its behalf under this Consortium Agreement or from its use of Results or Background.</w:t>
      </w:r>
    </w:p>
    <w:p w14:paraId="79AE25DB" w14:textId="77777777" w:rsidR="009C2D81" w:rsidRPr="008662E5" w:rsidRDefault="009C2D81" w:rsidP="00676650">
      <w:pPr>
        <w:pStyle w:val="Heading2"/>
        <w:rPr>
          <w:sz w:val="22"/>
        </w:rPr>
      </w:pPr>
      <w:bookmarkStart w:id="47" w:name="_Toc90241072"/>
      <w:bookmarkEnd w:id="47"/>
      <w:r w:rsidRPr="008662E5">
        <w:rPr>
          <w:lang w:val="en-GB"/>
        </w:rPr>
        <w:t>Force Majeure</w:t>
      </w:r>
    </w:p>
    <w:p w14:paraId="28EF46F5" w14:textId="77777777" w:rsidR="009C2D81" w:rsidRPr="008662E5" w:rsidRDefault="009C2D81" w:rsidP="00C70B98">
      <w:pPr>
        <w:rPr>
          <w:rFonts w:cstheme="minorHAnsi"/>
          <w:lang w:val="en-GB"/>
        </w:rPr>
      </w:pPr>
      <w:r w:rsidRPr="008662E5">
        <w:rPr>
          <w:rFonts w:cstheme="minorHAnsi"/>
          <w:lang w:val="en-GB"/>
        </w:rPr>
        <w:t xml:space="preserve">No Party shall </w:t>
      </w:r>
      <w:proofErr w:type="gramStart"/>
      <w:r w:rsidRPr="008662E5">
        <w:rPr>
          <w:rFonts w:cstheme="minorHAnsi"/>
          <w:lang w:val="en-GB"/>
        </w:rPr>
        <w:t>be considered to be</w:t>
      </w:r>
      <w:proofErr w:type="gramEnd"/>
      <w:r w:rsidRPr="008662E5">
        <w:rPr>
          <w:rFonts w:cstheme="minorHAnsi"/>
          <w:lang w:val="en-GB"/>
        </w:rPr>
        <w:t xml:space="preserve"> in breach of this Consortium Agreement if it is prevented from fulfilling its obligations under the Consortium Agreement by Force Majeure.</w:t>
      </w:r>
    </w:p>
    <w:p w14:paraId="7E81FD57" w14:textId="77777777" w:rsidR="009C2D81" w:rsidRPr="008662E5" w:rsidRDefault="009C2D81" w:rsidP="00C70B98">
      <w:pPr>
        <w:rPr>
          <w:rFonts w:cstheme="minorHAnsi"/>
          <w:lang w:val="en-GB"/>
        </w:rPr>
      </w:pPr>
      <w:r w:rsidRPr="008662E5">
        <w:rPr>
          <w:rFonts w:cstheme="minorHAnsi"/>
          <w:lang w:val="en-GB"/>
        </w:rPr>
        <w:t>Each Party will notify the General Assembly of any Force Majeure without undue delay. If the consequences of Force Majeure for the Project are not overcome within 6 weeks after such notice, the transfer of tasks - if any - shall be decided by the General Assembly.</w:t>
      </w:r>
    </w:p>
    <w:p w14:paraId="5BE0F8BA" w14:textId="1E76600E" w:rsidR="009C2D81" w:rsidRPr="003B04E8" w:rsidRDefault="009C2D81" w:rsidP="00676650">
      <w:pPr>
        <w:pStyle w:val="Heading2"/>
        <w:rPr>
          <w:lang w:val="en-GB"/>
        </w:rPr>
      </w:pPr>
      <w:r w:rsidRPr="003B04E8">
        <w:rPr>
          <w:lang w:val="en-GB"/>
        </w:rPr>
        <w:t>Export control</w:t>
      </w:r>
    </w:p>
    <w:p w14:paraId="07EC325C" w14:textId="77777777" w:rsidR="004033D8" w:rsidRPr="001B18DC" w:rsidRDefault="004033D8" w:rsidP="004033D8">
      <w:pPr>
        <w:rPr>
          <w:rFonts w:cstheme="minorHAnsi"/>
          <w:lang w:val="en-GB"/>
        </w:rPr>
      </w:pPr>
      <w:commentRangeStart w:id="48"/>
      <w:commentRangeStart w:id="49"/>
      <w:r w:rsidRPr="001B18DC">
        <w:rPr>
          <w:rFonts w:cstheme="minorHAnsi"/>
          <w:lang w:val="en-GB"/>
        </w:rPr>
        <w:t>All Parties shall comply with all applicable sanctions, embargoes, import and export restrictions, customs and foreign trade regulations (“Foreign Trade Regulations”). A Party granting Access Rights to another Party shall upon request promptly provide to such Party in writing with all information and data this Party requires to comply with Foreign Trade Regulations in the further use of the Foreground and/or Background.</w:t>
      </w:r>
    </w:p>
    <w:p w14:paraId="0B549717" w14:textId="77777777" w:rsidR="004033D8" w:rsidRDefault="004033D8" w:rsidP="004033D8">
      <w:pPr>
        <w:rPr>
          <w:rFonts w:cstheme="minorHAnsi"/>
          <w:lang w:val="en-GB"/>
        </w:rPr>
      </w:pPr>
      <w:r w:rsidRPr="001B18DC">
        <w:rPr>
          <w:rFonts w:cstheme="minorHAnsi"/>
          <w:lang w:val="en-GB"/>
        </w:rPr>
        <w:t>If a Party passes on material or immaterial goods received from another Party within the scope of contractually agreed Access Right, such Party shall in any event comply with the Foreign Trade Regulations of the European Union, the United States of America and any locally applicable jurisdiction. Upon request, the Party passing on material or immaterial goods shall provide the other Party with the specific end-user, end-use and intended purpose.</w:t>
      </w:r>
      <w:commentRangeEnd w:id="48"/>
      <w:r>
        <w:rPr>
          <w:rStyle w:val="CommentReference"/>
        </w:rPr>
        <w:commentReference w:id="48"/>
      </w:r>
      <w:commentRangeEnd w:id="49"/>
      <w:r w:rsidR="0007518C">
        <w:rPr>
          <w:rStyle w:val="CommentReference"/>
        </w:rPr>
        <w:commentReference w:id="49"/>
      </w:r>
    </w:p>
    <w:p w14:paraId="60B2D6CD" w14:textId="77777777" w:rsidR="009C2D81" w:rsidRPr="003B04E8" w:rsidRDefault="009C2D81" w:rsidP="00C70B98">
      <w:pPr>
        <w:rPr>
          <w:rFonts w:cstheme="minorHAnsi"/>
          <w:lang w:val="en-GB"/>
        </w:rPr>
      </w:pPr>
      <w:r w:rsidRPr="003B04E8">
        <w:rPr>
          <w:rFonts w:cstheme="minorHAnsi"/>
          <w:lang w:val="en-GB"/>
        </w:rPr>
        <w:t>No Party shall be considered to be in breach of this Consortium Agreement if it is prevented from fulfilling its obligations under the Consortium Agreement due to a restriction resulting from import or export laws and regulations and/or any delay of the granting or extension of the import or export license or any other governmental authorisation, provided that the Party has used its reasonable efforts to fulfil its tasks and to apply for any necessary license or authorisation properly and in time.</w:t>
      </w:r>
    </w:p>
    <w:p w14:paraId="47E77181" w14:textId="69027604" w:rsidR="009C2D81" w:rsidRPr="004851F4" w:rsidRDefault="009C2D81" w:rsidP="00C70B98">
      <w:pPr>
        <w:rPr>
          <w:rFonts w:cstheme="minorHAnsi"/>
        </w:rPr>
      </w:pPr>
      <w:r w:rsidRPr="003B04E8">
        <w:rPr>
          <w:rFonts w:cstheme="minorHAnsi"/>
          <w:lang w:val="en-GB"/>
        </w:rPr>
        <w:t>Each Party will notify the General Assembly of any such restriction without undue delay. If the consequences of such restriction for the Project are not overcome within 6 weeks after such notice, the transfer of tasks - if any - shall be decided by the General Assembly.</w:t>
      </w:r>
    </w:p>
    <w:p w14:paraId="14FA4572" w14:textId="77777777" w:rsidR="009C2D81" w:rsidRPr="008662E5" w:rsidRDefault="009C2D81" w:rsidP="00995801">
      <w:pPr>
        <w:pStyle w:val="Heading1"/>
        <w:rPr>
          <w:rFonts w:cstheme="minorHAnsi"/>
        </w:rPr>
      </w:pPr>
      <w:bookmarkStart w:id="50" w:name="_Ref90240509"/>
      <w:bookmarkStart w:id="51" w:name="_Toc169547863"/>
      <w:r w:rsidRPr="008662E5">
        <w:rPr>
          <w:rFonts w:cstheme="minorHAnsi"/>
          <w:lang w:val="en-GB"/>
        </w:rPr>
        <w:t>Governance</w:t>
      </w:r>
      <w:r w:rsidRPr="008662E5">
        <w:rPr>
          <w:rFonts w:cstheme="minorHAnsi"/>
        </w:rPr>
        <w:t xml:space="preserve"> </w:t>
      </w:r>
      <w:r w:rsidRPr="008662E5">
        <w:rPr>
          <w:rFonts w:cstheme="minorHAnsi"/>
          <w:lang w:val="en-GB"/>
        </w:rPr>
        <w:t>structure</w:t>
      </w:r>
      <w:bookmarkEnd w:id="50"/>
      <w:bookmarkEnd w:id="51"/>
    </w:p>
    <w:p w14:paraId="1B6F16FE" w14:textId="77777777" w:rsidR="009C2D81" w:rsidRPr="008662E5" w:rsidRDefault="009C2D81" w:rsidP="00676650">
      <w:pPr>
        <w:pStyle w:val="Heading2"/>
        <w:rPr>
          <w:lang w:val="en-GB"/>
        </w:rPr>
      </w:pPr>
      <w:r w:rsidRPr="008662E5">
        <w:rPr>
          <w:lang w:val="en-GB"/>
        </w:rPr>
        <w:t>General structure</w:t>
      </w:r>
    </w:p>
    <w:p w14:paraId="0FD1C07B" w14:textId="77777777" w:rsidR="009C2D81" w:rsidRPr="008662E5" w:rsidRDefault="009C2D81" w:rsidP="00C70B98">
      <w:pPr>
        <w:rPr>
          <w:rFonts w:cstheme="minorHAnsi"/>
          <w:lang w:val="en-GB"/>
        </w:rPr>
      </w:pPr>
      <w:r w:rsidRPr="008662E5">
        <w:rPr>
          <w:rFonts w:cstheme="minorHAnsi"/>
          <w:lang w:val="en-GB"/>
        </w:rPr>
        <w:t>The organisational structure of the consortium shall comprise the following Consortium Bodies:</w:t>
      </w:r>
    </w:p>
    <w:p w14:paraId="7CD1D69E" w14:textId="77777777" w:rsidR="009C2D81" w:rsidRPr="008662E5" w:rsidRDefault="009C2D81" w:rsidP="00C70B98">
      <w:pPr>
        <w:rPr>
          <w:rFonts w:cstheme="minorHAnsi"/>
          <w:lang w:val="en-GB"/>
        </w:rPr>
      </w:pPr>
      <w:r w:rsidRPr="008662E5">
        <w:rPr>
          <w:rFonts w:cstheme="minorHAnsi"/>
          <w:lang w:val="en-GB"/>
        </w:rPr>
        <w:t xml:space="preserve">The </w:t>
      </w:r>
      <w:r w:rsidRPr="008662E5">
        <w:rPr>
          <w:rFonts w:cstheme="minorHAnsi"/>
          <w:b/>
          <w:bCs/>
          <w:lang w:val="en-GB"/>
        </w:rPr>
        <w:t>General Assembly</w:t>
      </w:r>
      <w:r w:rsidRPr="008662E5">
        <w:rPr>
          <w:rFonts w:cstheme="minorHAnsi"/>
          <w:lang w:val="en-GB"/>
        </w:rPr>
        <w:t xml:space="preserve"> is the decision-making body of the consortium.</w:t>
      </w:r>
    </w:p>
    <w:p w14:paraId="1923647C" w14:textId="06517141" w:rsidR="009C2D81" w:rsidRPr="008662E5" w:rsidRDefault="009C2D81" w:rsidP="00C70B98">
      <w:pPr>
        <w:rPr>
          <w:rFonts w:cstheme="minorHAnsi"/>
          <w:lang w:val="en-GB"/>
        </w:rPr>
      </w:pPr>
      <w:r w:rsidRPr="008662E5">
        <w:rPr>
          <w:rFonts w:cstheme="minorHAnsi"/>
          <w:lang w:val="en-GB"/>
        </w:rPr>
        <w:lastRenderedPageBreak/>
        <w:t xml:space="preserve">The </w:t>
      </w:r>
      <w:proofErr w:type="gramStart"/>
      <w:r w:rsidRPr="008662E5">
        <w:rPr>
          <w:rFonts w:cstheme="minorHAnsi"/>
          <w:b/>
          <w:bCs/>
          <w:lang w:val="en-GB"/>
        </w:rPr>
        <w:t>Coordinator</w:t>
      </w:r>
      <w:proofErr w:type="gramEnd"/>
      <w:r w:rsidRPr="008662E5">
        <w:rPr>
          <w:rFonts w:cstheme="minorHAnsi"/>
          <w:lang w:val="en-GB"/>
        </w:rPr>
        <w:t xml:space="preserve"> is the legal entity acting as the intermediary between the Parties and the Granting Authority. The </w:t>
      </w:r>
      <w:proofErr w:type="gramStart"/>
      <w:r w:rsidRPr="008662E5">
        <w:rPr>
          <w:rFonts w:cstheme="minorHAnsi"/>
          <w:lang w:val="en-GB"/>
        </w:rPr>
        <w:t>Coordinator</w:t>
      </w:r>
      <w:proofErr w:type="gramEnd"/>
      <w:r w:rsidRPr="008662E5">
        <w:rPr>
          <w:rFonts w:cstheme="minorHAnsi"/>
          <w:lang w:val="en-GB"/>
        </w:rPr>
        <w:t xml:space="preserve"> shall, in addition to its responsibilities as a Party, perform the tasks assigned to it as described in the Grant Agreement and this Consortium Agreement. </w:t>
      </w:r>
    </w:p>
    <w:p w14:paraId="7DD2B0E6" w14:textId="277C1468" w:rsidR="009C2D81" w:rsidRPr="008662E5" w:rsidRDefault="009C2D81" w:rsidP="00676650">
      <w:pPr>
        <w:pStyle w:val="Heading2"/>
        <w:rPr>
          <w:lang w:val="en-GB" w:eastAsia="da-DK"/>
        </w:rPr>
      </w:pPr>
      <w:bookmarkStart w:id="52" w:name="_Toc90241076"/>
      <w:bookmarkEnd w:id="52"/>
      <w:r w:rsidRPr="008662E5">
        <w:rPr>
          <w:lang w:val="en-GB" w:eastAsia="da-DK"/>
        </w:rPr>
        <w:t>Members</w:t>
      </w:r>
      <w:r w:rsidR="004F1159" w:rsidRPr="008662E5">
        <w:t xml:space="preserve"> </w:t>
      </w:r>
      <w:r w:rsidR="004F1159" w:rsidRPr="008662E5">
        <w:rPr>
          <w:lang w:val="en-GB" w:eastAsia="da-DK"/>
        </w:rPr>
        <w:t>of the General Assembly</w:t>
      </w:r>
    </w:p>
    <w:p w14:paraId="16D96F2E" w14:textId="77777777" w:rsidR="009C2D81" w:rsidRPr="008662E5" w:rsidRDefault="009C2D81" w:rsidP="00C70B98">
      <w:pPr>
        <w:rPr>
          <w:rFonts w:cstheme="minorHAnsi"/>
          <w:lang w:val="en-GB"/>
        </w:rPr>
      </w:pPr>
      <w:r w:rsidRPr="008662E5">
        <w:rPr>
          <w:rFonts w:cstheme="minorHAnsi"/>
          <w:lang w:val="en-GB"/>
        </w:rPr>
        <w:t>The General Assembly shall consist of one representative of each Party (hereinafter referred to as “Member”).</w:t>
      </w:r>
    </w:p>
    <w:p w14:paraId="2E8AE27F" w14:textId="102D5508" w:rsidR="009C2D81" w:rsidRPr="008662E5" w:rsidRDefault="009C2D81" w:rsidP="00C70B98">
      <w:pPr>
        <w:rPr>
          <w:rFonts w:cstheme="minorHAnsi"/>
          <w:lang w:val="en-GB"/>
        </w:rPr>
      </w:pPr>
      <w:r w:rsidRPr="008662E5">
        <w:rPr>
          <w:rFonts w:cstheme="minorHAnsi"/>
          <w:lang w:val="en-GB"/>
        </w:rPr>
        <w:t xml:space="preserve">Each Member shall be deemed to be duly authorised to deliberate, negotiate and decide on all matters listed in Section </w:t>
      </w:r>
      <w:r w:rsidR="005D6B0C" w:rsidRPr="008662E5">
        <w:rPr>
          <w:rFonts w:cstheme="minorHAnsi"/>
          <w:lang w:val="en-GB"/>
        </w:rPr>
        <w:t>6.3.7</w:t>
      </w:r>
      <w:r w:rsidRPr="008662E5">
        <w:rPr>
          <w:rFonts w:cstheme="minorHAnsi"/>
          <w:lang w:val="en-GB"/>
        </w:rPr>
        <w:t xml:space="preserve"> of this Consortium Agreement.</w:t>
      </w:r>
    </w:p>
    <w:p w14:paraId="211FF11D"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chair all meetings of the General Assembly, unless decided otherwise by the General Assembly.</w:t>
      </w:r>
    </w:p>
    <w:p w14:paraId="6171AA3E" w14:textId="77777777" w:rsidR="009C2D81" w:rsidRPr="008662E5" w:rsidRDefault="009C2D81" w:rsidP="00C70B98">
      <w:pPr>
        <w:rPr>
          <w:rFonts w:cstheme="minorHAnsi"/>
          <w:lang w:val="en-GB"/>
        </w:rPr>
      </w:pPr>
      <w:r w:rsidRPr="008662E5">
        <w:rPr>
          <w:rFonts w:cstheme="minorHAnsi"/>
          <w:lang w:val="en-GB"/>
        </w:rPr>
        <w:t>The Parties agree to abide by all decisions of the General Assembly.</w:t>
      </w:r>
    </w:p>
    <w:p w14:paraId="609CFC04" w14:textId="3623CBA7" w:rsidR="009C2D81" w:rsidRPr="008662E5" w:rsidRDefault="009C2D81" w:rsidP="00C70B98">
      <w:pPr>
        <w:rPr>
          <w:rFonts w:cstheme="minorHAnsi"/>
          <w:lang w:val="en-GB"/>
        </w:rPr>
      </w:pPr>
      <w:r w:rsidRPr="008662E5">
        <w:rPr>
          <w:rFonts w:cstheme="minorHAnsi"/>
          <w:lang w:val="en-GB"/>
        </w:rPr>
        <w:t xml:space="preserve">This does not prevent the Parties </w:t>
      </w:r>
      <w:r w:rsidRPr="008662E5">
        <w:rPr>
          <w:rFonts w:eastAsia="Arial" w:cstheme="minorHAnsi"/>
          <w:lang w:val="en-GB"/>
        </w:rPr>
        <w:t xml:space="preserve">from exercising their veto rights, according to Section </w:t>
      </w:r>
      <w:r w:rsidR="00EB4DA3" w:rsidRPr="008662E5">
        <w:rPr>
          <w:rFonts w:eastAsia="Arial" w:cstheme="minorHAnsi"/>
          <w:lang w:val="en-GB"/>
        </w:rPr>
        <w:t>6.3.5</w:t>
      </w:r>
      <w:r w:rsidRPr="008662E5">
        <w:rPr>
          <w:rFonts w:eastAsia="Arial" w:cstheme="minorHAnsi"/>
          <w:lang w:val="en-GB"/>
        </w:rPr>
        <w:t>, or</w:t>
      </w:r>
      <w:r w:rsidRPr="008662E5">
        <w:rPr>
          <w:rFonts w:cstheme="minorHAnsi"/>
          <w:lang w:val="en-GB"/>
        </w:rPr>
        <w:t xml:space="preserve"> from submitting a dispute for resolution in accordance with the provisions of settlement of disputes in Section 11.8 of this Consortium Agreement.</w:t>
      </w:r>
    </w:p>
    <w:p w14:paraId="017D0A16" w14:textId="577AFA0B" w:rsidR="009C2D81" w:rsidRPr="008662E5" w:rsidRDefault="00805846" w:rsidP="00676650">
      <w:pPr>
        <w:pStyle w:val="Heading2"/>
        <w:rPr>
          <w:lang w:val="en-GB"/>
        </w:rPr>
      </w:pPr>
      <w:bookmarkStart w:id="53" w:name="_Toc90241078"/>
      <w:bookmarkEnd w:id="53"/>
      <w:r>
        <w:rPr>
          <w:lang w:val="en-GB"/>
        </w:rPr>
        <w:t xml:space="preserve"> </w:t>
      </w:r>
      <w:r w:rsidR="009C2D81" w:rsidRPr="008662E5">
        <w:rPr>
          <w:lang w:val="en-GB"/>
        </w:rPr>
        <w:t>Operational procedures for the General Assembly:</w:t>
      </w:r>
    </w:p>
    <w:p w14:paraId="34F89F4C" w14:textId="77777777" w:rsidR="009C2D81" w:rsidRPr="008662E5" w:rsidRDefault="009C2D81" w:rsidP="00507CFF">
      <w:pPr>
        <w:pStyle w:val="Heading3"/>
        <w:rPr>
          <w:lang w:val="en-GB"/>
        </w:rPr>
      </w:pPr>
      <w:r w:rsidRPr="008662E5">
        <w:rPr>
          <w:lang w:val="en-GB"/>
        </w:rPr>
        <w:t>Representation in meetings</w:t>
      </w:r>
    </w:p>
    <w:p w14:paraId="4103EE04" w14:textId="77777777" w:rsidR="009C2D81" w:rsidRPr="008662E5" w:rsidRDefault="009C2D81" w:rsidP="00712D28">
      <w:pPr>
        <w:keepNext/>
        <w:rPr>
          <w:rFonts w:cstheme="minorHAnsi"/>
          <w:lang w:val="en-GB"/>
        </w:rPr>
      </w:pPr>
      <w:r w:rsidRPr="008662E5">
        <w:rPr>
          <w:rFonts w:cstheme="minorHAnsi"/>
          <w:lang w:val="en-GB"/>
        </w:rPr>
        <w:t>Any Member:</w:t>
      </w:r>
    </w:p>
    <w:p w14:paraId="4ECEF8C4" w14:textId="77777777" w:rsidR="009C2D81" w:rsidRPr="008662E5" w:rsidRDefault="009C2D81" w:rsidP="00995801">
      <w:pPr>
        <w:pStyle w:val="ListBullet"/>
        <w:rPr>
          <w:rFonts w:cstheme="minorHAnsi"/>
          <w:lang w:val="en-GB"/>
        </w:rPr>
      </w:pPr>
      <w:r w:rsidRPr="008662E5">
        <w:rPr>
          <w:rFonts w:cstheme="minorHAnsi"/>
          <w:lang w:val="en-GB"/>
        </w:rPr>
        <w:t xml:space="preserve">should be present or represented at any </w:t>
      </w:r>
      <w:proofErr w:type="gramStart"/>
      <w:r w:rsidRPr="008662E5">
        <w:rPr>
          <w:rFonts w:cstheme="minorHAnsi"/>
          <w:lang w:val="en-GB"/>
        </w:rPr>
        <w:t>meeting;</w:t>
      </w:r>
      <w:proofErr w:type="gramEnd"/>
    </w:p>
    <w:p w14:paraId="752A492C" w14:textId="77777777" w:rsidR="009C2D81" w:rsidRPr="008662E5" w:rsidRDefault="009C2D81" w:rsidP="00995801">
      <w:pPr>
        <w:pStyle w:val="ListBullet"/>
        <w:rPr>
          <w:rFonts w:cstheme="minorHAnsi"/>
          <w:lang w:val="en-GB"/>
        </w:rPr>
      </w:pPr>
      <w:r w:rsidRPr="008662E5">
        <w:rPr>
          <w:rFonts w:cstheme="minorHAnsi"/>
          <w:lang w:val="en-GB"/>
        </w:rPr>
        <w:t xml:space="preserve">may appoint a substitute or a proxy to attend and vote at any </w:t>
      </w:r>
      <w:proofErr w:type="gramStart"/>
      <w:r w:rsidRPr="008662E5">
        <w:rPr>
          <w:rFonts w:cstheme="minorHAnsi"/>
          <w:lang w:val="en-GB"/>
        </w:rPr>
        <w:t>meeting;</w:t>
      </w:r>
      <w:proofErr w:type="gramEnd"/>
    </w:p>
    <w:p w14:paraId="7246123F" w14:textId="77777777" w:rsidR="009C2D81" w:rsidRPr="008662E5" w:rsidRDefault="009C2D81" w:rsidP="00995801">
      <w:pPr>
        <w:pStyle w:val="ListBullet"/>
        <w:rPr>
          <w:rFonts w:cstheme="minorHAnsi"/>
          <w:lang w:val="en-GB"/>
        </w:rPr>
      </w:pPr>
      <w:r w:rsidRPr="008662E5">
        <w:rPr>
          <w:rFonts w:cstheme="minorHAnsi"/>
          <w:lang w:val="en-GB"/>
        </w:rPr>
        <w:t>and shall participate in a cooperative manner in the meetings.</w:t>
      </w:r>
    </w:p>
    <w:p w14:paraId="0536DF12" w14:textId="77777777" w:rsidR="009C2D81" w:rsidRPr="008662E5" w:rsidRDefault="009C2D81" w:rsidP="00507CFF">
      <w:pPr>
        <w:pStyle w:val="Heading3"/>
        <w:rPr>
          <w:lang w:val="en-GB"/>
        </w:rPr>
      </w:pPr>
      <w:r w:rsidRPr="008662E5">
        <w:rPr>
          <w:lang w:val="en-GB"/>
        </w:rPr>
        <w:t>Preparation and organisation of meetings</w:t>
      </w:r>
    </w:p>
    <w:p w14:paraId="25186379" w14:textId="165BA099" w:rsidR="009C2D81" w:rsidRPr="008662E5" w:rsidRDefault="009C2D81" w:rsidP="00995801">
      <w:pPr>
        <w:pStyle w:val="Heading4"/>
        <w:rPr>
          <w:rFonts w:cstheme="minorHAnsi"/>
          <w:lang w:val="en-GB"/>
        </w:rPr>
      </w:pPr>
      <w:r w:rsidRPr="008662E5">
        <w:rPr>
          <w:rFonts w:cstheme="minorHAnsi"/>
          <w:lang w:val="en-GB"/>
        </w:rPr>
        <w:t>Convening meetings</w:t>
      </w:r>
    </w:p>
    <w:p w14:paraId="33ACD9B2" w14:textId="77777777" w:rsidR="009C2D81" w:rsidRPr="008662E5" w:rsidRDefault="009C2D81" w:rsidP="00C70B98">
      <w:pPr>
        <w:rPr>
          <w:rFonts w:cstheme="minorHAnsi"/>
          <w:lang w:val="en-GB"/>
        </w:rPr>
      </w:pPr>
      <w:r w:rsidRPr="008662E5">
        <w:rPr>
          <w:rFonts w:cstheme="minorHAnsi"/>
          <w:lang w:val="en-GB"/>
        </w:rPr>
        <w:t>The chairperson shall convene ordinary meetings of the General Assembly at least once every six months and shall also convene extraordinary meetings at any time upon written request of any Member.</w:t>
      </w:r>
    </w:p>
    <w:p w14:paraId="0928591C" w14:textId="77777777" w:rsidR="009C2D81" w:rsidRPr="008662E5" w:rsidRDefault="009C2D81" w:rsidP="00995801">
      <w:pPr>
        <w:pStyle w:val="Heading4"/>
        <w:rPr>
          <w:rFonts w:cstheme="minorHAnsi"/>
          <w:lang w:val="en-GB"/>
        </w:rPr>
      </w:pPr>
      <w:r w:rsidRPr="008662E5">
        <w:rPr>
          <w:rFonts w:cstheme="minorHAnsi"/>
          <w:lang w:val="en-GB"/>
        </w:rPr>
        <w:t>Notice of a meeting</w:t>
      </w:r>
    </w:p>
    <w:p w14:paraId="6BEF39AC" w14:textId="77777777" w:rsidR="009C2D81" w:rsidRPr="008662E5" w:rsidRDefault="009C2D81" w:rsidP="00C70B98">
      <w:pPr>
        <w:rPr>
          <w:rFonts w:cstheme="minorHAnsi"/>
          <w:i/>
          <w:iCs/>
          <w:lang w:val="en-GB"/>
        </w:rPr>
      </w:pPr>
      <w:r w:rsidRPr="008662E5">
        <w:rPr>
          <w:rFonts w:cstheme="minorHAnsi"/>
          <w:lang w:val="en-GB"/>
        </w:rPr>
        <w:t>The chairperson shall give written notice of a meeting to each Member as soon as possible and no later than 14 calendar days preceding an ordinary meeting and 7 calendar days preceding an extraordinary meeting.</w:t>
      </w:r>
    </w:p>
    <w:p w14:paraId="538465A8" w14:textId="5F8D75D1" w:rsidR="009C2D81" w:rsidRPr="008662E5" w:rsidRDefault="009C2D81" w:rsidP="00995801">
      <w:pPr>
        <w:pStyle w:val="Heading4"/>
        <w:rPr>
          <w:rFonts w:cstheme="minorHAnsi"/>
          <w:lang w:val="en-GB"/>
        </w:rPr>
      </w:pPr>
      <w:r w:rsidRPr="008662E5">
        <w:rPr>
          <w:rFonts w:cstheme="minorHAnsi"/>
          <w:lang w:val="en-GB"/>
        </w:rPr>
        <w:t>Sending the agenda</w:t>
      </w:r>
    </w:p>
    <w:p w14:paraId="193CC6B5" w14:textId="77777777" w:rsidR="009C2D81" w:rsidRPr="008662E5" w:rsidRDefault="009C2D81" w:rsidP="00C70B98">
      <w:pPr>
        <w:rPr>
          <w:rFonts w:cstheme="minorHAnsi"/>
          <w:lang w:val="en-GB"/>
        </w:rPr>
      </w:pPr>
      <w:r w:rsidRPr="008662E5">
        <w:rPr>
          <w:rFonts w:cstheme="minorHAnsi"/>
          <w:lang w:val="en-GB"/>
        </w:rPr>
        <w:t>The chairperson shall prepare and send each Member an agenda no later than 14 calendar days preceding the meeting, or 7 calendar days before an extraordinary meeting.</w:t>
      </w:r>
    </w:p>
    <w:p w14:paraId="4B9FDE14" w14:textId="58395B23" w:rsidR="009C2D81" w:rsidRPr="008662E5" w:rsidRDefault="009C2D81" w:rsidP="00995801">
      <w:pPr>
        <w:pStyle w:val="Heading4"/>
        <w:rPr>
          <w:rFonts w:cstheme="minorHAnsi"/>
          <w:lang w:val="en-GB"/>
        </w:rPr>
      </w:pPr>
      <w:r w:rsidRPr="008662E5">
        <w:rPr>
          <w:rFonts w:cstheme="minorHAnsi"/>
          <w:lang w:val="en-GB"/>
        </w:rPr>
        <w:t>Adding agenda items</w:t>
      </w:r>
    </w:p>
    <w:p w14:paraId="4F177450" w14:textId="77777777" w:rsidR="009C2D81" w:rsidRPr="008662E5" w:rsidRDefault="009C2D81" w:rsidP="00C70B98">
      <w:pPr>
        <w:rPr>
          <w:rFonts w:cstheme="minorHAnsi"/>
          <w:lang w:val="en-GB"/>
        </w:rPr>
      </w:pPr>
      <w:r w:rsidRPr="008662E5">
        <w:rPr>
          <w:rFonts w:cstheme="minorHAnsi"/>
          <w:lang w:val="en-GB"/>
        </w:rPr>
        <w:t>Any agenda item requiring a decision by the Members must be identified as such on the agenda.</w:t>
      </w:r>
    </w:p>
    <w:p w14:paraId="51D6131A" w14:textId="77777777" w:rsidR="009C2D81" w:rsidRPr="008662E5" w:rsidRDefault="009C2D81" w:rsidP="00C70B98">
      <w:pPr>
        <w:rPr>
          <w:rFonts w:cstheme="minorHAnsi"/>
          <w:lang w:val="en-GB"/>
        </w:rPr>
      </w:pPr>
      <w:r w:rsidRPr="008662E5">
        <w:rPr>
          <w:rFonts w:cstheme="minorHAnsi"/>
          <w:lang w:val="en-GB"/>
        </w:rPr>
        <w:lastRenderedPageBreak/>
        <w:t xml:space="preserve">Any Member may add an item to the original agenda by written notice to </w:t>
      </w:r>
      <w:proofErr w:type="gramStart"/>
      <w:r w:rsidRPr="008662E5">
        <w:rPr>
          <w:rFonts w:cstheme="minorHAnsi"/>
          <w:lang w:val="en-GB"/>
        </w:rPr>
        <w:t>all of</w:t>
      </w:r>
      <w:proofErr w:type="gramEnd"/>
      <w:r w:rsidRPr="008662E5">
        <w:rPr>
          <w:rFonts w:cstheme="minorHAnsi"/>
          <w:lang w:val="en-GB"/>
        </w:rPr>
        <w:t xml:space="preserve"> the other Members no later than 7 calendar days preceding the meeting and 2 days preceding an extraordinary meeting.</w:t>
      </w:r>
    </w:p>
    <w:p w14:paraId="1CA7B7D2" w14:textId="77777777" w:rsidR="009C2D81" w:rsidRPr="008662E5" w:rsidRDefault="00122571" w:rsidP="00995801">
      <w:pPr>
        <w:pStyle w:val="Heading4"/>
        <w:rPr>
          <w:rFonts w:cstheme="minorHAnsi"/>
          <w:lang w:val="en-GB"/>
        </w:rPr>
      </w:pPr>
      <w:r w:rsidRPr="008662E5">
        <w:rPr>
          <w:rFonts w:cstheme="minorHAnsi"/>
        </w:rPr>
        <w:t> </w:t>
      </w:r>
    </w:p>
    <w:p w14:paraId="6943B1ED" w14:textId="77777777" w:rsidR="009C2D81" w:rsidRPr="008662E5" w:rsidRDefault="009C2D81" w:rsidP="00C70B98">
      <w:pPr>
        <w:rPr>
          <w:rFonts w:cstheme="minorHAnsi"/>
          <w:lang w:val="en-GB"/>
        </w:rPr>
      </w:pPr>
      <w:r w:rsidRPr="008662E5">
        <w:rPr>
          <w:rFonts w:cstheme="minorHAnsi"/>
          <w:lang w:val="en-GB"/>
        </w:rPr>
        <w:t>During a meeting of the General Assembly the Members present or represented can unanimously agree to add a new item to the original agenda.</w:t>
      </w:r>
    </w:p>
    <w:p w14:paraId="650DCB9A" w14:textId="77777777" w:rsidR="009C2D81" w:rsidRPr="008662E5" w:rsidRDefault="00122571" w:rsidP="00995801">
      <w:pPr>
        <w:pStyle w:val="Heading4"/>
        <w:rPr>
          <w:rFonts w:cstheme="minorHAnsi"/>
        </w:rPr>
      </w:pPr>
      <w:r w:rsidRPr="008662E5">
        <w:rPr>
          <w:rFonts w:cstheme="minorHAnsi"/>
        </w:rPr>
        <w:t> </w:t>
      </w:r>
    </w:p>
    <w:p w14:paraId="5D48D279" w14:textId="77777777" w:rsidR="009C2D81" w:rsidRPr="008662E5" w:rsidRDefault="009C2D81" w:rsidP="00C70B98">
      <w:pPr>
        <w:rPr>
          <w:rFonts w:cstheme="minorHAnsi"/>
          <w:lang w:val="en-GB"/>
        </w:rPr>
      </w:pPr>
      <w:r w:rsidRPr="008662E5">
        <w:rPr>
          <w:rFonts w:cstheme="minorHAnsi"/>
          <w:lang w:val="en-GB"/>
        </w:rPr>
        <w:t>Meetings of the General Assembly may also be held by tele- or videoconference or other telecommunication means.</w:t>
      </w:r>
    </w:p>
    <w:p w14:paraId="4DBF4BA4" w14:textId="77777777" w:rsidR="009C2D81" w:rsidRPr="008662E5" w:rsidRDefault="00122571" w:rsidP="00995801">
      <w:pPr>
        <w:pStyle w:val="Heading4"/>
        <w:rPr>
          <w:rFonts w:cstheme="minorHAnsi"/>
          <w:lang w:val="en-GB"/>
        </w:rPr>
      </w:pPr>
      <w:r w:rsidRPr="008662E5">
        <w:rPr>
          <w:rFonts w:cstheme="minorHAnsi"/>
          <w:lang w:val="en-GB"/>
        </w:rPr>
        <w:t> </w:t>
      </w:r>
    </w:p>
    <w:p w14:paraId="3EC5AAB2" w14:textId="7BEB0695" w:rsidR="009C2D81" w:rsidRPr="008662E5" w:rsidRDefault="009C2D81" w:rsidP="00C70B98">
      <w:pPr>
        <w:rPr>
          <w:rFonts w:cstheme="minorHAnsi"/>
          <w:lang w:val="en-GB"/>
        </w:rPr>
      </w:pPr>
      <w:r w:rsidRPr="008662E5">
        <w:rPr>
          <w:rFonts w:cstheme="minorHAnsi"/>
          <w:lang w:val="en-GB"/>
        </w:rPr>
        <w:t xml:space="preserve">Decisions will only be binding once the relevant part of the minutes has been accepted according to Section </w:t>
      </w:r>
      <w:r w:rsidR="005D6B0C" w:rsidRPr="008662E5">
        <w:rPr>
          <w:rFonts w:cstheme="minorHAnsi"/>
          <w:lang w:val="en-GB"/>
        </w:rPr>
        <w:t>6.3.6.2.</w:t>
      </w:r>
    </w:p>
    <w:p w14:paraId="40323985" w14:textId="77777777" w:rsidR="009C2D81" w:rsidRPr="008662E5" w:rsidRDefault="009C2D81" w:rsidP="00507CFF">
      <w:pPr>
        <w:pStyle w:val="Heading3"/>
        <w:rPr>
          <w:lang w:val="en-GB"/>
        </w:rPr>
      </w:pPr>
      <w:r w:rsidRPr="008662E5">
        <w:rPr>
          <w:lang w:val="en-GB"/>
        </w:rPr>
        <w:t>Decisions without a meeting</w:t>
      </w:r>
    </w:p>
    <w:p w14:paraId="61D56866" w14:textId="77777777" w:rsidR="009C2D81" w:rsidRPr="008662E5" w:rsidRDefault="009C2D81" w:rsidP="00712D28">
      <w:pPr>
        <w:keepNext/>
        <w:rPr>
          <w:rFonts w:cstheme="minorHAnsi"/>
          <w:lang w:val="en-GB"/>
        </w:rPr>
      </w:pPr>
      <w:r w:rsidRPr="008662E5">
        <w:rPr>
          <w:rFonts w:cstheme="minorHAnsi"/>
          <w:lang w:val="en-GB"/>
        </w:rPr>
        <w:t>Any decision may also be taken without a meeting if</w:t>
      </w:r>
    </w:p>
    <w:p w14:paraId="5312FD07"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circulates to all Members of the General Assembly a suggested decision with a deadline for responses of at least </w:t>
      </w:r>
      <w:r w:rsidRPr="003B04E8">
        <w:rPr>
          <w:rFonts w:cstheme="minorHAnsi"/>
          <w:lang w:val="en-GB"/>
        </w:rPr>
        <w:t>10</w:t>
      </w:r>
      <w:r w:rsidRPr="008662E5">
        <w:rPr>
          <w:rFonts w:cstheme="minorHAnsi"/>
          <w:lang w:val="en-GB"/>
        </w:rPr>
        <w:t xml:space="preserve"> calendar days after receipt by a Party and</w:t>
      </w:r>
    </w:p>
    <w:p w14:paraId="1A81C592" w14:textId="77777777" w:rsidR="009C2D81" w:rsidRPr="008662E5" w:rsidRDefault="009C2D81" w:rsidP="00995801">
      <w:pPr>
        <w:pStyle w:val="ListParagraph"/>
        <w:numPr>
          <w:ilvl w:val="0"/>
          <w:numId w:val="79"/>
        </w:numPr>
        <w:rPr>
          <w:rFonts w:cstheme="minorHAnsi"/>
          <w:lang w:val="en-GB"/>
        </w:rPr>
      </w:pPr>
      <w:r w:rsidRPr="008662E5">
        <w:rPr>
          <w:rFonts w:cstheme="minorHAnsi"/>
          <w:lang w:val="en-GB"/>
        </w:rPr>
        <w:t>the decision is agreed by 51 % of all Parties.</w:t>
      </w:r>
    </w:p>
    <w:p w14:paraId="7F852536"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inform all the Members of the outcome of the vote.</w:t>
      </w:r>
    </w:p>
    <w:p w14:paraId="31F18B25" w14:textId="02688C13" w:rsidR="009C2D81" w:rsidRPr="008662E5" w:rsidRDefault="009C2D81" w:rsidP="00C70B98">
      <w:pPr>
        <w:rPr>
          <w:rFonts w:cstheme="minorHAnsi"/>
          <w:lang w:val="en-GB"/>
        </w:rPr>
      </w:pPr>
      <w:r w:rsidRPr="008662E5">
        <w:rPr>
          <w:rFonts w:cstheme="minorHAnsi"/>
          <w:lang w:val="en-GB"/>
        </w:rPr>
        <w:t xml:space="preserve">A veto according to Section </w:t>
      </w:r>
      <w:r w:rsidR="005D6B0C" w:rsidRPr="008662E5">
        <w:rPr>
          <w:rFonts w:cstheme="minorHAnsi"/>
          <w:lang w:val="en-GB"/>
        </w:rPr>
        <w:t>6.3.5</w:t>
      </w:r>
      <w:r w:rsidRPr="008662E5">
        <w:rPr>
          <w:rFonts w:cstheme="minorHAnsi"/>
          <w:lang w:val="en-GB"/>
        </w:rPr>
        <w:t xml:space="preserve"> may be submitted up to </w:t>
      </w:r>
      <w:r w:rsidRPr="003B04E8">
        <w:rPr>
          <w:rFonts w:cstheme="minorHAnsi"/>
          <w:lang w:val="en-GB"/>
        </w:rPr>
        <w:t>15</w:t>
      </w:r>
      <w:r w:rsidRPr="008662E5">
        <w:rPr>
          <w:rFonts w:cstheme="minorHAnsi"/>
          <w:lang w:val="en-GB"/>
        </w:rPr>
        <w:t xml:space="preserve"> calendar days after receipt of this information.</w:t>
      </w:r>
    </w:p>
    <w:p w14:paraId="1A73CE1B" w14:textId="77777777" w:rsidR="009C2D81" w:rsidRPr="008662E5" w:rsidRDefault="009C2D81" w:rsidP="00C70B98">
      <w:pPr>
        <w:rPr>
          <w:rFonts w:cstheme="minorHAnsi"/>
          <w:lang w:val="en-GB"/>
        </w:rPr>
      </w:pPr>
      <w:r w:rsidRPr="008662E5">
        <w:rPr>
          <w:rFonts w:cstheme="minorHAnsi"/>
          <w:lang w:val="en-GB"/>
        </w:rPr>
        <w:t xml:space="preserve">The decision will be binding after the </w:t>
      </w:r>
      <w:proofErr w:type="gramStart"/>
      <w:r w:rsidRPr="008662E5">
        <w:rPr>
          <w:rFonts w:cstheme="minorHAnsi"/>
          <w:lang w:val="en-GB"/>
        </w:rPr>
        <w:t>Coordinator</w:t>
      </w:r>
      <w:proofErr w:type="gramEnd"/>
      <w:r w:rsidRPr="008662E5">
        <w:rPr>
          <w:rFonts w:cstheme="minorHAnsi"/>
          <w:lang w:val="en-GB"/>
        </w:rPr>
        <w:t xml:space="preserve"> sends a notification to all Members.</w:t>
      </w:r>
      <w:r w:rsidR="00986DF5" w:rsidRPr="008662E5">
        <w:rPr>
          <w:rFonts w:cstheme="minorHAnsi"/>
          <w:lang w:val="en-GB"/>
        </w:rPr>
        <w:t xml:space="preserve"> </w:t>
      </w: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will keep records of the votes and make them available to the Parties on request.</w:t>
      </w:r>
    </w:p>
    <w:p w14:paraId="67B6961B" w14:textId="77777777" w:rsidR="009C2D81" w:rsidRPr="008662E5" w:rsidRDefault="009C2D81" w:rsidP="00507CFF">
      <w:pPr>
        <w:pStyle w:val="Heading3"/>
        <w:rPr>
          <w:lang w:val="en-GB"/>
        </w:rPr>
      </w:pPr>
      <w:r w:rsidRPr="008662E5">
        <w:rPr>
          <w:lang w:val="en-GB"/>
        </w:rPr>
        <w:t>Voting rules and quorum</w:t>
      </w:r>
    </w:p>
    <w:p w14:paraId="62A981C4" w14:textId="77777777" w:rsidR="009C2D81" w:rsidRPr="008662E5" w:rsidRDefault="00986DF5" w:rsidP="00995801">
      <w:pPr>
        <w:pStyle w:val="Heading4"/>
        <w:rPr>
          <w:rFonts w:cstheme="minorHAnsi"/>
          <w:lang w:val="en-GB"/>
        </w:rPr>
      </w:pPr>
      <w:r w:rsidRPr="008662E5">
        <w:rPr>
          <w:rFonts w:cstheme="minorHAnsi"/>
          <w:lang w:val="en-GB"/>
        </w:rPr>
        <w:t> </w:t>
      </w:r>
    </w:p>
    <w:p w14:paraId="1BE434FD" w14:textId="77777777" w:rsidR="009C2D81" w:rsidRPr="008662E5" w:rsidRDefault="009C2D81" w:rsidP="00C70B98">
      <w:pPr>
        <w:rPr>
          <w:rFonts w:cstheme="minorHAnsi"/>
          <w:lang w:val="en-GB"/>
        </w:rPr>
      </w:pPr>
      <w:r w:rsidRPr="008662E5">
        <w:rPr>
          <w:rFonts w:cstheme="minorHAnsi"/>
          <w:lang w:val="en-GB"/>
        </w:rPr>
        <w:t>The General Assembly shall not deliberate and decide validly in meetings unless two-thirds (2/3) of its Members are present or represented (quorum).</w:t>
      </w:r>
    </w:p>
    <w:p w14:paraId="1CD1A042" w14:textId="77777777" w:rsidR="009C2D81" w:rsidRPr="008662E5" w:rsidRDefault="009C2D81" w:rsidP="00C70B98">
      <w:pPr>
        <w:rPr>
          <w:rFonts w:cstheme="minorHAnsi"/>
          <w:lang w:val="en-GB"/>
        </w:rPr>
      </w:pPr>
      <w:r w:rsidRPr="008662E5">
        <w:rPr>
          <w:rFonts w:cstheme="minorHAnsi"/>
          <w:lang w:val="en-GB"/>
        </w:rPr>
        <w:t>If the quorum is not reached, the chairperson of the General Assembly shall convene another ordinary meeting within 15 calendar days. If in this meeting the quorum is not reached once more, the chairperson shall convene an extraordinary meeting which shall be entitled to decide even if less than the quorum of Members is present or represented.</w:t>
      </w:r>
    </w:p>
    <w:p w14:paraId="30FDCF5B" w14:textId="77777777" w:rsidR="009C2D81" w:rsidRPr="008662E5" w:rsidRDefault="00986DF5" w:rsidP="00995801">
      <w:pPr>
        <w:pStyle w:val="Heading4"/>
        <w:rPr>
          <w:rFonts w:cstheme="minorHAnsi"/>
          <w:lang w:val="en-GB"/>
        </w:rPr>
      </w:pPr>
      <w:r w:rsidRPr="008662E5">
        <w:rPr>
          <w:rFonts w:cstheme="minorHAnsi"/>
          <w:lang w:val="en-GB"/>
        </w:rPr>
        <w:t> </w:t>
      </w:r>
    </w:p>
    <w:p w14:paraId="1408A58F" w14:textId="77777777" w:rsidR="009C2D81" w:rsidRPr="008662E5" w:rsidRDefault="009C2D81" w:rsidP="00C70B98">
      <w:pPr>
        <w:rPr>
          <w:rFonts w:cstheme="minorHAnsi"/>
          <w:lang w:val="en-GB"/>
        </w:rPr>
      </w:pPr>
      <w:r w:rsidRPr="008662E5">
        <w:rPr>
          <w:rFonts w:cstheme="minorHAnsi"/>
          <w:lang w:val="en-GB"/>
        </w:rPr>
        <w:t>Each Member present or represented in the meeting shall have one vote.</w:t>
      </w:r>
    </w:p>
    <w:p w14:paraId="2AC42E13" w14:textId="77777777" w:rsidR="009C2D81" w:rsidRPr="008662E5" w:rsidRDefault="00AC74F1" w:rsidP="00995801">
      <w:pPr>
        <w:pStyle w:val="Heading4"/>
        <w:rPr>
          <w:rFonts w:cstheme="minorHAnsi"/>
          <w:lang w:val="en-GB"/>
        </w:rPr>
      </w:pPr>
      <w:r w:rsidRPr="008662E5">
        <w:rPr>
          <w:rFonts w:cstheme="minorHAnsi"/>
          <w:lang w:val="en-GB"/>
        </w:rPr>
        <w:lastRenderedPageBreak/>
        <w:t> </w:t>
      </w:r>
    </w:p>
    <w:p w14:paraId="4328618C" w14:textId="7FD277CF" w:rsidR="009C2D81" w:rsidRPr="008662E5" w:rsidRDefault="009C2D81" w:rsidP="00C70B98">
      <w:pPr>
        <w:rPr>
          <w:rFonts w:cstheme="minorHAnsi"/>
          <w:lang w:val="en-GB"/>
        </w:rPr>
      </w:pPr>
      <w:r w:rsidRPr="008662E5">
        <w:rPr>
          <w:rFonts w:cstheme="minorHAnsi"/>
          <w:lang w:val="en-GB"/>
        </w:rPr>
        <w:t xml:space="preserve">A Party which the General Assembly has declared according to Section </w:t>
      </w:r>
      <w:r w:rsidR="005D6B0C" w:rsidRPr="008662E5">
        <w:rPr>
          <w:rFonts w:cstheme="minorHAnsi"/>
          <w:lang w:val="en-GB"/>
        </w:rPr>
        <w:t>4.2</w:t>
      </w:r>
      <w:r w:rsidRPr="008662E5">
        <w:rPr>
          <w:rFonts w:cstheme="minorHAnsi"/>
          <w:lang w:val="en-GB"/>
        </w:rPr>
        <w:t xml:space="preserve"> to be a Defaulting Party may not vote.</w:t>
      </w:r>
    </w:p>
    <w:p w14:paraId="7F331F1B" w14:textId="77777777" w:rsidR="009C2D81" w:rsidRPr="008662E5" w:rsidRDefault="00AC74F1" w:rsidP="00995801">
      <w:pPr>
        <w:pStyle w:val="Heading4"/>
        <w:rPr>
          <w:rFonts w:cstheme="minorHAnsi"/>
          <w:lang w:val="en-GB"/>
        </w:rPr>
      </w:pPr>
      <w:r w:rsidRPr="008662E5">
        <w:rPr>
          <w:rFonts w:cstheme="minorHAnsi"/>
          <w:lang w:val="en-GB"/>
        </w:rPr>
        <w:t> </w:t>
      </w:r>
    </w:p>
    <w:p w14:paraId="673D5A8C" w14:textId="77777777" w:rsidR="009C2D81" w:rsidRPr="008662E5" w:rsidRDefault="009C2D81" w:rsidP="00C70B98">
      <w:pPr>
        <w:rPr>
          <w:rFonts w:cstheme="minorHAnsi"/>
          <w:lang w:val="en-GB"/>
        </w:rPr>
      </w:pPr>
      <w:r w:rsidRPr="008662E5">
        <w:rPr>
          <w:rFonts w:cstheme="minorHAnsi"/>
          <w:lang w:val="en-GB"/>
        </w:rPr>
        <w:t xml:space="preserve">Decisions shall be taken by </w:t>
      </w:r>
      <w:proofErr w:type="gramStart"/>
      <w:r w:rsidRPr="008662E5">
        <w:rPr>
          <w:rFonts w:cstheme="minorHAnsi"/>
          <w:lang w:val="en-GB"/>
        </w:rPr>
        <w:t xml:space="preserve">a majority </w:t>
      </w:r>
      <w:r w:rsidRPr="003B04E8">
        <w:rPr>
          <w:rFonts w:cstheme="minorHAnsi"/>
          <w:lang w:val="en-GB"/>
        </w:rPr>
        <w:t>of</w:t>
      </w:r>
      <w:proofErr w:type="gramEnd"/>
      <w:r w:rsidRPr="003B04E8">
        <w:rPr>
          <w:rFonts w:cstheme="minorHAnsi"/>
          <w:lang w:val="en-GB"/>
        </w:rPr>
        <w:t xml:space="preserve"> two-thirds (2/3)</w:t>
      </w:r>
      <w:r w:rsidRPr="008662E5">
        <w:rPr>
          <w:rFonts w:cstheme="minorHAnsi"/>
          <w:lang w:val="en-GB"/>
        </w:rPr>
        <w:t xml:space="preserve"> of the votes cast.</w:t>
      </w:r>
    </w:p>
    <w:p w14:paraId="37C7A3EC" w14:textId="77777777" w:rsidR="009C2D81" w:rsidRPr="008662E5" w:rsidRDefault="009C2D81" w:rsidP="00507CFF">
      <w:pPr>
        <w:pStyle w:val="Heading3"/>
        <w:rPr>
          <w:lang w:val="en-GB"/>
        </w:rPr>
      </w:pPr>
      <w:bookmarkStart w:id="54" w:name="_Ref90241187"/>
      <w:r w:rsidRPr="008662E5">
        <w:rPr>
          <w:lang w:val="en-GB"/>
        </w:rPr>
        <w:t>Veto rights</w:t>
      </w:r>
      <w:bookmarkEnd w:id="54"/>
    </w:p>
    <w:p w14:paraId="00E86044" w14:textId="77777777" w:rsidR="009C2D81" w:rsidRPr="008662E5" w:rsidRDefault="00AC74F1" w:rsidP="00995801">
      <w:pPr>
        <w:pStyle w:val="Heading4"/>
        <w:rPr>
          <w:rFonts w:cstheme="minorHAnsi"/>
          <w:lang w:val="en-GB"/>
        </w:rPr>
      </w:pPr>
      <w:r w:rsidRPr="008662E5">
        <w:rPr>
          <w:rFonts w:cstheme="minorHAnsi"/>
          <w:lang w:val="en-GB"/>
        </w:rPr>
        <w:t> </w:t>
      </w:r>
    </w:p>
    <w:p w14:paraId="6DC1C7C6" w14:textId="77777777" w:rsidR="009C2D81" w:rsidRPr="008662E5" w:rsidRDefault="009C2D81" w:rsidP="00C70B98">
      <w:pPr>
        <w:rPr>
          <w:rFonts w:cstheme="minorHAnsi"/>
          <w:lang w:val="en-GB"/>
        </w:rPr>
      </w:pPr>
      <w:r w:rsidRPr="008662E5">
        <w:rPr>
          <w:rFonts w:cstheme="minorHAnsi"/>
          <w:lang w:val="en-GB"/>
        </w:rPr>
        <w:t>A Party which can show that its own work, time for performance, costs, liabilities, intellectual property rights or other legitimate interests would be severely affected by a decision of the General Assembly may exercise a veto with respect to the corresponding decision or relevant part of the decision.</w:t>
      </w:r>
    </w:p>
    <w:p w14:paraId="3E19E42D" w14:textId="77777777" w:rsidR="009C2D81" w:rsidRPr="008662E5" w:rsidRDefault="00AC74F1" w:rsidP="00995801">
      <w:pPr>
        <w:pStyle w:val="Heading4"/>
        <w:rPr>
          <w:rFonts w:cstheme="minorHAnsi"/>
          <w:lang w:val="en-GB"/>
        </w:rPr>
      </w:pPr>
      <w:r w:rsidRPr="008662E5">
        <w:rPr>
          <w:rFonts w:cstheme="minorHAnsi"/>
          <w:lang w:val="en-GB"/>
        </w:rPr>
        <w:t> </w:t>
      </w:r>
    </w:p>
    <w:p w14:paraId="02537149" w14:textId="77777777" w:rsidR="009C2D81" w:rsidRPr="008662E5" w:rsidRDefault="009C2D81" w:rsidP="00C70B98">
      <w:pPr>
        <w:rPr>
          <w:rFonts w:cstheme="minorHAnsi"/>
          <w:lang w:val="en-GB"/>
        </w:rPr>
      </w:pPr>
      <w:r w:rsidRPr="008662E5">
        <w:rPr>
          <w:rFonts w:cstheme="minorHAnsi"/>
          <w:lang w:val="en-GB"/>
        </w:rPr>
        <w:t>When the decision is foreseen on the original agenda, a Party may only veto such a decision during the meeting.</w:t>
      </w:r>
    </w:p>
    <w:p w14:paraId="562DB650" w14:textId="77777777" w:rsidR="009C2D81" w:rsidRPr="008662E5" w:rsidRDefault="00AC74F1" w:rsidP="00995801">
      <w:pPr>
        <w:pStyle w:val="Heading4"/>
        <w:rPr>
          <w:rFonts w:cstheme="minorHAnsi"/>
          <w:lang w:val="en-GB"/>
        </w:rPr>
      </w:pPr>
      <w:r w:rsidRPr="008662E5">
        <w:rPr>
          <w:rFonts w:cstheme="minorHAnsi"/>
          <w:lang w:val="en-GB"/>
        </w:rPr>
        <w:t> </w:t>
      </w:r>
    </w:p>
    <w:p w14:paraId="32B80F21" w14:textId="77777777" w:rsidR="009C2D81" w:rsidRPr="008662E5" w:rsidRDefault="009C2D81" w:rsidP="00C70B98">
      <w:pPr>
        <w:rPr>
          <w:rFonts w:cstheme="minorHAnsi"/>
          <w:lang w:val="en-GB"/>
        </w:rPr>
      </w:pPr>
      <w:r w:rsidRPr="008662E5">
        <w:rPr>
          <w:rFonts w:cstheme="minorHAnsi"/>
          <w:lang w:val="en-GB"/>
        </w:rPr>
        <w:t>When a decision has been taken on a new item added to the agenda before or during the meeting, a Party may veto such decision during the meeting or within 15 calendar days after receipt of the draft minutes of the meeting.</w:t>
      </w:r>
    </w:p>
    <w:p w14:paraId="5A293D54" w14:textId="77777777" w:rsidR="009C2D81" w:rsidRPr="008662E5" w:rsidRDefault="00AC74F1" w:rsidP="00995801">
      <w:pPr>
        <w:pStyle w:val="Heading4"/>
        <w:rPr>
          <w:rFonts w:cstheme="minorHAnsi"/>
          <w:lang w:val="en-GB"/>
        </w:rPr>
      </w:pPr>
      <w:r w:rsidRPr="008662E5">
        <w:rPr>
          <w:rFonts w:cstheme="minorHAnsi"/>
          <w:lang w:val="en-GB"/>
        </w:rPr>
        <w:t> </w:t>
      </w:r>
    </w:p>
    <w:p w14:paraId="7B229F45" w14:textId="77777777" w:rsidR="009C2D81" w:rsidRPr="008662E5" w:rsidRDefault="009C2D81" w:rsidP="00C70B98">
      <w:pPr>
        <w:rPr>
          <w:rFonts w:cstheme="minorHAnsi"/>
          <w:lang w:val="en-GB"/>
        </w:rPr>
      </w:pPr>
      <w:r w:rsidRPr="008662E5">
        <w:rPr>
          <w:rFonts w:cstheme="minorHAnsi"/>
          <w:lang w:val="en-GB"/>
        </w:rPr>
        <w:t>When a decision has been taken without a meeting a Party may veto such decision within 15 calendar days after receipt of the written notice by the chairperson of the outcome of the vote.</w:t>
      </w:r>
    </w:p>
    <w:p w14:paraId="7A451F83" w14:textId="77777777" w:rsidR="009C2D81" w:rsidRPr="008662E5" w:rsidRDefault="00AC74F1" w:rsidP="00995801">
      <w:pPr>
        <w:pStyle w:val="Heading4"/>
        <w:rPr>
          <w:rFonts w:cstheme="minorHAnsi"/>
          <w:lang w:val="en-GB"/>
        </w:rPr>
      </w:pPr>
      <w:r w:rsidRPr="008662E5">
        <w:rPr>
          <w:rFonts w:cstheme="minorHAnsi"/>
          <w:lang w:val="en-GB"/>
        </w:rPr>
        <w:t> </w:t>
      </w:r>
    </w:p>
    <w:p w14:paraId="48D6D1C3" w14:textId="77777777" w:rsidR="009C2D81" w:rsidRPr="008662E5" w:rsidRDefault="009C2D81" w:rsidP="00C70B98">
      <w:pPr>
        <w:rPr>
          <w:rFonts w:cstheme="minorHAnsi"/>
          <w:lang w:val="en-GB"/>
        </w:rPr>
      </w:pPr>
      <w:r w:rsidRPr="008662E5">
        <w:rPr>
          <w:rFonts w:cstheme="minorHAnsi"/>
          <w:lang w:val="en-GB"/>
        </w:rPr>
        <w:t>In case of exercise of veto, the Parties shall make every effort to resolve the matter which occasioned the veto to the general satisfaction of all Parties.</w:t>
      </w:r>
    </w:p>
    <w:p w14:paraId="7439F257" w14:textId="77777777" w:rsidR="009C2D81" w:rsidRPr="008662E5" w:rsidRDefault="00AC74F1" w:rsidP="00995801">
      <w:pPr>
        <w:pStyle w:val="Heading4"/>
        <w:rPr>
          <w:rFonts w:cstheme="minorHAnsi"/>
          <w:lang w:val="en-GB"/>
        </w:rPr>
      </w:pPr>
      <w:r w:rsidRPr="008662E5">
        <w:rPr>
          <w:rFonts w:cstheme="minorHAnsi"/>
          <w:lang w:val="en-GB"/>
        </w:rPr>
        <w:t> </w:t>
      </w:r>
    </w:p>
    <w:p w14:paraId="6E12DEE6" w14:textId="77777777" w:rsidR="009C2D81" w:rsidRPr="008662E5" w:rsidRDefault="009C2D81" w:rsidP="00C70B98">
      <w:pPr>
        <w:rPr>
          <w:rFonts w:cstheme="minorHAnsi"/>
          <w:lang w:val="en-GB"/>
        </w:rPr>
      </w:pPr>
      <w:r w:rsidRPr="008662E5">
        <w:rPr>
          <w:rFonts w:cstheme="minorHAnsi"/>
          <w:lang w:val="en-GB"/>
        </w:rPr>
        <w:t>A Party may neither veto decisions relating to its identification to be in breach of its obligations nor to its identification as a Defaulting Party. The Defaulting Party may not veto decisions relating to its participation and termination in the consortium or the consequences of them.</w:t>
      </w:r>
    </w:p>
    <w:p w14:paraId="64FE21F3" w14:textId="77777777" w:rsidR="009C2D81" w:rsidRPr="008662E5" w:rsidRDefault="00AC74F1" w:rsidP="00995801">
      <w:pPr>
        <w:pStyle w:val="Heading4"/>
        <w:rPr>
          <w:rFonts w:cstheme="minorHAnsi"/>
          <w:lang w:val="en-GB"/>
        </w:rPr>
      </w:pPr>
      <w:r w:rsidRPr="008662E5">
        <w:rPr>
          <w:rFonts w:cstheme="minorHAnsi"/>
          <w:lang w:val="en-GB"/>
        </w:rPr>
        <w:t> </w:t>
      </w:r>
    </w:p>
    <w:p w14:paraId="046965FC" w14:textId="77777777" w:rsidR="009C2D81" w:rsidRPr="008662E5" w:rsidRDefault="009C2D81" w:rsidP="00C70B98">
      <w:pPr>
        <w:rPr>
          <w:rFonts w:cstheme="minorHAnsi"/>
          <w:lang w:val="en-GB"/>
        </w:rPr>
      </w:pPr>
      <w:r w:rsidRPr="008662E5">
        <w:rPr>
          <w:rFonts w:cstheme="minorHAnsi"/>
          <w:lang w:val="en-GB"/>
        </w:rPr>
        <w:t>A Party requesting to leave the consortium may not veto decisions relating thereto.</w:t>
      </w:r>
    </w:p>
    <w:p w14:paraId="5A7A2DF1" w14:textId="77777777" w:rsidR="009C2D81" w:rsidRPr="008662E5" w:rsidRDefault="009C2D81" w:rsidP="00507CFF">
      <w:pPr>
        <w:pStyle w:val="Heading3"/>
        <w:rPr>
          <w:lang w:val="en-GB"/>
        </w:rPr>
      </w:pPr>
      <w:r w:rsidRPr="008662E5">
        <w:rPr>
          <w:lang w:val="en-GB"/>
        </w:rPr>
        <w:lastRenderedPageBreak/>
        <w:t>Minutes of meetings</w:t>
      </w:r>
    </w:p>
    <w:p w14:paraId="1C4155A3" w14:textId="77777777" w:rsidR="009C2D81" w:rsidRPr="008662E5" w:rsidRDefault="00AC74F1" w:rsidP="00995801">
      <w:pPr>
        <w:pStyle w:val="Heading4"/>
        <w:rPr>
          <w:rFonts w:cstheme="minorHAnsi"/>
          <w:lang w:val="en-GB"/>
        </w:rPr>
      </w:pPr>
      <w:r w:rsidRPr="008662E5">
        <w:rPr>
          <w:rFonts w:cstheme="minorHAnsi"/>
          <w:lang w:val="en-GB"/>
        </w:rPr>
        <w:t> </w:t>
      </w:r>
    </w:p>
    <w:p w14:paraId="117F14F3" w14:textId="48C09098" w:rsidR="009C2D81" w:rsidRPr="008662E5" w:rsidRDefault="009C2D81" w:rsidP="00C70B98">
      <w:pPr>
        <w:rPr>
          <w:rFonts w:cstheme="minorHAnsi"/>
          <w:lang w:val="en-GB"/>
        </w:rPr>
      </w:pPr>
      <w:r w:rsidRPr="008662E5">
        <w:rPr>
          <w:rFonts w:cstheme="minorHAnsi"/>
          <w:lang w:val="en-GB"/>
        </w:rPr>
        <w:t xml:space="preserve">The chairperson shall </w:t>
      </w:r>
      <w:r w:rsidR="006B5E8B">
        <w:rPr>
          <w:rFonts w:cstheme="minorHAnsi"/>
          <w:lang w:val="en-GB"/>
        </w:rPr>
        <w:t>be responsible for taking</w:t>
      </w:r>
      <w:r w:rsidR="004F1159" w:rsidRPr="008662E5">
        <w:rPr>
          <w:rFonts w:cstheme="minorHAnsi"/>
          <w:lang w:val="en-GB"/>
        </w:rPr>
        <w:t xml:space="preserve"> </w:t>
      </w:r>
      <w:r w:rsidRPr="008662E5">
        <w:rPr>
          <w:rFonts w:cstheme="minorHAnsi"/>
          <w:lang w:val="en-GB"/>
        </w:rPr>
        <w:t>minutes of each meeting which shall be the formal record of all decisions taken. He/she shall send draft minutes to all Members within 10 calendar days of the meeting.</w:t>
      </w:r>
    </w:p>
    <w:p w14:paraId="535373BC" w14:textId="77777777" w:rsidR="009C2D81" w:rsidRPr="008662E5" w:rsidRDefault="007A6244" w:rsidP="00995801">
      <w:pPr>
        <w:pStyle w:val="Heading4"/>
        <w:rPr>
          <w:rFonts w:cstheme="minorHAnsi"/>
        </w:rPr>
      </w:pPr>
      <w:bookmarkStart w:id="55" w:name="_Ref90241212"/>
      <w:r w:rsidRPr="008662E5">
        <w:rPr>
          <w:rFonts w:cstheme="minorHAnsi"/>
        </w:rPr>
        <w:t> </w:t>
      </w:r>
      <w:bookmarkEnd w:id="55"/>
    </w:p>
    <w:p w14:paraId="438BDBBF" w14:textId="77777777" w:rsidR="009C2D81" w:rsidRPr="008662E5" w:rsidRDefault="009C2D81" w:rsidP="00C70B98">
      <w:pPr>
        <w:rPr>
          <w:rFonts w:cstheme="minorHAnsi"/>
          <w:lang w:val="en-GB"/>
        </w:rPr>
      </w:pPr>
      <w:r w:rsidRPr="008662E5">
        <w:rPr>
          <w:rFonts w:cstheme="minorHAnsi"/>
          <w:lang w:val="en-GB"/>
        </w:rPr>
        <w:t xml:space="preserve">The minutes shall be considered as accepted if, within 15 calendar days from receipt, no Party has sent an objection to the chairperson with respect to the accuracy of the draft minutes by written notice. </w:t>
      </w:r>
    </w:p>
    <w:p w14:paraId="677A102B" w14:textId="77777777" w:rsidR="009C2D81" w:rsidRPr="008662E5" w:rsidRDefault="0077694A" w:rsidP="00995801">
      <w:pPr>
        <w:pStyle w:val="Heading4"/>
        <w:rPr>
          <w:rFonts w:cstheme="minorHAnsi"/>
          <w:lang w:val="en-GB"/>
        </w:rPr>
      </w:pPr>
      <w:r w:rsidRPr="008662E5">
        <w:rPr>
          <w:rFonts w:cstheme="minorHAnsi"/>
          <w:lang w:val="en-GB"/>
        </w:rPr>
        <w:t> </w:t>
      </w:r>
    </w:p>
    <w:p w14:paraId="50CB1D08" w14:textId="77777777" w:rsidR="009C2D81" w:rsidRPr="008662E5" w:rsidRDefault="009C2D81" w:rsidP="00C70B98">
      <w:pPr>
        <w:rPr>
          <w:rFonts w:cstheme="minorHAnsi"/>
          <w:lang w:val="en-GB"/>
        </w:rPr>
      </w:pPr>
      <w:r w:rsidRPr="008662E5">
        <w:rPr>
          <w:rFonts w:cstheme="minorHAnsi"/>
          <w:lang w:val="en-GB"/>
        </w:rPr>
        <w:t xml:space="preserve">The chairperson shall send the accepted minutes to all the Members, and to the </w:t>
      </w:r>
      <w:proofErr w:type="gramStart"/>
      <w:r w:rsidRPr="008662E5">
        <w:rPr>
          <w:rFonts w:cstheme="minorHAnsi"/>
          <w:lang w:val="en-GB"/>
        </w:rPr>
        <w:t>Coordinator</w:t>
      </w:r>
      <w:proofErr w:type="gramEnd"/>
      <w:r w:rsidRPr="008662E5">
        <w:rPr>
          <w:rFonts w:cstheme="minorHAnsi"/>
          <w:lang w:val="en-GB"/>
        </w:rPr>
        <w:t xml:space="preserve">, who shall retain copies of them. </w:t>
      </w:r>
    </w:p>
    <w:p w14:paraId="1B25ACD3" w14:textId="77777777" w:rsidR="009C2D81" w:rsidRPr="008662E5" w:rsidRDefault="009C2D81" w:rsidP="00507CFF">
      <w:pPr>
        <w:pStyle w:val="Heading3"/>
        <w:rPr>
          <w:lang w:val="en-GB"/>
        </w:rPr>
      </w:pPr>
      <w:bookmarkStart w:id="56" w:name="_Ref90241181"/>
      <w:r w:rsidRPr="008662E5">
        <w:rPr>
          <w:lang w:val="en-GB"/>
        </w:rPr>
        <w:t>Decisions of the General Assembly</w:t>
      </w:r>
      <w:bookmarkEnd w:id="56"/>
    </w:p>
    <w:p w14:paraId="0F63EA3B" w14:textId="77777777" w:rsidR="009C2D81" w:rsidRPr="008662E5" w:rsidRDefault="009C2D81" w:rsidP="00C70B98">
      <w:pPr>
        <w:rPr>
          <w:rFonts w:cstheme="minorHAnsi"/>
          <w:lang w:val="en-GB"/>
        </w:rPr>
      </w:pPr>
      <w:proofErr w:type="gramStart"/>
      <w:r w:rsidRPr="008662E5">
        <w:rPr>
          <w:rFonts w:cstheme="minorHAnsi"/>
          <w:lang w:val="en-GB"/>
        </w:rPr>
        <w:t>The General Assembly,</w:t>
      </w:r>
      <w:proofErr w:type="gramEnd"/>
      <w:r w:rsidRPr="008662E5">
        <w:rPr>
          <w:rFonts w:cstheme="minorHAnsi"/>
          <w:lang w:val="en-GB"/>
        </w:rPr>
        <w:t xml:space="preserve"> shall be free to act on its own initiative to formulate proposals and take decisions in accordance with the procedures set out herein.</w:t>
      </w:r>
    </w:p>
    <w:p w14:paraId="071D892B" w14:textId="77777777" w:rsidR="009C2D81" w:rsidRPr="008662E5" w:rsidRDefault="009C2D81" w:rsidP="00C70B98">
      <w:pPr>
        <w:rPr>
          <w:rFonts w:cstheme="minorHAnsi"/>
          <w:lang w:val="en-GB"/>
        </w:rPr>
      </w:pPr>
      <w:r w:rsidRPr="008662E5">
        <w:rPr>
          <w:rFonts w:cstheme="minorHAnsi"/>
          <w:lang w:val="en-GB"/>
        </w:rPr>
        <w:t>The following decisions shall be taken by the General Assembly:</w:t>
      </w:r>
    </w:p>
    <w:p w14:paraId="1323DEC9" w14:textId="77777777" w:rsidR="009C2D81" w:rsidRPr="008662E5" w:rsidRDefault="009C2D81" w:rsidP="00204FE1">
      <w:pPr>
        <w:rPr>
          <w:rFonts w:cstheme="minorHAnsi"/>
          <w:lang w:val="en-GB"/>
        </w:rPr>
      </w:pPr>
      <w:r w:rsidRPr="008662E5">
        <w:rPr>
          <w:rFonts w:cstheme="minorHAnsi"/>
          <w:lang w:val="en-GB"/>
        </w:rPr>
        <w:t>Content, finances and intellectual property rights</w:t>
      </w:r>
    </w:p>
    <w:p w14:paraId="4979D8AC" w14:textId="1E41F70C" w:rsidR="004F1159" w:rsidRPr="00981B4E" w:rsidRDefault="009C2D81" w:rsidP="002E5550">
      <w:pPr>
        <w:pStyle w:val="ListBullet"/>
        <w:rPr>
          <w:rFonts w:cstheme="minorHAnsi"/>
          <w:lang w:val="en-GB" w:eastAsia="de-DE"/>
        </w:rPr>
      </w:pPr>
      <w:r w:rsidRPr="00981B4E">
        <w:rPr>
          <w:rFonts w:cstheme="minorHAnsi"/>
          <w:lang w:val="en-GB" w:eastAsia="de-DE"/>
        </w:rPr>
        <w:t>Proposals for changes to Annexes 1 and 2 of the Grant Agreement to be agreed by the Granting Authority</w:t>
      </w:r>
    </w:p>
    <w:p w14:paraId="7AFA5A02" w14:textId="63AF36DD" w:rsidR="009C2D81" w:rsidRPr="008662E5" w:rsidRDefault="009C2D81" w:rsidP="00995801">
      <w:pPr>
        <w:pStyle w:val="ListBullet"/>
        <w:rPr>
          <w:rFonts w:cstheme="minorHAnsi"/>
          <w:lang w:val="en-GB" w:eastAsia="de-DE"/>
        </w:rPr>
      </w:pPr>
      <w:r w:rsidRPr="008662E5">
        <w:rPr>
          <w:rFonts w:cstheme="minorHAnsi"/>
          <w:lang w:val="en-GB" w:eastAsia="de-DE"/>
        </w:rPr>
        <w:t>Changes to the Consortium Plan</w:t>
      </w:r>
    </w:p>
    <w:p w14:paraId="37A78664" w14:textId="4D57FF26" w:rsidR="008012F3" w:rsidRPr="008662E5" w:rsidRDefault="004033D8" w:rsidP="008012F3">
      <w:pPr>
        <w:pStyle w:val="ListBullet"/>
        <w:rPr>
          <w:rFonts w:cstheme="minorHAnsi"/>
          <w:lang w:val="en-GB" w:eastAsia="de-DE"/>
        </w:rPr>
      </w:pPr>
      <w:commentRangeStart w:id="57"/>
      <w:commentRangeStart w:id="58"/>
      <w:r>
        <w:rPr>
          <w:rFonts w:cstheme="minorHAnsi"/>
          <w:lang w:val="en-GB" w:eastAsia="de-DE"/>
        </w:rPr>
        <w:t>W</w:t>
      </w:r>
      <w:r w:rsidRPr="008662E5">
        <w:rPr>
          <w:rFonts w:cstheme="minorHAnsi"/>
          <w:lang w:val="en-GB" w:eastAsia="de-DE"/>
        </w:rPr>
        <w:t>ithdrawal</w:t>
      </w:r>
      <w:r w:rsidRPr="004033D8">
        <w:rPr>
          <w:rFonts w:cstheme="minorHAnsi"/>
          <w:lang w:val="en-GB" w:eastAsia="de-DE"/>
        </w:rPr>
        <w:t>, or modifications with similar effect,</w:t>
      </w:r>
      <w:r w:rsidRPr="008662E5">
        <w:rPr>
          <w:rFonts w:cstheme="minorHAnsi"/>
          <w:lang w:val="en-GB" w:eastAsia="de-DE"/>
        </w:rPr>
        <w:t xml:space="preserve"> </w:t>
      </w:r>
      <w:commentRangeEnd w:id="57"/>
      <w:r>
        <w:rPr>
          <w:rStyle w:val="CommentReference"/>
        </w:rPr>
        <w:commentReference w:id="57"/>
      </w:r>
      <w:commentRangeEnd w:id="58"/>
      <w:r w:rsidR="0007518C">
        <w:rPr>
          <w:rStyle w:val="CommentReference"/>
        </w:rPr>
        <w:commentReference w:id="58"/>
      </w:r>
      <w:r w:rsidR="009C2D81" w:rsidRPr="008662E5">
        <w:rPr>
          <w:rFonts w:cstheme="minorHAnsi"/>
          <w:lang w:val="en-GB" w:eastAsia="de-DE"/>
        </w:rPr>
        <w:t>of Background in Attachment 1 (Background Included)</w:t>
      </w:r>
    </w:p>
    <w:p w14:paraId="72977376" w14:textId="484B4845" w:rsidR="009C2D81" w:rsidRPr="008662E5" w:rsidRDefault="009C2D81" w:rsidP="00995801">
      <w:pPr>
        <w:pStyle w:val="ListBullet"/>
        <w:rPr>
          <w:rFonts w:cstheme="minorHAnsi"/>
          <w:lang w:val="en-GB" w:eastAsia="de-DE"/>
        </w:rPr>
      </w:pPr>
      <w:r w:rsidRPr="008662E5">
        <w:rPr>
          <w:rFonts w:cstheme="minorHAnsi"/>
          <w:lang w:val="en-GB" w:eastAsia="de-DE"/>
        </w:rPr>
        <w:t xml:space="preserve">Additions to Attachment 3 (List of Third Parties for simplified transfer according to Section </w:t>
      </w:r>
      <w:r w:rsidR="005D6B0C" w:rsidRPr="008662E5">
        <w:rPr>
          <w:rFonts w:cstheme="minorHAnsi"/>
          <w:lang w:val="en-GB" w:eastAsia="de-DE"/>
        </w:rPr>
        <w:t>8.3.2</w:t>
      </w:r>
      <w:r w:rsidRPr="008662E5">
        <w:rPr>
          <w:rFonts w:cstheme="minorHAnsi"/>
          <w:lang w:val="en-GB" w:eastAsia="de-DE"/>
        </w:rPr>
        <w:t>)</w:t>
      </w:r>
    </w:p>
    <w:p w14:paraId="18922734" w14:textId="22D8AD62" w:rsidR="009C2D81" w:rsidRPr="008662E5" w:rsidRDefault="008C1528" w:rsidP="00C70B98">
      <w:pPr>
        <w:rPr>
          <w:rFonts w:cstheme="minorHAnsi"/>
          <w:lang w:val="en-GB"/>
        </w:rPr>
      </w:pPr>
      <w:commentRangeStart w:id="59"/>
      <w:commentRangeStart w:id="60"/>
      <w:commentRangeEnd w:id="59"/>
      <w:r>
        <w:rPr>
          <w:rStyle w:val="CommentReference"/>
        </w:rPr>
        <w:commentReference w:id="59"/>
      </w:r>
      <w:commentRangeEnd w:id="60"/>
      <w:r w:rsidR="0007518C">
        <w:rPr>
          <w:rStyle w:val="CommentReference"/>
        </w:rPr>
        <w:commentReference w:id="60"/>
      </w:r>
      <w:r w:rsidR="009C2D81" w:rsidRPr="008662E5">
        <w:rPr>
          <w:rFonts w:cstheme="minorHAnsi"/>
          <w:lang w:val="en-GB"/>
        </w:rPr>
        <w:t>Evolution of the consortium</w:t>
      </w:r>
    </w:p>
    <w:p w14:paraId="39F6B308" w14:textId="77777777" w:rsidR="009C2D81" w:rsidRPr="008662E5" w:rsidRDefault="009C2D81" w:rsidP="00995801">
      <w:pPr>
        <w:pStyle w:val="ListBullet"/>
        <w:rPr>
          <w:rFonts w:cstheme="minorHAnsi"/>
          <w:lang w:val="en-GB" w:eastAsia="de-DE"/>
        </w:rPr>
      </w:pPr>
      <w:r w:rsidRPr="008662E5">
        <w:rPr>
          <w:rFonts w:cstheme="minorHAnsi"/>
          <w:lang w:val="en-GB" w:eastAsia="de-DE"/>
        </w:rPr>
        <w:t>Entry of a new Party to the Project and approval of the settlement on the conditions of the accession of such a new Party</w:t>
      </w:r>
    </w:p>
    <w:p w14:paraId="483F1C23" w14:textId="77777777" w:rsidR="009C2D81" w:rsidRPr="008662E5" w:rsidRDefault="009C2D81" w:rsidP="00995801">
      <w:pPr>
        <w:pStyle w:val="ListBullet"/>
        <w:rPr>
          <w:rFonts w:cstheme="minorHAnsi"/>
          <w:lang w:val="en-GB" w:eastAsia="de-DE"/>
        </w:rPr>
      </w:pPr>
      <w:r w:rsidRPr="008662E5">
        <w:rPr>
          <w:rFonts w:cstheme="minorHAnsi"/>
          <w:lang w:val="en-GB" w:eastAsia="de-DE"/>
        </w:rPr>
        <w:t>Withdrawal of a Party from the Project and the approval of the settlement on the conditions of the withdrawal</w:t>
      </w:r>
    </w:p>
    <w:p w14:paraId="29D0C65A"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Proposal to the Granting Authority for a change of the </w:t>
      </w:r>
      <w:proofErr w:type="gramStart"/>
      <w:r w:rsidRPr="008662E5">
        <w:rPr>
          <w:rFonts w:cstheme="minorHAnsi"/>
          <w:lang w:val="en-GB" w:eastAsia="de-DE"/>
        </w:rPr>
        <w:t>Coordinator</w:t>
      </w:r>
      <w:proofErr w:type="gramEnd"/>
    </w:p>
    <w:p w14:paraId="49563732"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suspension of all or part of the Project</w:t>
      </w:r>
    </w:p>
    <w:p w14:paraId="0B906477" w14:textId="77777777" w:rsidR="009C2D81" w:rsidRPr="008662E5" w:rsidRDefault="009C2D81" w:rsidP="00995801">
      <w:pPr>
        <w:pStyle w:val="ListBullet"/>
        <w:rPr>
          <w:rFonts w:cstheme="minorHAnsi"/>
          <w:lang w:val="en-GB" w:eastAsia="de-DE"/>
        </w:rPr>
      </w:pPr>
      <w:r w:rsidRPr="008662E5">
        <w:rPr>
          <w:rFonts w:cstheme="minorHAnsi"/>
          <w:lang w:val="en-GB" w:eastAsia="de-DE"/>
        </w:rPr>
        <w:t>Proposal to the Granting Authority for termination of the Project and the Consortium Agreement</w:t>
      </w:r>
    </w:p>
    <w:p w14:paraId="7FCCBDFD" w14:textId="77777777" w:rsidR="003B4101" w:rsidRPr="008662E5" w:rsidRDefault="003B4101" w:rsidP="003B4101">
      <w:pPr>
        <w:pStyle w:val="ListBullet"/>
        <w:numPr>
          <w:ilvl w:val="0"/>
          <w:numId w:val="0"/>
        </w:numPr>
        <w:rPr>
          <w:rFonts w:cstheme="minorHAnsi"/>
          <w:lang w:val="en-GB" w:eastAsia="de-DE"/>
        </w:rPr>
      </w:pPr>
    </w:p>
    <w:p w14:paraId="3ACA778D" w14:textId="71525D28" w:rsidR="003B4101" w:rsidRPr="008662E5" w:rsidRDefault="003B4101" w:rsidP="003B4101">
      <w:pPr>
        <w:pStyle w:val="ListBullet"/>
        <w:numPr>
          <w:ilvl w:val="0"/>
          <w:numId w:val="0"/>
        </w:numPr>
        <w:rPr>
          <w:rFonts w:cstheme="minorHAnsi"/>
          <w:lang w:val="en-GB" w:eastAsia="de-DE"/>
        </w:rPr>
      </w:pPr>
      <w:r w:rsidRPr="008662E5">
        <w:rPr>
          <w:rFonts w:cstheme="minorHAnsi"/>
          <w:lang w:val="en-GB" w:eastAsia="de-DE"/>
        </w:rPr>
        <w:t>Breach, defaulting party status and litigation</w:t>
      </w:r>
    </w:p>
    <w:p w14:paraId="04591E8A" w14:textId="77777777" w:rsidR="003B4101" w:rsidRPr="008662E5" w:rsidRDefault="003B4101" w:rsidP="003B4101">
      <w:pPr>
        <w:pStyle w:val="ListBullet"/>
        <w:numPr>
          <w:ilvl w:val="0"/>
          <w:numId w:val="0"/>
        </w:numPr>
        <w:rPr>
          <w:rFonts w:cstheme="minorHAnsi"/>
          <w:lang w:val="en-GB" w:eastAsia="de-DE"/>
        </w:rPr>
      </w:pPr>
    </w:p>
    <w:p w14:paraId="69F53E17"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Identification of a breach by a Party of its obligations under this Consortium Agreement or the Grant Agreement </w:t>
      </w:r>
    </w:p>
    <w:p w14:paraId="005BEDC6" w14:textId="77777777" w:rsidR="003B4101" w:rsidRPr="008662E5" w:rsidRDefault="003B4101" w:rsidP="003B4101">
      <w:pPr>
        <w:pStyle w:val="ListBullet"/>
        <w:rPr>
          <w:rFonts w:cstheme="minorHAnsi"/>
          <w:lang w:val="en-GB" w:eastAsia="de-DE"/>
        </w:rPr>
      </w:pPr>
      <w:r w:rsidRPr="008662E5">
        <w:rPr>
          <w:rFonts w:cstheme="minorHAnsi"/>
          <w:lang w:val="en-GB" w:eastAsia="de-DE"/>
        </w:rPr>
        <w:t xml:space="preserve">Declaration of a Party to be a Defaulting Party </w:t>
      </w:r>
    </w:p>
    <w:p w14:paraId="61BD6A3E" w14:textId="77777777" w:rsidR="003B4101" w:rsidRPr="008662E5" w:rsidRDefault="003B4101" w:rsidP="003B4101">
      <w:pPr>
        <w:pStyle w:val="ListBullet"/>
        <w:rPr>
          <w:rFonts w:cstheme="minorHAnsi"/>
          <w:lang w:val="en-GB" w:eastAsia="de-DE"/>
        </w:rPr>
      </w:pPr>
      <w:r w:rsidRPr="008662E5">
        <w:rPr>
          <w:rFonts w:cstheme="minorHAnsi"/>
          <w:lang w:val="en-GB" w:eastAsia="de-DE"/>
        </w:rPr>
        <w:t>Remedies to be performed by a Defaulting Party</w:t>
      </w:r>
    </w:p>
    <w:p w14:paraId="3AA1B7E6" w14:textId="77777777" w:rsidR="003B4101" w:rsidRPr="008662E5" w:rsidRDefault="003B4101" w:rsidP="003B4101">
      <w:pPr>
        <w:pStyle w:val="ListBullet"/>
        <w:rPr>
          <w:rFonts w:cstheme="minorHAnsi"/>
          <w:lang w:val="en-GB" w:eastAsia="de-DE"/>
        </w:rPr>
      </w:pPr>
      <w:r w:rsidRPr="008662E5">
        <w:rPr>
          <w:rFonts w:cstheme="minorHAnsi"/>
          <w:lang w:val="en-GB" w:eastAsia="de-DE"/>
        </w:rPr>
        <w:t>Termination of a Defaulting Party’s participation in the consortium and measures relating thereto</w:t>
      </w:r>
    </w:p>
    <w:p w14:paraId="6918BF94" w14:textId="11CFCB06" w:rsidR="003B4101" w:rsidRPr="008662E5" w:rsidRDefault="003B4101" w:rsidP="003B4101">
      <w:pPr>
        <w:pStyle w:val="ListBullet"/>
        <w:rPr>
          <w:rFonts w:cstheme="minorHAnsi"/>
          <w:lang w:val="en-GB" w:eastAsia="de-DE"/>
        </w:rPr>
      </w:pPr>
      <w:r w:rsidRPr="008662E5">
        <w:rPr>
          <w:rFonts w:cstheme="minorHAnsi"/>
          <w:lang w:val="en-GB" w:eastAsia="de-DE"/>
        </w:rPr>
        <w:lastRenderedPageBreak/>
        <w:t>Steps to be taken for litigation purposes and the coverage of litigation costs in case of joint claims of the parties of the consortium against a Party (</w:t>
      </w:r>
      <w:r w:rsidR="00585FBC" w:rsidRPr="008662E5">
        <w:rPr>
          <w:rFonts w:cstheme="minorHAnsi"/>
          <w:lang w:val="en-GB" w:eastAsia="de-DE"/>
        </w:rPr>
        <w:t xml:space="preserve">e.g. </w:t>
      </w:r>
      <w:r w:rsidRPr="008662E5">
        <w:rPr>
          <w:rFonts w:cstheme="minorHAnsi"/>
          <w:lang w:val="en-GB" w:eastAsia="de-DE"/>
        </w:rPr>
        <w:t>Section 7.1.4)</w:t>
      </w:r>
    </w:p>
    <w:p w14:paraId="23917E7E" w14:textId="77777777" w:rsidR="009C2D81" w:rsidRPr="008662E5" w:rsidRDefault="009C2D81" w:rsidP="00C70B98">
      <w:pPr>
        <w:rPr>
          <w:rFonts w:cstheme="minorHAnsi"/>
          <w:lang w:val="en-GB"/>
        </w:rPr>
      </w:pPr>
      <w:r w:rsidRPr="008662E5">
        <w:rPr>
          <w:rFonts w:cstheme="minorHAnsi"/>
          <w:lang w:val="en-GB"/>
        </w:rPr>
        <w:t xml:space="preserve">In the case of abolished tasks </w:t>
      </w:r>
      <w:proofErr w:type="gramStart"/>
      <w:r w:rsidRPr="008662E5">
        <w:rPr>
          <w:rFonts w:cstheme="minorHAnsi"/>
          <w:lang w:val="en-GB"/>
        </w:rPr>
        <w:t>as a result of</w:t>
      </w:r>
      <w:proofErr w:type="gramEnd"/>
      <w:r w:rsidRPr="008662E5">
        <w:rPr>
          <w:rFonts w:cstheme="minorHAnsi"/>
          <w:lang w:val="en-GB"/>
        </w:rPr>
        <w:t xml:space="preserve"> a decision of the General Assembly, Members shall rearrange the tasks of the Parties concerned. Such rearrangement shall take into consideration any prior legitimate commitments which cannot be cancelled.</w:t>
      </w:r>
    </w:p>
    <w:p w14:paraId="1FAE6E22" w14:textId="77777777" w:rsidR="009C2D81" w:rsidRPr="008662E5" w:rsidRDefault="009C2D81" w:rsidP="00676650">
      <w:pPr>
        <w:pStyle w:val="Heading2"/>
        <w:rPr>
          <w:lang w:val="en-GB" w:eastAsia="da-DK"/>
        </w:rPr>
      </w:pPr>
      <w:bookmarkStart w:id="61" w:name="_Hlk147076664"/>
      <w:r w:rsidRPr="008662E5">
        <w:rPr>
          <w:lang w:val="en-GB" w:eastAsia="da-DK"/>
        </w:rPr>
        <w:t>Coordinator</w:t>
      </w:r>
    </w:p>
    <w:bookmarkEnd w:id="61"/>
    <w:p w14:paraId="01C3D756" w14:textId="77777777" w:rsidR="009C2D81" w:rsidRPr="008662E5" w:rsidRDefault="009A4C26" w:rsidP="00507CFF">
      <w:pPr>
        <w:pStyle w:val="Heading3"/>
        <w:rPr>
          <w:lang w:val="en-GB"/>
        </w:rPr>
      </w:pPr>
      <w:r w:rsidRPr="008662E5">
        <w:rPr>
          <w:lang w:val="en-GB"/>
        </w:rPr>
        <w:t> </w:t>
      </w:r>
    </w:p>
    <w:p w14:paraId="5128AE92"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be the intermediary between the Parties and the Granting Authority and shall perform all tasks assigned to it as described in the Grant Agreement and in this Consortium Agreement.</w:t>
      </w:r>
    </w:p>
    <w:p w14:paraId="20BDF6F4" w14:textId="77777777" w:rsidR="009C2D81" w:rsidRPr="008662E5" w:rsidRDefault="009A4C26" w:rsidP="00507CFF">
      <w:pPr>
        <w:pStyle w:val="Heading3"/>
        <w:rPr>
          <w:lang w:val="en-GB"/>
        </w:rPr>
      </w:pPr>
      <w:r w:rsidRPr="008662E5">
        <w:rPr>
          <w:lang w:val="en-GB"/>
        </w:rPr>
        <w:t> </w:t>
      </w:r>
    </w:p>
    <w:p w14:paraId="32B7A5F0"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 be responsible for:</w:t>
      </w:r>
    </w:p>
    <w:p w14:paraId="4A65C3F9" w14:textId="77777777" w:rsidR="009C2D81" w:rsidRPr="008662E5" w:rsidRDefault="009C2D81" w:rsidP="00995801">
      <w:pPr>
        <w:pStyle w:val="ListBullet"/>
        <w:rPr>
          <w:rFonts w:eastAsia="Times New Roman" w:cstheme="minorHAnsi"/>
          <w:lang w:val="en-GB"/>
        </w:rPr>
      </w:pPr>
      <w:r w:rsidRPr="008662E5">
        <w:rPr>
          <w:rFonts w:cstheme="minorHAnsi"/>
          <w:lang w:val="en-GB" w:eastAsia="de-DE"/>
        </w:rPr>
        <w:t>monitoring compliance by the Parties with their obligations</w:t>
      </w:r>
      <w:r w:rsidRPr="008662E5">
        <w:rPr>
          <w:rFonts w:eastAsia="Arial" w:cstheme="minorHAnsi"/>
          <w:lang w:val="en-GB"/>
        </w:rPr>
        <w:t xml:space="preserve"> under this Consortium Agreement and the Grant Agreement</w:t>
      </w:r>
    </w:p>
    <w:p w14:paraId="3D1C14DA" w14:textId="77777777" w:rsidR="009C2D81" w:rsidRPr="008662E5" w:rsidRDefault="009C2D81" w:rsidP="00995801">
      <w:pPr>
        <w:pStyle w:val="ListBullet"/>
        <w:rPr>
          <w:rFonts w:cstheme="minorHAnsi"/>
          <w:lang w:val="en-GB" w:eastAsia="de-DE"/>
        </w:rPr>
      </w:pPr>
      <w:r w:rsidRPr="008662E5">
        <w:rPr>
          <w:rFonts w:cstheme="minorHAnsi"/>
          <w:lang w:val="en-GB" w:eastAsia="de-DE"/>
        </w:rPr>
        <w:t>keeping the address list of Members and other contact persons updated and available</w:t>
      </w:r>
    </w:p>
    <w:p w14:paraId="7958D086" w14:textId="7ED541ED" w:rsidR="009C2D81" w:rsidRPr="008662E5" w:rsidRDefault="009C2D81" w:rsidP="00995801">
      <w:pPr>
        <w:pStyle w:val="ListBullet"/>
        <w:rPr>
          <w:rFonts w:cstheme="minorHAnsi"/>
          <w:lang w:val="en-GB" w:eastAsia="de-DE"/>
        </w:rPr>
      </w:pPr>
      <w:r w:rsidRPr="008662E5">
        <w:rPr>
          <w:rFonts w:cstheme="minorHAnsi"/>
          <w:lang w:val="en-GB" w:eastAsia="de-DE"/>
        </w:rPr>
        <w:t>collecting, reviewing to verify consistency and submitting reports, other deliverables (including financial statements and related certification) and specific requested documents to the Granting Authority</w:t>
      </w:r>
    </w:p>
    <w:p w14:paraId="5F44A302" w14:textId="77777777" w:rsidR="009C2D81" w:rsidRPr="008662E5" w:rsidRDefault="009C2D81" w:rsidP="00CA74D7">
      <w:pPr>
        <w:pStyle w:val="ListBullet"/>
        <w:spacing w:before="0" w:after="0" w:line="240" w:lineRule="auto"/>
        <w:ind w:left="714" w:hanging="357"/>
        <w:rPr>
          <w:rFonts w:cstheme="minorHAnsi"/>
          <w:lang w:val="en-GB" w:eastAsia="de-DE"/>
        </w:rPr>
      </w:pPr>
      <w:r w:rsidRPr="008662E5">
        <w:rPr>
          <w:rFonts w:cstheme="minorHAnsi"/>
          <w:lang w:val="en-GB" w:eastAsia="de-DE"/>
        </w:rPr>
        <w:t>preparing the meetings, proposing decisions and preparing the agenda of General Assembly meetings, chairing the meetings, preparing the minutes of the meetings and monitoring the implementation of decisions taken at meetings</w:t>
      </w:r>
    </w:p>
    <w:p w14:paraId="672E6728" w14:textId="77777777" w:rsidR="009C2D81" w:rsidRPr="008662E5" w:rsidRDefault="009C2D81" w:rsidP="25CA1625">
      <w:pPr>
        <w:pStyle w:val="ListBullet"/>
        <w:spacing w:before="0" w:after="0" w:line="240" w:lineRule="auto"/>
        <w:ind w:left="714" w:hanging="357"/>
        <w:rPr>
          <w:rFonts w:cstheme="minorHAnsi"/>
          <w:lang w:val="en-GB" w:eastAsia="de-DE"/>
        </w:rPr>
      </w:pPr>
      <w:bookmarkStart w:id="62" w:name="_Hlk147327032"/>
      <w:r w:rsidRPr="008662E5">
        <w:rPr>
          <w:rFonts w:cstheme="minorHAnsi"/>
          <w:lang w:val="en-GB" w:eastAsia="de-DE"/>
        </w:rPr>
        <w:t>transmitting promptly documents and information connected with the Project to any other Party concerned</w:t>
      </w:r>
    </w:p>
    <w:p w14:paraId="7A3844CA" w14:textId="79DF4139" w:rsidR="009C2D81" w:rsidRPr="008662E5" w:rsidRDefault="009C2D81" w:rsidP="00995801">
      <w:pPr>
        <w:pStyle w:val="ListBullet"/>
        <w:rPr>
          <w:rFonts w:cstheme="minorHAnsi"/>
          <w:lang w:val="en-GB" w:eastAsia="de-DE"/>
        </w:rPr>
      </w:pPr>
      <w:r w:rsidRPr="008662E5">
        <w:rPr>
          <w:rFonts w:cstheme="minorHAnsi"/>
          <w:lang w:val="en-GB" w:eastAsia="de-DE"/>
        </w:rPr>
        <w:t xml:space="preserve">administering the financial contribution of the Granting Authority and fulfilling the financial tasks described in Section </w:t>
      </w:r>
      <w:r w:rsidR="005D6B0C" w:rsidRPr="008662E5">
        <w:rPr>
          <w:rFonts w:cstheme="minorHAnsi"/>
          <w:lang w:val="en-GB" w:eastAsia="de-DE"/>
        </w:rPr>
        <w:t>7.2</w:t>
      </w:r>
    </w:p>
    <w:p w14:paraId="1BB0308D" w14:textId="5576E8E9" w:rsidR="004F1159" w:rsidRPr="008662E5" w:rsidRDefault="009C2D81" w:rsidP="00627552">
      <w:pPr>
        <w:pStyle w:val="ListBullet"/>
        <w:rPr>
          <w:rFonts w:cstheme="minorHAnsi"/>
          <w:lang w:val="en-GB" w:eastAsia="de-DE"/>
        </w:rPr>
      </w:pPr>
      <w:r w:rsidRPr="008662E5">
        <w:rPr>
          <w:rFonts w:cstheme="minorHAnsi"/>
          <w:lang w:val="en-GB" w:eastAsia="de-DE"/>
        </w:rPr>
        <w:t xml:space="preserve">providing, upon request, the Parties with official copies or originals of documents that are in the sole possession of the </w:t>
      </w:r>
      <w:proofErr w:type="gramStart"/>
      <w:r w:rsidRPr="008662E5">
        <w:rPr>
          <w:rFonts w:cstheme="minorHAnsi"/>
          <w:lang w:val="en-GB" w:eastAsia="de-DE"/>
        </w:rPr>
        <w:t>Coordinator</w:t>
      </w:r>
      <w:proofErr w:type="gramEnd"/>
      <w:r w:rsidRPr="008662E5">
        <w:rPr>
          <w:rFonts w:cstheme="minorHAnsi"/>
          <w:lang w:val="en-GB" w:eastAsia="de-DE"/>
        </w:rPr>
        <w:t xml:space="preserve"> when such copies or originals are necessary for the Parties to present claims.</w:t>
      </w:r>
    </w:p>
    <w:bookmarkEnd w:id="62"/>
    <w:p w14:paraId="23D97177" w14:textId="77777777" w:rsidR="009C2D81" w:rsidRPr="008662E5" w:rsidRDefault="009C2D81" w:rsidP="00C70B98">
      <w:pPr>
        <w:rPr>
          <w:rFonts w:cstheme="minorHAnsi"/>
          <w:lang w:val="en-GB"/>
        </w:rPr>
      </w:pPr>
      <w:r w:rsidRPr="008662E5">
        <w:rPr>
          <w:rFonts w:cstheme="minorHAnsi"/>
          <w:lang w:val="en-GB"/>
        </w:rPr>
        <w:t xml:space="preserve">If one or more of the Parties is late in submission of any Project deliverable, the </w:t>
      </w:r>
      <w:proofErr w:type="gramStart"/>
      <w:r w:rsidRPr="008662E5">
        <w:rPr>
          <w:rFonts w:cstheme="minorHAnsi"/>
          <w:lang w:val="en-GB"/>
        </w:rPr>
        <w:t>Coordinator</w:t>
      </w:r>
      <w:proofErr w:type="gramEnd"/>
      <w:r w:rsidRPr="008662E5">
        <w:rPr>
          <w:rFonts w:cstheme="minorHAnsi"/>
          <w:lang w:val="en-GB"/>
        </w:rPr>
        <w:t xml:space="preserve"> may nevertheless submit the other Parties’ Project deliverables and all other documents required by the Grant Agreement to the Granting Authority in time.</w:t>
      </w:r>
    </w:p>
    <w:p w14:paraId="67E2982D" w14:textId="77777777" w:rsidR="009C2D81" w:rsidRPr="008662E5" w:rsidRDefault="00A5356B" w:rsidP="00507CFF">
      <w:pPr>
        <w:pStyle w:val="Heading3"/>
        <w:rPr>
          <w:lang w:val="en-GB"/>
        </w:rPr>
      </w:pPr>
      <w:r w:rsidRPr="008662E5">
        <w:rPr>
          <w:lang w:val="en-GB"/>
        </w:rPr>
        <w:t> </w:t>
      </w:r>
    </w:p>
    <w:p w14:paraId="7AF4EE28" w14:textId="77777777" w:rsidR="009C2D81" w:rsidRPr="008662E5" w:rsidRDefault="009C2D81" w:rsidP="00C70B98">
      <w:pPr>
        <w:rPr>
          <w:rFonts w:cstheme="minorHAnsi"/>
          <w:lang w:val="en-GB"/>
        </w:rPr>
      </w:pPr>
      <w:r w:rsidRPr="008662E5">
        <w:rPr>
          <w:rFonts w:cstheme="minorHAnsi"/>
          <w:lang w:val="en-GB"/>
        </w:rPr>
        <w:t xml:space="preserve">If the Coordinator fails in its coordination tasks, the General Assembly may propose to the Granting Authority to change the </w:t>
      </w:r>
      <w:proofErr w:type="gramStart"/>
      <w:r w:rsidRPr="008662E5">
        <w:rPr>
          <w:rFonts w:cstheme="minorHAnsi"/>
          <w:lang w:val="en-GB"/>
        </w:rPr>
        <w:t>Coordinator</w:t>
      </w:r>
      <w:proofErr w:type="gramEnd"/>
      <w:r w:rsidRPr="008662E5">
        <w:rPr>
          <w:rFonts w:cstheme="minorHAnsi"/>
          <w:lang w:val="en-GB"/>
        </w:rPr>
        <w:t>.</w:t>
      </w:r>
    </w:p>
    <w:p w14:paraId="21615F62" w14:textId="77777777" w:rsidR="009C2D81" w:rsidRPr="008662E5" w:rsidRDefault="00A5356B" w:rsidP="00507CFF">
      <w:pPr>
        <w:pStyle w:val="Heading3"/>
        <w:rPr>
          <w:lang w:val="en-GB"/>
        </w:rPr>
      </w:pPr>
      <w:bookmarkStart w:id="63" w:name="_Ref90241304"/>
      <w:r w:rsidRPr="008662E5">
        <w:rPr>
          <w:lang w:val="en-GB"/>
        </w:rPr>
        <w:t> </w:t>
      </w:r>
      <w:bookmarkEnd w:id="63"/>
    </w:p>
    <w:p w14:paraId="2F94E6FA" w14:textId="77777777"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be entitled to act or to make legally binding declarations on behalf of any other Party or of the consortium, unless explicitly stated otherwise in the Grant Agreement or this Consortium Agreement.</w:t>
      </w:r>
    </w:p>
    <w:p w14:paraId="7E6DDD62" w14:textId="77777777" w:rsidR="009C2D81" w:rsidRPr="008662E5" w:rsidRDefault="00A5356B" w:rsidP="00507CFF">
      <w:pPr>
        <w:pStyle w:val="Heading3"/>
        <w:rPr>
          <w:lang w:val="en-GB"/>
        </w:rPr>
      </w:pPr>
      <w:r w:rsidRPr="008662E5">
        <w:rPr>
          <w:lang w:val="en-GB"/>
        </w:rPr>
        <w:lastRenderedPageBreak/>
        <w:t> </w:t>
      </w:r>
    </w:p>
    <w:p w14:paraId="57D2ED44" w14:textId="69ACC680" w:rsidR="009C2D81" w:rsidRPr="008662E5" w:rsidRDefault="009C2D81" w:rsidP="00C70B98">
      <w:pPr>
        <w:rPr>
          <w:rFonts w:cstheme="minorHAnsi"/>
          <w:lang w:val="en-GB"/>
        </w:rPr>
      </w:pPr>
      <w:r w:rsidRPr="008662E5">
        <w:rPr>
          <w:rFonts w:cstheme="minorHAnsi"/>
          <w:lang w:val="en-GB"/>
        </w:rPr>
        <w:t xml:space="preserve">The </w:t>
      </w:r>
      <w:proofErr w:type="gramStart"/>
      <w:r w:rsidRPr="008662E5">
        <w:rPr>
          <w:rFonts w:cstheme="minorHAnsi"/>
          <w:lang w:val="en-GB"/>
        </w:rPr>
        <w:t>Coordinator</w:t>
      </w:r>
      <w:proofErr w:type="gramEnd"/>
      <w:r w:rsidRPr="008662E5">
        <w:rPr>
          <w:rFonts w:cstheme="minorHAnsi"/>
          <w:lang w:val="en-GB"/>
        </w:rPr>
        <w:t xml:space="preserve"> shall not enlarge its role beyond the tasks specified in this Consortium Agreement and in the Grant Agreement.</w:t>
      </w:r>
    </w:p>
    <w:p w14:paraId="61ACE24D" w14:textId="77777777" w:rsidR="009C2D81" w:rsidRPr="008662E5" w:rsidRDefault="009C2D81" w:rsidP="00995801">
      <w:pPr>
        <w:pStyle w:val="Heading1"/>
        <w:rPr>
          <w:rFonts w:cstheme="minorHAnsi"/>
        </w:rPr>
      </w:pPr>
      <w:bookmarkStart w:id="64" w:name="_Toc90241085"/>
      <w:bookmarkStart w:id="65" w:name="_Toc90280833"/>
      <w:bookmarkStart w:id="66" w:name="_Toc90241086"/>
      <w:bookmarkStart w:id="67" w:name="_Toc90280834"/>
      <w:bookmarkStart w:id="68" w:name="_Toc90241087"/>
      <w:bookmarkStart w:id="69" w:name="_Toc90280835"/>
      <w:bookmarkStart w:id="70" w:name="_Toc169547864"/>
      <w:bookmarkEnd w:id="64"/>
      <w:bookmarkEnd w:id="65"/>
      <w:bookmarkEnd w:id="66"/>
      <w:bookmarkEnd w:id="67"/>
      <w:bookmarkEnd w:id="68"/>
      <w:bookmarkEnd w:id="69"/>
      <w:r w:rsidRPr="008662E5">
        <w:rPr>
          <w:rFonts w:cstheme="minorHAnsi"/>
          <w:lang w:val="en-GB"/>
        </w:rPr>
        <w:t>Financial provisions</w:t>
      </w:r>
      <w:bookmarkEnd w:id="70"/>
    </w:p>
    <w:p w14:paraId="40727E09" w14:textId="77777777" w:rsidR="009C2D81" w:rsidRPr="008662E5" w:rsidRDefault="009C2D81" w:rsidP="00676650">
      <w:pPr>
        <w:pStyle w:val="Heading2"/>
        <w:rPr>
          <w:lang w:val="en-GB"/>
        </w:rPr>
      </w:pPr>
      <w:r w:rsidRPr="008662E5">
        <w:rPr>
          <w:spacing w:val="-4"/>
          <w:lang w:val="en-GB"/>
        </w:rPr>
        <w:t>General</w:t>
      </w:r>
      <w:r w:rsidRPr="008662E5">
        <w:rPr>
          <w:spacing w:val="-7"/>
          <w:lang w:val="en-GB"/>
        </w:rPr>
        <w:t xml:space="preserve"> </w:t>
      </w:r>
      <w:r w:rsidRPr="008662E5">
        <w:rPr>
          <w:lang w:val="en-GB"/>
        </w:rPr>
        <w:t>Principles</w:t>
      </w:r>
    </w:p>
    <w:p w14:paraId="035A05DA" w14:textId="77777777" w:rsidR="009C2D81" w:rsidRPr="008662E5" w:rsidRDefault="009C2D81" w:rsidP="00507CFF">
      <w:pPr>
        <w:pStyle w:val="Heading3"/>
        <w:rPr>
          <w:lang w:val="en-GB"/>
        </w:rPr>
      </w:pPr>
      <w:r w:rsidRPr="008662E5">
        <w:rPr>
          <w:lang w:val="en-GB"/>
        </w:rPr>
        <w:t>Distribution</w:t>
      </w:r>
      <w:r w:rsidRPr="008662E5">
        <w:rPr>
          <w:spacing w:val="-7"/>
          <w:lang w:val="en-GB"/>
        </w:rPr>
        <w:t xml:space="preserve"> </w:t>
      </w:r>
      <w:r w:rsidRPr="008662E5">
        <w:rPr>
          <w:spacing w:val="-3"/>
          <w:lang w:val="en-GB"/>
        </w:rPr>
        <w:t xml:space="preserve">of </w:t>
      </w:r>
      <w:r w:rsidRPr="008662E5">
        <w:rPr>
          <w:lang w:val="en-GB"/>
        </w:rPr>
        <w:t>Financial</w:t>
      </w:r>
      <w:r w:rsidRPr="008662E5">
        <w:rPr>
          <w:spacing w:val="-5"/>
          <w:lang w:val="en-GB"/>
        </w:rPr>
        <w:t xml:space="preserve"> </w:t>
      </w:r>
      <w:r w:rsidRPr="008662E5">
        <w:rPr>
          <w:lang w:val="en-GB"/>
        </w:rPr>
        <w:t>Contribution</w:t>
      </w:r>
    </w:p>
    <w:p w14:paraId="2F9F22DC" w14:textId="77777777" w:rsidR="009C2D81" w:rsidRPr="008662E5" w:rsidRDefault="009C2D81" w:rsidP="00C70B98">
      <w:pPr>
        <w:rPr>
          <w:rFonts w:cstheme="minorHAnsi"/>
          <w:lang w:val="en-GB"/>
        </w:rPr>
      </w:pPr>
      <w:r w:rsidRPr="008662E5">
        <w:rPr>
          <w:rFonts w:cstheme="minorHAnsi"/>
          <w:lang w:val="en-GB"/>
        </w:rPr>
        <w:t xml:space="preserve">The financial contribution of the Granting Authority to the Project shall be distributed by the </w:t>
      </w:r>
      <w:proofErr w:type="gramStart"/>
      <w:r w:rsidRPr="008662E5">
        <w:rPr>
          <w:rFonts w:cstheme="minorHAnsi"/>
          <w:lang w:val="en-GB"/>
        </w:rPr>
        <w:t>Coordinator</w:t>
      </w:r>
      <w:proofErr w:type="gramEnd"/>
      <w:r w:rsidRPr="008662E5">
        <w:rPr>
          <w:rFonts w:cstheme="minorHAnsi"/>
          <w:lang w:val="en-GB"/>
        </w:rPr>
        <w:t xml:space="preserve"> according to:</w:t>
      </w:r>
    </w:p>
    <w:p w14:paraId="154BC9F3" w14:textId="77777777" w:rsidR="00F80B5D" w:rsidRPr="008662E5" w:rsidRDefault="00F80B5D" w:rsidP="00F80B5D">
      <w:pPr>
        <w:pStyle w:val="ListBullet"/>
        <w:rPr>
          <w:rFonts w:cstheme="minorHAnsi"/>
          <w:lang w:val="en-GB" w:eastAsia="de-DE"/>
        </w:rPr>
      </w:pPr>
      <w:r w:rsidRPr="008662E5">
        <w:rPr>
          <w:rFonts w:cstheme="minorHAnsi"/>
          <w:lang w:val="en-GB" w:eastAsia="de-DE"/>
        </w:rPr>
        <w:t xml:space="preserve">the Consortium Plan </w:t>
      </w:r>
    </w:p>
    <w:p w14:paraId="044E3B9F" w14:textId="77777777" w:rsidR="009C2D81" w:rsidRPr="008662E5" w:rsidRDefault="009C2D81" w:rsidP="00995801">
      <w:pPr>
        <w:pStyle w:val="ListBullet"/>
        <w:rPr>
          <w:rFonts w:cstheme="minorHAnsi"/>
          <w:lang w:val="en-GB" w:eastAsia="de-DE"/>
        </w:rPr>
      </w:pPr>
      <w:r w:rsidRPr="008662E5">
        <w:rPr>
          <w:rFonts w:cstheme="minorHAnsi"/>
          <w:lang w:val="en-GB" w:eastAsia="de-DE"/>
        </w:rPr>
        <w:t>the approval of reports by the Granting Authority, and</w:t>
      </w:r>
    </w:p>
    <w:p w14:paraId="4851F749" w14:textId="26CBA722" w:rsidR="009C2D81" w:rsidRPr="008662E5" w:rsidRDefault="009C2D81" w:rsidP="00995801">
      <w:pPr>
        <w:pStyle w:val="ListBullet"/>
        <w:rPr>
          <w:rFonts w:cstheme="minorHAnsi"/>
          <w:lang w:val="en-GB" w:eastAsia="de-DE"/>
        </w:rPr>
      </w:pPr>
      <w:r w:rsidRPr="008662E5">
        <w:rPr>
          <w:rFonts w:cstheme="minorHAnsi"/>
          <w:lang w:val="en-GB" w:eastAsia="de-DE"/>
        </w:rPr>
        <w:t xml:space="preserve">the provisions of payment in Section </w:t>
      </w:r>
      <w:r w:rsidR="005D6B0C" w:rsidRPr="008662E5">
        <w:rPr>
          <w:rFonts w:cstheme="minorHAnsi"/>
          <w:lang w:val="en-GB" w:eastAsia="de-DE"/>
        </w:rPr>
        <w:t>7.2</w:t>
      </w:r>
      <w:r w:rsidRPr="008662E5">
        <w:rPr>
          <w:rFonts w:cstheme="minorHAnsi"/>
          <w:lang w:val="en-GB" w:eastAsia="de-DE"/>
        </w:rPr>
        <w:t>.</w:t>
      </w:r>
    </w:p>
    <w:p w14:paraId="0B889206" w14:textId="77777777" w:rsidR="009C2D81" w:rsidRPr="008662E5" w:rsidRDefault="009C2D81" w:rsidP="00C70B98">
      <w:pPr>
        <w:rPr>
          <w:rFonts w:cstheme="minorHAnsi"/>
          <w:lang w:val="en-GB"/>
        </w:rPr>
      </w:pPr>
      <w:r w:rsidRPr="008662E5">
        <w:rPr>
          <w:rFonts w:cstheme="minorHAnsi"/>
          <w:lang w:val="en-GB"/>
        </w:rPr>
        <w:t>A Party shall be funded only for its tasks carried out in accordance with the Consortium Plan.</w:t>
      </w:r>
    </w:p>
    <w:p w14:paraId="1156B63E" w14:textId="00A98793" w:rsidR="009C2D81" w:rsidRPr="00981B4E" w:rsidRDefault="009C2D81" w:rsidP="00507CFF">
      <w:pPr>
        <w:pStyle w:val="Heading3"/>
        <w:rPr>
          <w:rStyle w:val="LSFettZchn"/>
          <w:b w:val="0"/>
          <w:bCs/>
        </w:rPr>
      </w:pPr>
      <w:r w:rsidRPr="00981B4E">
        <w:rPr>
          <w:lang w:val="en-GB"/>
        </w:rPr>
        <w:t>Justifying</w:t>
      </w:r>
      <w:r w:rsidRPr="00981B4E">
        <w:rPr>
          <w:spacing w:val="-5"/>
          <w:lang w:val="en-GB"/>
        </w:rPr>
        <w:t xml:space="preserve"> </w:t>
      </w:r>
      <w:r w:rsidRPr="00981B4E">
        <w:rPr>
          <w:lang w:val="en-GB"/>
        </w:rPr>
        <w:t>Costs</w:t>
      </w:r>
    </w:p>
    <w:p w14:paraId="469A15A1" w14:textId="77AF394F" w:rsidR="009C2D81" w:rsidRPr="008662E5" w:rsidRDefault="009C2D81" w:rsidP="00C70B98">
      <w:pPr>
        <w:rPr>
          <w:rFonts w:cstheme="minorHAnsi"/>
          <w:lang w:val="en-GB"/>
        </w:rPr>
      </w:pPr>
      <w:r w:rsidRPr="00981B4E">
        <w:rPr>
          <w:rFonts w:cstheme="minorHAnsi"/>
          <w:lang w:val="en-GB"/>
        </w:rPr>
        <w:t>In accordance with its own usual accounting and management principles and practices, each Party shall be solely responsible for justifying its costs (</w:t>
      </w:r>
      <w:r w:rsidRPr="00981B4E">
        <w:rPr>
          <w:rFonts w:eastAsia="Arial" w:cstheme="minorHAnsi"/>
          <w:lang w:val="en-GB"/>
        </w:rPr>
        <w:t>and those of its Affiliated Entities, if any)</w:t>
      </w:r>
      <w:r w:rsidRPr="00981B4E">
        <w:rPr>
          <w:rFonts w:cstheme="minorHAnsi"/>
          <w:lang w:val="en-GB"/>
        </w:rPr>
        <w:t xml:space="preserve"> with respect to the Project towards the Granting Authority. Neither the Coordinator nor any of the other Parties shall be in any way liable or responsible for such justification of costs towards the Granting Authority.</w:t>
      </w:r>
    </w:p>
    <w:p w14:paraId="203CA8AB" w14:textId="77777777" w:rsidR="009C2D81" w:rsidRPr="008662E5" w:rsidRDefault="009C2D81" w:rsidP="00507CFF">
      <w:pPr>
        <w:pStyle w:val="Heading3"/>
        <w:rPr>
          <w:lang w:val="en-GB"/>
        </w:rPr>
      </w:pPr>
      <w:r w:rsidRPr="008662E5">
        <w:rPr>
          <w:lang w:val="en-GB"/>
        </w:rPr>
        <w:t>Funding Principles</w:t>
      </w:r>
    </w:p>
    <w:p w14:paraId="521F602B" w14:textId="0F94AF79" w:rsidR="009C2D81" w:rsidRPr="00981B4E" w:rsidRDefault="009C2D81" w:rsidP="25CA1625">
      <w:pPr>
        <w:rPr>
          <w:rFonts w:cstheme="minorHAnsi"/>
          <w:lang w:val="en-GB"/>
        </w:rPr>
      </w:pPr>
      <w:r w:rsidRPr="00981B4E">
        <w:rPr>
          <w:rFonts w:cstheme="minorHAnsi"/>
          <w:lang w:val="en-GB"/>
        </w:rPr>
        <w:t>A Party that spends less than its allocated share of the budget as set out in the Consortium Plan or – in case of reimbursement via unit costs - implements less units than foreseen in the Consortium Plan will be funded in accordance with its units/actual duly justified eligible costs only.</w:t>
      </w:r>
    </w:p>
    <w:p w14:paraId="18B9265E" w14:textId="2A9F3E13" w:rsidR="009C2D81" w:rsidRPr="00981B4E" w:rsidRDefault="009C2D81" w:rsidP="25CA1625">
      <w:pPr>
        <w:rPr>
          <w:rFonts w:cstheme="minorHAnsi"/>
          <w:lang w:val="en-GB"/>
        </w:rPr>
      </w:pPr>
      <w:r w:rsidRPr="00981B4E">
        <w:rPr>
          <w:rFonts w:cstheme="minorHAnsi"/>
          <w:lang w:val="en-GB"/>
        </w:rPr>
        <w:t xml:space="preserve">A Party that spends more than its allocated share of the budget as set out in the Consortium Plan will be funded only in respect of duly justified eligible costs up to an amount not exceeding that </w:t>
      </w:r>
      <w:r w:rsidRPr="00981B4E">
        <w:rPr>
          <w:rFonts w:cstheme="minorHAnsi"/>
          <w:spacing w:val="-4"/>
          <w:lang w:val="en-GB"/>
        </w:rPr>
        <w:t>share</w:t>
      </w:r>
      <w:r w:rsidRPr="00981B4E">
        <w:rPr>
          <w:rFonts w:cstheme="minorHAnsi"/>
          <w:lang w:val="en-GB"/>
        </w:rPr>
        <w:t>.</w:t>
      </w:r>
    </w:p>
    <w:p w14:paraId="1201A856" w14:textId="77777777" w:rsidR="009C2D81" w:rsidRPr="008662E5" w:rsidRDefault="009C2D81" w:rsidP="00507CFF">
      <w:pPr>
        <w:pStyle w:val="Heading3"/>
        <w:rPr>
          <w:lang w:val="en-GB" w:eastAsia="da-DK"/>
        </w:rPr>
      </w:pPr>
      <w:r w:rsidRPr="008662E5">
        <w:rPr>
          <w:lang w:val="en-GB" w:eastAsia="da-DK"/>
        </w:rPr>
        <w:t xml:space="preserve">Excess payments </w:t>
      </w:r>
    </w:p>
    <w:p w14:paraId="64A3A9F5" w14:textId="77777777" w:rsidR="009C2D81" w:rsidRPr="008662E5" w:rsidRDefault="009C2D81" w:rsidP="00C70B98">
      <w:pPr>
        <w:rPr>
          <w:rFonts w:cstheme="minorHAnsi"/>
          <w:lang w:val="en-GB"/>
        </w:rPr>
      </w:pPr>
      <w:r w:rsidRPr="008662E5">
        <w:rPr>
          <w:rFonts w:cstheme="minorHAnsi"/>
          <w:lang w:val="en-GB"/>
        </w:rPr>
        <w:t>A Party has received excess payment</w:t>
      </w:r>
    </w:p>
    <w:p w14:paraId="75BBF71D" w14:textId="77777777" w:rsidR="009C2D81" w:rsidRPr="008662E5" w:rsidRDefault="009C2D81" w:rsidP="00995801">
      <w:pPr>
        <w:pStyle w:val="ListParagraph"/>
        <w:numPr>
          <w:ilvl w:val="0"/>
          <w:numId w:val="82"/>
        </w:numPr>
        <w:rPr>
          <w:rFonts w:cstheme="minorHAnsi"/>
          <w:lang w:val="en-GB"/>
        </w:rPr>
      </w:pPr>
      <w:r w:rsidRPr="008662E5">
        <w:rPr>
          <w:rFonts w:cstheme="minorHAnsi"/>
          <w:lang w:val="en-GB"/>
        </w:rPr>
        <w:t xml:space="preserve">if the payment received from the </w:t>
      </w:r>
      <w:proofErr w:type="gramStart"/>
      <w:r w:rsidRPr="008662E5">
        <w:rPr>
          <w:rFonts w:cstheme="minorHAnsi"/>
          <w:lang w:val="en-GB"/>
        </w:rPr>
        <w:t>Coordinator</w:t>
      </w:r>
      <w:proofErr w:type="gramEnd"/>
      <w:r w:rsidRPr="008662E5">
        <w:rPr>
          <w:rFonts w:cstheme="minorHAnsi"/>
          <w:lang w:val="en-GB"/>
        </w:rPr>
        <w:t xml:space="preserve"> exceeds the amount declared or</w:t>
      </w:r>
    </w:p>
    <w:p w14:paraId="521CD5A4" w14:textId="0206224B" w:rsidR="0070079A" w:rsidRPr="00981B4E" w:rsidRDefault="009C2D81" w:rsidP="25CA1625">
      <w:pPr>
        <w:pStyle w:val="ListParagraph"/>
        <w:numPr>
          <w:ilvl w:val="0"/>
          <w:numId w:val="82"/>
        </w:numPr>
        <w:rPr>
          <w:rFonts w:cstheme="minorHAnsi"/>
          <w:lang w:val="en-GB"/>
        </w:rPr>
      </w:pPr>
      <w:r w:rsidRPr="00981B4E">
        <w:rPr>
          <w:rFonts w:cstheme="minorHAnsi"/>
          <w:lang w:val="en-GB"/>
        </w:rPr>
        <w:t>if a Party has received payments but, within the last year of the Project, its real Project costs fall significantly behind the costs it would be entitled to according to the Consortium Plan.</w:t>
      </w:r>
    </w:p>
    <w:p w14:paraId="01BE13B0" w14:textId="01A7E49E" w:rsidR="009C2D81" w:rsidRPr="008662E5" w:rsidRDefault="009C2D81" w:rsidP="00C70B98">
      <w:pPr>
        <w:rPr>
          <w:rFonts w:cstheme="minorHAnsi"/>
          <w:lang w:val="en-GB"/>
        </w:rPr>
      </w:pPr>
      <w:r w:rsidRPr="008662E5">
        <w:rPr>
          <w:rFonts w:cstheme="minorHAnsi"/>
          <w:lang w:val="en-GB"/>
        </w:rPr>
        <w:t xml:space="preserve">In case a Party has received excess </w:t>
      </w:r>
      <w:r w:rsidRPr="008662E5">
        <w:rPr>
          <w:rFonts w:cstheme="minorHAnsi"/>
          <w:szCs w:val="20"/>
          <w:lang w:val="en-GB"/>
        </w:rPr>
        <w:t>payment,</w:t>
      </w:r>
      <w:r w:rsidR="00C83C84" w:rsidRPr="008662E5">
        <w:rPr>
          <w:rFonts w:cstheme="minorHAnsi"/>
          <w:szCs w:val="20"/>
          <w:lang w:val="en-GB"/>
        </w:rPr>
        <w:t xml:space="preserve"> the</w:t>
      </w:r>
      <w:r w:rsidRPr="008662E5">
        <w:rPr>
          <w:rFonts w:cstheme="minorHAnsi"/>
          <w:szCs w:val="20"/>
          <w:lang w:val="en-GB"/>
        </w:rPr>
        <w:t xml:space="preserve"> </w:t>
      </w:r>
      <w:r w:rsidR="004468D5" w:rsidRPr="00981B4E">
        <w:rPr>
          <w:rFonts w:cstheme="minorHAnsi"/>
          <w:szCs w:val="20"/>
        </w:rPr>
        <w:t xml:space="preserve">Party </w:t>
      </w:r>
      <w:r w:rsidRPr="008662E5">
        <w:rPr>
          <w:rFonts w:cstheme="minorHAnsi"/>
          <w:szCs w:val="20"/>
          <w:lang w:val="en-GB"/>
        </w:rPr>
        <w:t>has to</w:t>
      </w:r>
      <w:r w:rsidRPr="008662E5">
        <w:rPr>
          <w:rFonts w:cstheme="minorHAnsi"/>
          <w:lang w:val="en-GB"/>
        </w:rPr>
        <w:t xml:space="preserve"> inform the Coordinator and </w:t>
      </w:r>
      <w:r w:rsidR="004468D5" w:rsidRPr="008662E5">
        <w:rPr>
          <w:rFonts w:cstheme="minorHAnsi"/>
          <w:lang w:val="en-GB"/>
        </w:rPr>
        <w:t xml:space="preserve">the Party has to </w:t>
      </w:r>
      <w:r w:rsidRPr="008662E5">
        <w:rPr>
          <w:rFonts w:cstheme="minorHAnsi"/>
          <w:lang w:val="en-GB"/>
        </w:rPr>
        <w:t xml:space="preserve">return the relevant amount to the </w:t>
      </w:r>
      <w:proofErr w:type="gramStart"/>
      <w:r w:rsidRPr="008662E5">
        <w:rPr>
          <w:rFonts w:cstheme="minorHAnsi"/>
          <w:lang w:val="en-GB"/>
        </w:rPr>
        <w:t>Coordinator</w:t>
      </w:r>
      <w:proofErr w:type="gramEnd"/>
      <w:r w:rsidRPr="008662E5">
        <w:rPr>
          <w:rFonts w:cstheme="minorHAnsi"/>
          <w:lang w:val="en-GB"/>
        </w:rPr>
        <w:t xml:space="preserve"> without undue delay. In case no refund takes place within </w:t>
      </w:r>
      <w:r w:rsidRPr="00981B4E">
        <w:rPr>
          <w:rFonts w:cstheme="minorHAnsi"/>
          <w:lang w:val="en-GB"/>
        </w:rPr>
        <w:t>30</w:t>
      </w:r>
      <w:r w:rsidRPr="008662E5">
        <w:rPr>
          <w:rFonts w:cstheme="minorHAnsi"/>
          <w:lang w:val="en-GB"/>
        </w:rPr>
        <w:t xml:space="preserve"> days upon request for return of excess payment from the Coordinator, the Party is in substantial breach of the Consortium Agreement.</w:t>
      </w:r>
    </w:p>
    <w:p w14:paraId="7405FC22" w14:textId="562C0DA7" w:rsidR="009C2D81" w:rsidRPr="008662E5" w:rsidRDefault="009C2D81" w:rsidP="00C70B98">
      <w:pPr>
        <w:rPr>
          <w:rFonts w:cstheme="minorHAnsi"/>
          <w:lang w:val="en-GB"/>
        </w:rPr>
      </w:pPr>
      <w:r w:rsidRPr="008662E5">
        <w:rPr>
          <w:rFonts w:cstheme="minorHAnsi"/>
          <w:lang w:val="en-GB"/>
        </w:rPr>
        <w:t xml:space="preserve">Amounts which are not refunded by a breaching </w:t>
      </w:r>
      <w:proofErr w:type="gramStart"/>
      <w:r w:rsidRPr="008662E5">
        <w:rPr>
          <w:rFonts w:cstheme="minorHAnsi"/>
          <w:lang w:val="en-GB"/>
        </w:rPr>
        <w:t>Party</w:t>
      </w:r>
      <w:proofErr w:type="gramEnd"/>
      <w:r w:rsidRPr="008662E5">
        <w:rPr>
          <w:rFonts w:cstheme="minorHAnsi"/>
          <w:lang w:val="en-GB"/>
        </w:rPr>
        <w:t xml:space="preserve"> and which are not due to the Granting Authority, shall be apportioned by the Coordinator to the remaining Parties pro rata according to their share of </w:t>
      </w:r>
      <w:r w:rsidR="0070079A" w:rsidRPr="00981B4E">
        <w:rPr>
          <w:rFonts w:cstheme="minorHAnsi"/>
          <w:lang w:val="en-GB"/>
        </w:rPr>
        <w:t xml:space="preserve">total </w:t>
      </w:r>
      <w:r w:rsidR="0070079A" w:rsidRPr="00981B4E">
        <w:rPr>
          <w:rFonts w:cstheme="minorHAnsi"/>
          <w:lang w:val="en-GB"/>
        </w:rPr>
        <w:lastRenderedPageBreak/>
        <w:t>costs</w:t>
      </w:r>
      <w:r w:rsidR="0070079A" w:rsidRPr="008662E5">
        <w:rPr>
          <w:rFonts w:cstheme="minorHAnsi"/>
          <w:lang w:val="en-GB"/>
        </w:rPr>
        <w:t xml:space="preserve"> </w:t>
      </w:r>
      <w:r w:rsidRPr="008662E5">
        <w:rPr>
          <w:rFonts w:cstheme="minorHAnsi"/>
          <w:lang w:val="en-GB"/>
        </w:rPr>
        <w:t xml:space="preserve">of the Project as identified </w:t>
      </w:r>
      <w:r w:rsidR="0070079A" w:rsidRPr="00981B4E">
        <w:rPr>
          <w:rFonts w:cstheme="minorHAnsi"/>
          <w:lang w:val="en-GB"/>
        </w:rPr>
        <w:t>in the Consortium Budget</w:t>
      </w:r>
      <w:r w:rsidRPr="008662E5">
        <w:rPr>
          <w:rFonts w:cstheme="minorHAnsi"/>
          <w:lang w:val="en-GB"/>
        </w:rPr>
        <w:t>, until recovery from the breaching Party is possible.</w:t>
      </w:r>
      <w:r w:rsidR="003E618B" w:rsidRPr="008662E5">
        <w:rPr>
          <w:rFonts w:cstheme="minorHAnsi"/>
          <w:lang w:val="en-GB"/>
        </w:rPr>
        <w:t xml:space="preserve"> The General Assembly decides on any legal actions to be taken against the breaching</w:t>
      </w:r>
      <w:r w:rsidR="006D6829" w:rsidRPr="008662E5">
        <w:rPr>
          <w:rFonts w:cstheme="minorHAnsi"/>
          <w:lang w:val="en-GB"/>
        </w:rPr>
        <w:t xml:space="preserve"> Party</w:t>
      </w:r>
      <w:r w:rsidR="003E618B" w:rsidRPr="008662E5">
        <w:rPr>
          <w:rFonts w:cstheme="minorHAnsi"/>
          <w:lang w:val="en-GB"/>
        </w:rPr>
        <w:t xml:space="preserve"> according to Section </w:t>
      </w:r>
      <w:r w:rsidR="003E618B" w:rsidRPr="00981B4E">
        <w:rPr>
          <w:rFonts w:cstheme="minorHAnsi"/>
          <w:lang w:val="en-GB"/>
        </w:rPr>
        <w:t>6.3.7</w:t>
      </w:r>
      <w:r w:rsidR="003E618B" w:rsidRPr="008662E5">
        <w:rPr>
          <w:rFonts w:cstheme="minorHAnsi"/>
          <w:lang w:val="en-GB"/>
        </w:rPr>
        <w:t>.</w:t>
      </w:r>
    </w:p>
    <w:p w14:paraId="24A6A336" w14:textId="048A63CA" w:rsidR="009C2D81" w:rsidRPr="006501B1" w:rsidRDefault="009C2D81" w:rsidP="00507CFF">
      <w:pPr>
        <w:pStyle w:val="Heading3"/>
        <w:rPr>
          <w:rStyle w:val="LSFettZchn"/>
          <w:b w:val="0"/>
          <w:bCs/>
        </w:rPr>
      </w:pPr>
      <w:r w:rsidRPr="006501B1">
        <w:rPr>
          <w:lang w:val="en-GB"/>
        </w:rPr>
        <w:t>Revenue</w:t>
      </w:r>
      <w:r w:rsidR="0070079A" w:rsidRPr="006501B1">
        <w:rPr>
          <w:lang w:val="en-GB"/>
        </w:rPr>
        <w:t xml:space="preserve"> </w:t>
      </w:r>
    </w:p>
    <w:p w14:paraId="27D00697" w14:textId="064465CB" w:rsidR="009C2D81" w:rsidRPr="006501B1" w:rsidRDefault="009C2D81" w:rsidP="25CA1625">
      <w:pPr>
        <w:rPr>
          <w:rFonts w:cstheme="minorHAnsi"/>
          <w:lang w:val="en-GB"/>
        </w:rPr>
      </w:pPr>
      <w:r w:rsidRPr="006501B1">
        <w:rPr>
          <w:rFonts w:cstheme="minorHAnsi"/>
          <w:lang w:val="en-GB"/>
        </w:rPr>
        <w:t>In case a Party earns any revenue that is deductible from the total funding as set out in the Consortium Plan, the deduction is only directed toward the Party earning such revenue. The other Parties’ financial share of the budget shall not be affected by one Party’s revenue. In case the relevant revenue is more than the allocated share of the Party as set out in the Consortium Plan, the Party shall reimburse the funding reduction suffered by other Parties.</w:t>
      </w:r>
    </w:p>
    <w:p w14:paraId="72999CA1" w14:textId="77777777" w:rsidR="009C2D81" w:rsidRPr="008662E5" w:rsidRDefault="009C2D81" w:rsidP="00507CFF">
      <w:pPr>
        <w:pStyle w:val="Heading3"/>
        <w:rPr>
          <w:lang w:val="en-GB"/>
        </w:rPr>
      </w:pPr>
      <w:r w:rsidRPr="008662E5">
        <w:rPr>
          <w:lang w:val="en-GB"/>
        </w:rPr>
        <w:t>Financial Consequences of the termination of the participation of a Party</w:t>
      </w:r>
    </w:p>
    <w:p w14:paraId="0A1ABB29" w14:textId="745E47D1" w:rsidR="009C2D81" w:rsidRPr="006501B1" w:rsidRDefault="009C2D81" w:rsidP="25CA1625">
      <w:pPr>
        <w:rPr>
          <w:rFonts w:cstheme="minorHAnsi"/>
          <w:lang w:val="en-GB"/>
        </w:rPr>
      </w:pPr>
      <w:r w:rsidRPr="006501B1">
        <w:rPr>
          <w:rFonts w:cstheme="minorHAnsi"/>
          <w:lang w:val="en-GB"/>
        </w:rPr>
        <w:t xml:space="preserve">A Party leaving the consortium shall refund to the </w:t>
      </w:r>
      <w:proofErr w:type="gramStart"/>
      <w:r w:rsidRPr="006501B1">
        <w:rPr>
          <w:rFonts w:cstheme="minorHAnsi"/>
          <w:lang w:val="en-GB"/>
        </w:rPr>
        <w:t>Coordinator</w:t>
      </w:r>
      <w:proofErr w:type="gramEnd"/>
      <w:r w:rsidRPr="006501B1">
        <w:rPr>
          <w:rFonts w:cstheme="minorHAnsi"/>
          <w:lang w:val="en-GB"/>
        </w:rPr>
        <w:t xml:space="preserve"> any payments it has received except the amount of contribution accepted by the Granting Authority </w:t>
      </w:r>
      <w:r w:rsidR="0070079A" w:rsidRPr="006501B1">
        <w:rPr>
          <w:rFonts w:cstheme="minorHAnsi"/>
          <w:lang w:val="en-GB"/>
        </w:rPr>
        <w:t>or another contributor</w:t>
      </w:r>
      <w:r w:rsidRPr="006501B1">
        <w:rPr>
          <w:rFonts w:cstheme="minorHAnsi"/>
          <w:shd w:val="clear" w:color="auto" w:fill="FFFFFF" w:themeFill="background1"/>
          <w:lang w:val="en-GB"/>
        </w:rPr>
        <w:t>.</w:t>
      </w:r>
    </w:p>
    <w:p w14:paraId="3E8AD24F" w14:textId="433ED6B6" w:rsidR="009C2D81" w:rsidRPr="006501B1" w:rsidRDefault="009C2D81" w:rsidP="25CA1625">
      <w:pPr>
        <w:rPr>
          <w:rFonts w:eastAsia="Arial" w:cstheme="minorHAnsi"/>
          <w:lang w:val="en-GB"/>
        </w:rPr>
      </w:pPr>
      <w:r w:rsidRPr="006501B1">
        <w:rPr>
          <w:rFonts w:cstheme="minorHAnsi"/>
          <w:lang w:val="en-GB"/>
        </w:rPr>
        <w:t xml:space="preserve">In addition, a Defaulting Party shall, within the limits specified in Section </w:t>
      </w:r>
      <w:r w:rsidR="005D6B0C" w:rsidRPr="006501B1">
        <w:rPr>
          <w:rFonts w:cstheme="minorHAnsi"/>
          <w:lang w:val="en-GB"/>
        </w:rPr>
        <w:t>5.2</w:t>
      </w:r>
      <w:r w:rsidRPr="006501B1">
        <w:rPr>
          <w:rFonts w:cstheme="minorHAnsi"/>
          <w:lang w:val="en-GB"/>
        </w:rPr>
        <w:t xml:space="preserve"> of this Consortium Agreement, bear any reasonable and justifiable additional costs occurring to the other Parties </w:t>
      </w:r>
      <w:proofErr w:type="gramStart"/>
      <w:r w:rsidRPr="006501B1">
        <w:rPr>
          <w:rFonts w:cstheme="minorHAnsi"/>
          <w:lang w:val="en-GB"/>
        </w:rPr>
        <w:t>in order to</w:t>
      </w:r>
      <w:proofErr w:type="gramEnd"/>
      <w:r w:rsidRPr="006501B1">
        <w:rPr>
          <w:rFonts w:cstheme="minorHAnsi"/>
          <w:lang w:val="en-GB"/>
        </w:rPr>
        <w:t xml:space="preserve"> perform the leaving Party´s task and necessary additional efforts to fulfil them as a consequence of the Party leaving the consortium. </w:t>
      </w:r>
      <w:r w:rsidRPr="006501B1">
        <w:rPr>
          <w:rFonts w:eastAsia="Arial" w:cstheme="minorHAnsi"/>
          <w:lang w:val="en-GB"/>
        </w:rPr>
        <w:t>The</w:t>
      </w:r>
      <w:r w:rsidRPr="006501B1">
        <w:rPr>
          <w:rFonts w:cstheme="minorHAnsi"/>
          <w:lang w:val="en-GB"/>
        </w:rPr>
        <w:t xml:space="preserve"> </w:t>
      </w:r>
      <w:r w:rsidRPr="006501B1">
        <w:rPr>
          <w:rFonts w:eastAsia="Arial" w:cstheme="minorHAnsi"/>
          <w:lang w:val="en-GB"/>
        </w:rPr>
        <w:t>General Assembly should agree on a procedure regarding additional costs which are not covered by the Defaulting Party or the</w:t>
      </w:r>
      <w:r w:rsidRPr="006501B1">
        <w:rPr>
          <w:rFonts w:cstheme="minorHAnsi"/>
          <w:lang w:val="en-GB"/>
        </w:rPr>
        <w:t xml:space="preserve"> </w:t>
      </w:r>
      <w:r w:rsidRPr="006501B1">
        <w:rPr>
          <w:rFonts w:eastAsia="Arial" w:cstheme="minorHAnsi"/>
          <w:lang w:val="en-GB"/>
        </w:rPr>
        <w:t>Mutual</w:t>
      </w:r>
      <w:r w:rsidRPr="006501B1">
        <w:rPr>
          <w:rFonts w:cstheme="minorHAnsi"/>
          <w:lang w:val="en-GB"/>
        </w:rPr>
        <w:t xml:space="preserve"> </w:t>
      </w:r>
      <w:r w:rsidRPr="006501B1">
        <w:rPr>
          <w:rFonts w:eastAsia="Arial" w:cstheme="minorHAnsi"/>
          <w:lang w:val="en-GB"/>
        </w:rPr>
        <w:t>Insurance Mechanism.</w:t>
      </w:r>
    </w:p>
    <w:p w14:paraId="6EB3064D" w14:textId="77777777" w:rsidR="009C2D81" w:rsidRPr="008662E5" w:rsidRDefault="009C2D81" w:rsidP="00676650">
      <w:pPr>
        <w:pStyle w:val="Heading2"/>
        <w:rPr>
          <w:lang w:val="en-GB"/>
        </w:rPr>
      </w:pPr>
      <w:bookmarkStart w:id="71" w:name="_Toc90241090"/>
      <w:bookmarkStart w:id="72" w:name="_Toc90241091"/>
      <w:bookmarkStart w:id="73" w:name="_Ref90241284"/>
      <w:bookmarkStart w:id="74" w:name="_Ref90241319"/>
      <w:bookmarkStart w:id="75" w:name="_Ref90241945"/>
      <w:bookmarkEnd w:id="71"/>
      <w:bookmarkEnd w:id="72"/>
      <w:r w:rsidRPr="008662E5">
        <w:rPr>
          <w:lang w:val="en-GB"/>
        </w:rPr>
        <w:t>Payments</w:t>
      </w:r>
      <w:bookmarkEnd w:id="73"/>
      <w:bookmarkEnd w:id="74"/>
      <w:bookmarkEnd w:id="75"/>
    </w:p>
    <w:p w14:paraId="65059D80" w14:textId="0A368DE0" w:rsidR="009C2D81" w:rsidRPr="008662E5" w:rsidRDefault="009C2D81" w:rsidP="00507CFF">
      <w:pPr>
        <w:pStyle w:val="Heading3"/>
        <w:rPr>
          <w:lang w:val="en-GB"/>
        </w:rPr>
      </w:pPr>
      <w:r w:rsidRPr="008662E5">
        <w:rPr>
          <w:lang w:val="en-GB"/>
        </w:rPr>
        <w:t xml:space="preserve">Payments to Parties are the exclusive task of the </w:t>
      </w:r>
      <w:proofErr w:type="gramStart"/>
      <w:r w:rsidRPr="008662E5">
        <w:rPr>
          <w:lang w:val="en-GB"/>
        </w:rPr>
        <w:t>Coordinator</w:t>
      </w:r>
      <w:proofErr w:type="gramEnd"/>
    </w:p>
    <w:p w14:paraId="23781623" w14:textId="77777777" w:rsidR="009C2D81" w:rsidRPr="008662E5" w:rsidRDefault="009C2D81" w:rsidP="00C70B98">
      <w:pPr>
        <w:rPr>
          <w:rFonts w:cstheme="minorHAnsi"/>
          <w:lang w:val="en-GB"/>
        </w:rPr>
      </w:pPr>
      <w:r w:rsidRPr="008662E5">
        <w:rPr>
          <w:rFonts w:cstheme="minorHAnsi"/>
          <w:lang w:val="en-GB"/>
        </w:rPr>
        <w:t xml:space="preserve">In particular, the </w:t>
      </w:r>
      <w:proofErr w:type="gramStart"/>
      <w:r w:rsidRPr="008662E5">
        <w:rPr>
          <w:rFonts w:cstheme="minorHAnsi"/>
          <w:lang w:val="en-GB"/>
        </w:rPr>
        <w:t>Coordinator</w:t>
      </w:r>
      <w:proofErr w:type="gramEnd"/>
      <w:r w:rsidRPr="008662E5">
        <w:rPr>
          <w:rFonts w:cstheme="minorHAnsi"/>
          <w:lang w:val="en-GB"/>
        </w:rPr>
        <w:t xml:space="preserve"> shall:</w:t>
      </w:r>
    </w:p>
    <w:p w14:paraId="50F60000" w14:textId="0FD9E58F" w:rsidR="009C2D81" w:rsidRPr="00612335" w:rsidRDefault="009C2D81" w:rsidP="006C5BCC">
      <w:pPr>
        <w:pStyle w:val="ListBullet"/>
        <w:rPr>
          <w:rFonts w:cstheme="minorHAnsi"/>
          <w:lang w:val="en-GB" w:eastAsia="de-DE"/>
        </w:rPr>
      </w:pPr>
      <w:r w:rsidRPr="00612335">
        <w:rPr>
          <w:rFonts w:cstheme="minorHAnsi"/>
          <w:lang w:val="en-GB" w:eastAsia="de-DE"/>
        </w:rPr>
        <w:t xml:space="preserve">notify the Party concerned promptly of the date and composition of the amount transferred to its bank account, giving the relevant references </w:t>
      </w:r>
    </w:p>
    <w:p w14:paraId="086ADE30" w14:textId="0BAE0C41" w:rsidR="009C2D81" w:rsidRPr="00612335" w:rsidRDefault="009C2D81" w:rsidP="006C5BCC">
      <w:pPr>
        <w:pStyle w:val="ListBullet"/>
        <w:rPr>
          <w:rFonts w:cstheme="minorHAnsi"/>
          <w:lang w:val="en-GB" w:eastAsia="de-DE"/>
        </w:rPr>
      </w:pPr>
      <w:r w:rsidRPr="00612335">
        <w:rPr>
          <w:rFonts w:cstheme="minorHAnsi"/>
          <w:lang w:val="en-GB" w:eastAsia="de-DE"/>
        </w:rPr>
        <w:t>perform diligently its tasks in the proper administration of any funds and in maintaining financial accounts</w:t>
      </w:r>
    </w:p>
    <w:p w14:paraId="06DA9748" w14:textId="31DC83B6" w:rsidR="009C2D81" w:rsidRPr="00612335" w:rsidRDefault="009C2D81" w:rsidP="006C5BCC">
      <w:pPr>
        <w:pStyle w:val="ListBullet"/>
        <w:rPr>
          <w:rFonts w:cstheme="minorHAnsi"/>
          <w:lang w:val="en-GB" w:eastAsia="de-DE"/>
        </w:rPr>
      </w:pPr>
      <w:r w:rsidRPr="00612335">
        <w:rPr>
          <w:rFonts w:cstheme="minorHAnsi"/>
          <w:lang w:val="en-GB" w:eastAsia="de-DE"/>
        </w:rPr>
        <w:t xml:space="preserve">undertake to keep the Granting Authority’s financial contribution to the Project separated from its normal business accounts, its own assets and property, except if the </w:t>
      </w:r>
      <w:proofErr w:type="gramStart"/>
      <w:r w:rsidRPr="00612335">
        <w:rPr>
          <w:rFonts w:cstheme="minorHAnsi"/>
          <w:lang w:val="en-GB" w:eastAsia="de-DE"/>
        </w:rPr>
        <w:t>Coordinator</w:t>
      </w:r>
      <w:proofErr w:type="gramEnd"/>
      <w:r w:rsidRPr="00612335">
        <w:rPr>
          <w:rFonts w:cstheme="minorHAnsi"/>
          <w:lang w:val="en-GB" w:eastAsia="de-DE"/>
        </w:rPr>
        <w:t xml:space="preserve"> is a Public Body or is not entitled to do so due to statutory legislation.</w:t>
      </w:r>
    </w:p>
    <w:p w14:paraId="0AEA4F58" w14:textId="77777777" w:rsidR="009C2D81" w:rsidRPr="008662E5" w:rsidRDefault="009C2D81" w:rsidP="00C70B98">
      <w:pPr>
        <w:rPr>
          <w:rFonts w:cstheme="minorHAnsi"/>
          <w:lang w:val="en-GB"/>
        </w:rPr>
      </w:pPr>
      <w:r w:rsidRPr="008662E5">
        <w:rPr>
          <w:rFonts w:cstheme="minorHAnsi"/>
          <w:lang w:val="en-GB"/>
        </w:rPr>
        <w:t>With reference to Article 22 of the Grant Agreement, no Party shall before the end of the Project receive more than its allocated share of the maximum grant amount less the amounts retained by the Granting Authority for the Mutual Insurance Mechanism and for the final payment.</w:t>
      </w:r>
    </w:p>
    <w:p w14:paraId="59F2A08F" w14:textId="5C30FFE2" w:rsidR="009C2D81" w:rsidRPr="008662E5" w:rsidRDefault="00BD1C35" w:rsidP="00507CFF">
      <w:pPr>
        <w:pStyle w:val="Heading3"/>
        <w:rPr>
          <w:lang w:val="en-GB"/>
        </w:rPr>
      </w:pPr>
      <w:r w:rsidRPr="008662E5">
        <w:rPr>
          <w:lang w:val="en-GB"/>
        </w:rPr>
        <w:t>Payment mode</w:t>
      </w:r>
    </w:p>
    <w:p w14:paraId="4C0673A0" w14:textId="11C8E6E8" w:rsidR="009C2D81" w:rsidRPr="008662E5" w:rsidRDefault="009C2D81" w:rsidP="00C70B98">
      <w:pPr>
        <w:rPr>
          <w:rFonts w:cstheme="minorHAnsi"/>
          <w:lang w:val="en-GB"/>
        </w:rPr>
      </w:pPr>
      <w:r w:rsidRPr="006501B1">
        <w:rPr>
          <w:rFonts w:cstheme="minorHAnsi"/>
          <w:lang w:val="en-GB"/>
        </w:rPr>
        <w:t xml:space="preserve">The transfer of the initial </w:t>
      </w:r>
      <w:r w:rsidR="00E443CD" w:rsidRPr="006501B1">
        <w:rPr>
          <w:rFonts w:cstheme="minorHAnsi"/>
          <w:lang w:val="en-GB"/>
        </w:rPr>
        <w:t>prefin</w:t>
      </w:r>
      <w:r w:rsidRPr="006501B1">
        <w:rPr>
          <w:rFonts w:cstheme="minorHAnsi"/>
          <w:lang w:val="en-GB"/>
        </w:rPr>
        <w:t xml:space="preserve">ancing, the additional </w:t>
      </w:r>
      <w:proofErr w:type="spellStart"/>
      <w:r w:rsidR="00E443CD" w:rsidRPr="006501B1">
        <w:rPr>
          <w:rFonts w:cstheme="minorHAnsi"/>
          <w:lang w:val="en-GB"/>
        </w:rPr>
        <w:t>prefin</w:t>
      </w:r>
      <w:r w:rsidRPr="006501B1">
        <w:rPr>
          <w:rFonts w:cstheme="minorHAnsi"/>
          <w:lang w:val="en-GB"/>
        </w:rPr>
        <w:t>ancings</w:t>
      </w:r>
      <w:proofErr w:type="spellEnd"/>
      <w:r w:rsidRPr="006501B1">
        <w:rPr>
          <w:rFonts w:cstheme="minorHAnsi"/>
          <w:lang w:val="en-GB"/>
        </w:rPr>
        <w:t xml:space="preserve"> (if any) and interim payments to Parties will be handled in accordance with Article 22.1. and Article 7 of the Grant Agreement following this payment schedule:</w:t>
      </w:r>
    </w:p>
    <w:p w14:paraId="2B8EB8F5" w14:textId="77777777" w:rsidR="009C2D81" w:rsidRPr="006501B1" w:rsidRDefault="009C2D81" w:rsidP="25CA1625">
      <w:pPr>
        <w:rPr>
          <w:rFonts w:cstheme="minorHAnsi"/>
          <w:lang w:val="en-GB"/>
        </w:rPr>
      </w:pPr>
      <w:r w:rsidRPr="006501B1">
        <w:rPr>
          <w:rFonts w:cstheme="minorHAnsi"/>
          <w:lang w:val="en-GB"/>
        </w:rPr>
        <w:t>Funding of costs included in the Consortium Plan will be paid by the Coordinator to the Parties after receipt of payments from the Granting Authority without undue delay and in conformity with the provisions of the Grant Agreement. Costs accepted by the Granting Authority will be paid to the Party concerned.</w:t>
      </w:r>
    </w:p>
    <w:p w14:paraId="2F2D46E3" w14:textId="77777777" w:rsidR="009C2D81" w:rsidRPr="006501B1" w:rsidRDefault="009C2D81" w:rsidP="25CA1625">
      <w:pPr>
        <w:rPr>
          <w:rFonts w:cstheme="minorHAnsi"/>
          <w:lang w:val="en-GB"/>
        </w:rPr>
      </w:pPr>
      <w:r w:rsidRPr="006501B1">
        <w:rPr>
          <w:rFonts w:cstheme="minorHAnsi"/>
          <w:lang w:val="en-GB"/>
        </w:rPr>
        <w:lastRenderedPageBreak/>
        <w:t xml:space="preserve">The </w:t>
      </w:r>
      <w:proofErr w:type="gramStart"/>
      <w:r w:rsidRPr="006501B1">
        <w:rPr>
          <w:rFonts w:cstheme="minorHAnsi"/>
          <w:lang w:val="en-GB"/>
        </w:rPr>
        <w:t>Coordinator</w:t>
      </w:r>
      <w:proofErr w:type="gramEnd"/>
      <w:r w:rsidRPr="006501B1">
        <w:rPr>
          <w:rFonts w:cstheme="minorHAnsi"/>
          <w:lang w:val="en-GB"/>
        </w:rPr>
        <w:t xml:space="preserve"> is entitled to withhold any payments due to a Party identified by the General Assembly to be in breach of its obligations under this Consortium Agreement or the Grant Agreement or to a Beneficiary which has not yet signed this Consortium Agreement.</w:t>
      </w:r>
    </w:p>
    <w:p w14:paraId="77052EEE" w14:textId="574BDBC2" w:rsidR="009C2D81" w:rsidRPr="006501B1" w:rsidRDefault="009C2D81" w:rsidP="25CA1625">
      <w:pPr>
        <w:rPr>
          <w:rFonts w:cstheme="minorHAnsi"/>
          <w:lang w:val="en-GB"/>
        </w:rPr>
      </w:pPr>
      <w:r w:rsidRPr="006501B1">
        <w:rPr>
          <w:rFonts w:cstheme="minorHAnsi"/>
          <w:lang w:val="en-GB"/>
        </w:rPr>
        <w:t xml:space="preserve">The </w:t>
      </w:r>
      <w:proofErr w:type="gramStart"/>
      <w:r w:rsidRPr="006501B1">
        <w:rPr>
          <w:rFonts w:cstheme="minorHAnsi"/>
          <w:lang w:val="en-GB"/>
        </w:rPr>
        <w:t>Coordinator</w:t>
      </w:r>
      <w:proofErr w:type="gramEnd"/>
      <w:r w:rsidRPr="006501B1">
        <w:rPr>
          <w:rFonts w:cstheme="minorHAnsi"/>
          <w:lang w:val="en-GB"/>
        </w:rPr>
        <w:t xml:space="preserve"> is entitled to recover any payments already paid to a Defaulting Party except the costs already claimed by the Defaulting Party and accepted by the Granting Authority. The </w:t>
      </w:r>
      <w:proofErr w:type="gramStart"/>
      <w:r w:rsidRPr="006501B1">
        <w:rPr>
          <w:rFonts w:cstheme="minorHAnsi"/>
          <w:lang w:val="en-GB"/>
        </w:rPr>
        <w:t>Coordinator</w:t>
      </w:r>
      <w:proofErr w:type="gramEnd"/>
      <w:r w:rsidRPr="006501B1">
        <w:rPr>
          <w:rFonts w:cstheme="minorHAnsi"/>
          <w:lang w:val="en-GB"/>
        </w:rPr>
        <w:t xml:space="preserve"> is equally entitled to withhold payments to a Party when this is suggested by or agreed with the Granting Authority.</w:t>
      </w:r>
    </w:p>
    <w:p w14:paraId="1CE650B5" w14:textId="77777777" w:rsidR="009C2D81" w:rsidRPr="008662E5" w:rsidRDefault="009C2D81" w:rsidP="002616F4">
      <w:pPr>
        <w:pStyle w:val="Heading1"/>
        <w:rPr>
          <w:rFonts w:cstheme="minorHAnsi"/>
        </w:rPr>
      </w:pPr>
      <w:bookmarkStart w:id="76" w:name="_Toc90241093"/>
      <w:bookmarkStart w:id="77" w:name="_Toc90280837"/>
      <w:bookmarkStart w:id="78" w:name="_Ref90285636"/>
      <w:bookmarkStart w:id="79" w:name="_Toc169547865"/>
      <w:bookmarkEnd w:id="76"/>
      <w:bookmarkEnd w:id="77"/>
      <w:r w:rsidRPr="008662E5">
        <w:rPr>
          <w:rFonts w:cstheme="minorHAnsi"/>
        </w:rPr>
        <w:t>Results</w:t>
      </w:r>
      <w:bookmarkEnd w:id="78"/>
      <w:bookmarkEnd w:id="79"/>
    </w:p>
    <w:p w14:paraId="4AB2E720" w14:textId="77777777" w:rsidR="009C2D81" w:rsidRPr="008662E5" w:rsidRDefault="009C2D81" w:rsidP="00676650">
      <w:pPr>
        <w:pStyle w:val="Heading2"/>
        <w:rPr>
          <w:lang w:val="en-GB"/>
        </w:rPr>
      </w:pPr>
      <w:r w:rsidRPr="008662E5">
        <w:rPr>
          <w:lang w:val="en-GB"/>
        </w:rPr>
        <w:t>Ownership of Results</w:t>
      </w:r>
    </w:p>
    <w:p w14:paraId="4C599961" w14:textId="77777777" w:rsidR="009C2D81" w:rsidRPr="008662E5" w:rsidRDefault="009C2D81" w:rsidP="00C70B98">
      <w:pPr>
        <w:rPr>
          <w:rFonts w:cstheme="minorHAnsi"/>
          <w:lang w:val="en-GB"/>
        </w:rPr>
      </w:pPr>
      <w:r w:rsidRPr="008662E5">
        <w:rPr>
          <w:rFonts w:cstheme="minorHAnsi"/>
          <w:lang w:val="en-GB"/>
        </w:rPr>
        <w:t>Results are owned by the Party that generates them.</w:t>
      </w:r>
    </w:p>
    <w:p w14:paraId="245E0784" w14:textId="77777777" w:rsidR="009C2D81" w:rsidRPr="008662E5" w:rsidRDefault="009C2D81" w:rsidP="00676650">
      <w:pPr>
        <w:pStyle w:val="Heading2"/>
        <w:rPr>
          <w:rFonts w:eastAsia="Arial"/>
          <w:szCs w:val="24"/>
          <w:lang w:val="en-GB"/>
        </w:rPr>
      </w:pPr>
      <w:bookmarkStart w:id="80" w:name="_Toc90241096"/>
      <w:bookmarkEnd w:id="80"/>
      <w:r w:rsidRPr="008662E5">
        <w:rPr>
          <w:spacing w:val="-3"/>
          <w:lang w:val="en-GB"/>
        </w:rPr>
        <w:t>Joint</w:t>
      </w:r>
      <w:r w:rsidRPr="008662E5">
        <w:rPr>
          <w:spacing w:val="-7"/>
          <w:lang w:val="en-GB"/>
        </w:rPr>
        <w:t xml:space="preserve"> </w:t>
      </w:r>
      <w:r w:rsidRPr="008662E5">
        <w:rPr>
          <w:lang w:val="en-GB"/>
        </w:rPr>
        <w:t>ownership</w:t>
      </w:r>
    </w:p>
    <w:p w14:paraId="71AC35F7" w14:textId="77777777" w:rsidR="008C1528" w:rsidRPr="00CA3583" w:rsidRDefault="008C1528" w:rsidP="008C1528">
      <w:pPr>
        <w:rPr>
          <w:rFonts w:cstheme="minorHAnsi"/>
          <w:b/>
        </w:rPr>
      </w:pPr>
      <w:commentRangeStart w:id="81"/>
      <w:commentRangeStart w:id="82"/>
      <w:r w:rsidRPr="00CA3583">
        <w:rPr>
          <w:rFonts w:cstheme="minorHAnsi"/>
        </w:rPr>
        <w:t>In accordance with Article 16.4 with reference to Annex 5 of the Grant Agreement, two or more Parties shall own Results jointly if:</w:t>
      </w:r>
    </w:p>
    <w:p w14:paraId="769F429B" w14:textId="77777777" w:rsidR="008C1528" w:rsidRPr="00CA3583" w:rsidRDefault="008C1528" w:rsidP="008C1528">
      <w:pPr>
        <w:numPr>
          <w:ilvl w:val="0"/>
          <w:numId w:val="119"/>
        </w:numPr>
        <w:rPr>
          <w:rFonts w:cstheme="minorHAnsi"/>
        </w:rPr>
      </w:pPr>
      <w:r w:rsidRPr="00CA3583">
        <w:rPr>
          <w:rFonts w:cstheme="minorHAnsi"/>
        </w:rPr>
        <w:t>they have jointly generated them; and</w:t>
      </w:r>
    </w:p>
    <w:p w14:paraId="56CB3A81" w14:textId="77777777" w:rsidR="008C1528" w:rsidRPr="00CA3583" w:rsidRDefault="008C1528" w:rsidP="008C1528">
      <w:pPr>
        <w:numPr>
          <w:ilvl w:val="0"/>
          <w:numId w:val="119"/>
        </w:numPr>
        <w:rPr>
          <w:rFonts w:cstheme="minorHAnsi"/>
        </w:rPr>
      </w:pPr>
      <w:r w:rsidRPr="00CA3583">
        <w:rPr>
          <w:rFonts w:cstheme="minorHAnsi"/>
        </w:rPr>
        <w:t>it is not possible to:</w:t>
      </w:r>
    </w:p>
    <w:p w14:paraId="4D904CFD" w14:textId="77777777" w:rsidR="008C1528" w:rsidRPr="00CA3583" w:rsidRDefault="008C1528" w:rsidP="008C1528">
      <w:pPr>
        <w:numPr>
          <w:ilvl w:val="2"/>
          <w:numId w:val="120"/>
        </w:numPr>
        <w:rPr>
          <w:rFonts w:cstheme="minorHAnsi"/>
        </w:rPr>
      </w:pPr>
      <w:r w:rsidRPr="00CA3583">
        <w:rPr>
          <w:rFonts w:cstheme="minorHAnsi"/>
        </w:rPr>
        <w:t>establish the respective contribution of each Party; or</w:t>
      </w:r>
    </w:p>
    <w:p w14:paraId="33E675DB" w14:textId="77777777" w:rsidR="008C1528" w:rsidRPr="00CA3583" w:rsidRDefault="008C1528" w:rsidP="008C1528">
      <w:pPr>
        <w:numPr>
          <w:ilvl w:val="2"/>
          <w:numId w:val="120"/>
        </w:numPr>
        <w:rPr>
          <w:rFonts w:cstheme="minorHAnsi"/>
        </w:rPr>
      </w:pPr>
      <w:r w:rsidRPr="00CA3583">
        <w:rPr>
          <w:rFonts w:cstheme="minorHAnsi"/>
        </w:rPr>
        <w:t>separate them for the purpose of applying for, obtaining or maintaining their protection.</w:t>
      </w:r>
    </w:p>
    <w:commentRangeEnd w:id="81"/>
    <w:p w14:paraId="05B73DC4" w14:textId="19B23400" w:rsidR="009C2D81" w:rsidRPr="008662E5" w:rsidRDefault="008C1528" w:rsidP="00C70B98">
      <w:pPr>
        <w:rPr>
          <w:rFonts w:cstheme="minorHAnsi"/>
          <w:lang w:val="en-GB"/>
        </w:rPr>
      </w:pPr>
      <w:r>
        <w:rPr>
          <w:rStyle w:val="CommentReference"/>
        </w:rPr>
        <w:commentReference w:id="81"/>
      </w:r>
      <w:commentRangeEnd w:id="82"/>
      <w:r w:rsidR="0007518C">
        <w:rPr>
          <w:rStyle w:val="CommentReference"/>
        </w:rPr>
        <w:commentReference w:id="82"/>
      </w:r>
      <w:r w:rsidR="009C2D81" w:rsidRPr="008662E5">
        <w:rPr>
          <w:rFonts w:cstheme="minorHAnsi"/>
          <w:lang w:val="en-GB"/>
        </w:rPr>
        <w:t>Unless otherwise agreed:</w:t>
      </w:r>
    </w:p>
    <w:p w14:paraId="6C36F7B6" w14:textId="77777777" w:rsidR="008C1528" w:rsidRPr="008C1528" w:rsidRDefault="008C1528" w:rsidP="008C1528">
      <w:pPr>
        <w:pStyle w:val="ListBullet"/>
        <w:rPr>
          <w:rFonts w:cstheme="minorHAnsi"/>
          <w:lang w:val="en-GB" w:eastAsia="de-DE"/>
        </w:rPr>
      </w:pPr>
      <w:commentRangeStart w:id="83"/>
      <w:commentRangeStart w:id="84"/>
      <w:r w:rsidRPr="008C1528">
        <w:rPr>
          <w:rFonts w:cstheme="minorHAnsi"/>
          <w:lang w:val="en-GB" w:eastAsia="de-DE"/>
        </w:rPr>
        <w:t>In case of joint ownership, each of the joint owners shall be entitled to Exploit the joint Results as it sees fit, and to grant non-exclusive licenses, without obtaining any consent from, paying compensation to, or otherwise accounting to any other joint owner, unless otherwise agreed between the joint owners.</w:t>
      </w:r>
    </w:p>
    <w:commentRangeEnd w:id="83"/>
    <w:p w14:paraId="7E70E5FC" w14:textId="36BF0087" w:rsidR="009C2D81" w:rsidRPr="008662E5" w:rsidRDefault="008C1528" w:rsidP="00995801">
      <w:pPr>
        <w:pStyle w:val="ListBullet"/>
        <w:rPr>
          <w:rFonts w:cstheme="minorHAnsi"/>
          <w:lang w:val="en-GB"/>
        </w:rPr>
      </w:pPr>
      <w:r>
        <w:rPr>
          <w:rStyle w:val="CommentReference"/>
        </w:rPr>
        <w:commentReference w:id="83"/>
      </w:r>
      <w:commentRangeEnd w:id="84"/>
      <w:r w:rsidR="0007518C">
        <w:rPr>
          <w:rStyle w:val="CommentReference"/>
        </w:rPr>
        <w:commentReference w:id="84"/>
      </w:r>
    </w:p>
    <w:p w14:paraId="4C33F5CC" w14:textId="77777777" w:rsidR="009C2D81" w:rsidRPr="008662E5" w:rsidRDefault="009C2D81" w:rsidP="00C70B98">
      <w:pPr>
        <w:rPr>
          <w:rFonts w:cstheme="minorHAnsi"/>
          <w:lang w:val="en-GB"/>
        </w:rPr>
      </w:pPr>
      <w:r w:rsidRPr="008662E5">
        <w:rPr>
          <w:rFonts w:cstheme="minorHAnsi"/>
          <w:lang w:val="en-GB"/>
        </w:rPr>
        <w:t>The joint owners shall agree on all protection measures and the division of related cost in advance.</w:t>
      </w:r>
    </w:p>
    <w:p w14:paraId="33DA1F13" w14:textId="77777777" w:rsidR="009C2D81" w:rsidRPr="008662E5" w:rsidRDefault="009C2D81" w:rsidP="00676650">
      <w:pPr>
        <w:pStyle w:val="Heading2"/>
        <w:rPr>
          <w:lang w:val="en-GB"/>
        </w:rPr>
      </w:pPr>
      <w:bookmarkStart w:id="85" w:name="_Toc90241098"/>
      <w:bookmarkStart w:id="86" w:name="_Ref90241565"/>
      <w:bookmarkEnd w:id="85"/>
      <w:r w:rsidRPr="008662E5">
        <w:rPr>
          <w:lang w:val="en-GB"/>
        </w:rPr>
        <w:lastRenderedPageBreak/>
        <w:t>Transfer</w:t>
      </w:r>
      <w:r w:rsidRPr="008662E5">
        <w:rPr>
          <w:spacing w:val="-6"/>
          <w:lang w:val="en-GB"/>
        </w:rPr>
        <w:t xml:space="preserve"> </w:t>
      </w:r>
      <w:r w:rsidRPr="008662E5">
        <w:rPr>
          <w:spacing w:val="-3"/>
          <w:lang w:val="en-GB"/>
        </w:rPr>
        <w:t xml:space="preserve">of </w:t>
      </w:r>
      <w:r w:rsidRPr="008662E5">
        <w:rPr>
          <w:lang w:val="en-GB"/>
        </w:rPr>
        <w:t>Results</w:t>
      </w:r>
      <w:bookmarkEnd w:id="86"/>
    </w:p>
    <w:p w14:paraId="20BF761E" w14:textId="0501CF92" w:rsidR="009C2D81" w:rsidRPr="001B79DC" w:rsidRDefault="009C2D81" w:rsidP="00F3046C">
      <w:pPr>
        <w:pStyle w:val="Heading3"/>
        <w:rPr>
          <w:lang w:val="en-GB"/>
        </w:rPr>
      </w:pPr>
      <w:r w:rsidRPr="001B79DC">
        <w:rPr>
          <w:lang w:val="en-GB"/>
        </w:rPr>
        <w:t>Each Party may transfer ownership of its own Results</w:t>
      </w:r>
      <w:r w:rsidRPr="001B79DC">
        <w:rPr>
          <w:rFonts w:eastAsia="Arial"/>
          <w:lang w:val="en-GB"/>
        </w:rPr>
        <w:t>, including its share in jointly owned Results,</w:t>
      </w:r>
      <w:r w:rsidRPr="001B79DC">
        <w:rPr>
          <w:lang w:val="en-GB"/>
        </w:rPr>
        <w:t xml:space="preserve"> following the procedures of the Grant Agreement Article 16.4 and its Annex 5, Section Transfer and licensing of results, sub-section “Transfer of ownership”.</w:t>
      </w:r>
    </w:p>
    <w:p w14:paraId="197FB5CE" w14:textId="0938EB4B" w:rsidR="009C2D81" w:rsidRPr="001B79DC" w:rsidRDefault="009C2D81" w:rsidP="00124D4B">
      <w:pPr>
        <w:pStyle w:val="Heading3"/>
        <w:rPr>
          <w:lang w:val="en-GB"/>
        </w:rPr>
      </w:pPr>
      <w:r w:rsidRPr="001B79DC">
        <w:rPr>
          <w:lang w:val="en-GB"/>
        </w:rPr>
        <w:t xml:space="preserve">Each Party may identify specific third parties it intends to transfer the ownership of its Results to in Attachment (3) of this Consortium Agreement. </w:t>
      </w:r>
      <w:commentRangeStart w:id="87"/>
      <w:commentRangeStart w:id="88"/>
      <w:r w:rsidR="008C1528">
        <w:rPr>
          <w:lang w:val="en-GB"/>
        </w:rPr>
        <w:t xml:space="preserve">The Entities </w:t>
      </w:r>
      <w:r w:rsidR="008C1528" w:rsidRPr="00CA3583">
        <w:rPr>
          <w:lang w:val="en-GB"/>
        </w:rPr>
        <w:t xml:space="preserve">under the same control </w:t>
      </w:r>
      <w:r w:rsidR="008C1528">
        <w:rPr>
          <w:lang w:val="en-GB"/>
        </w:rPr>
        <w:t xml:space="preserve">of a Party are deemed to be listed in Attachment 3 for the time they qualify as such. </w:t>
      </w:r>
      <w:commentRangeEnd w:id="87"/>
      <w:r w:rsidR="008C1528">
        <w:rPr>
          <w:rStyle w:val="CommentReference"/>
          <w:rFonts w:eastAsia="Calibri" w:cs="Times New Roman"/>
          <w:bCs w:val="0"/>
        </w:rPr>
        <w:commentReference w:id="87"/>
      </w:r>
      <w:commentRangeEnd w:id="88"/>
      <w:r w:rsidR="0007518C">
        <w:rPr>
          <w:rStyle w:val="CommentReference"/>
          <w:rFonts w:eastAsia="Calibri" w:cs="Times New Roman"/>
          <w:bCs w:val="0"/>
        </w:rPr>
        <w:commentReference w:id="88"/>
      </w:r>
      <w:r w:rsidRPr="001B79DC">
        <w:rPr>
          <w:lang w:val="en-GB"/>
        </w:rPr>
        <w:t xml:space="preserve">The other Parties hereby waive their right to prior notice and their right to object to such a transfer to </w:t>
      </w:r>
      <w:commentRangeStart w:id="89"/>
      <w:commentRangeStart w:id="90"/>
      <w:r w:rsidR="008C1528">
        <w:rPr>
          <w:lang w:val="en-GB"/>
        </w:rPr>
        <w:t>such (deemed)</w:t>
      </w:r>
      <w:r w:rsidR="008C1528" w:rsidRPr="001B79DC">
        <w:rPr>
          <w:lang w:val="en-GB"/>
        </w:rPr>
        <w:t xml:space="preserve"> </w:t>
      </w:r>
      <w:commentRangeEnd w:id="89"/>
      <w:r w:rsidR="008C1528">
        <w:rPr>
          <w:rStyle w:val="CommentReference"/>
          <w:rFonts w:eastAsia="Calibri" w:cs="Times New Roman"/>
          <w:bCs w:val="0"/>
        </w:rPr>
        <w:commentReference w:id="89"/>
      </w:r>
      <w:commentRangeEnd w:id="90"/>
      <w:r w:rsidR="0007518C">
        <w:rPr>
          <w:rStyle w:val="CommentReference"/>
          <w:rFonts w:eastAsia="Calibri" w:cs="Times New Roman"/>
          <w:bCs w:val="0"/>
        </w:rPr>
        <w:commentReference w:id="90"/>
      </w:r>
      <w:r w:rsidRPr="001B79DC">
        <w:rPr>
          <w:lang w:val="en-GB"/>
        </w:rPr>
        <w:t>listed third parties according to the Grant Agreement Article 16.4 and its Annex 5, Section Transfer of licensing of results, sub-section “Transfer of ownership”, 3rd paragraph.</w:t>
      </w:r>
    </w:p>
    <w:p w14:paraId="4EC34497" w14:textId="5392C42D" w:rsidR="009C2D81" w:rsidRPr="001B79DC" w:rsidRDefault="009C2D81" w:rsidP="00EB3512">
      <w:pPr>
        <w:pStyle w:val="Heading3"/>
        <w:rPr>
          <w:lang w:val="en-GB"/>
        </w:rPr>
      </w:pPr>
      <w:r w:rsidRPr="001B79DC">
        <w:rPr>
          <w:lang w:val="en-GB"/>
        </w:rPr>
        <w:t xml:space="preserve">The transferring Party shall, however, </w:t>
      </w:r>
      <w:commentRangeStart w:id="91"/>
      <w:commentRangeStart w:id="92"/>
      <w:r w:rsidR="008C1528">
        <w:rPr>
          <w:lang w:val="en-GB"/>
        </w:rPr>
        <w:t xml:space="preserve">where possible </w:t>
      </w:r>
      <w:commentRangeEnd w:id="91"/>
      <w:r w:rsidR="00D73972">
        <w:rPr>
          <w:rStyle w:val="CommentReference"/>
          <w:rFonts w:eastAsia="Calibri" w:cs="Times New Roman"/>
          <w:bCs w:val="0"/>
        </w:rPr>
        <w:commentReference w:id="91"/>
      </w:r>
      <w:commentRangeEnd w:id="92"/>
      <w:r w:rsidR="0007518C">
        <w:rPr>
          <w:rStyle w:val="CommentReference"/>
          <w:rFonts w:eastAsia="Calibri" w:cs="Times New Roman"/>
          <w:bCs w:val="0"/>
        </w:rPr>
        <w:commentReference w:id="92"/>
      </w:r>
      <w:r w:rsidRPr="001B79DC">
        <w:rPr>
          <w:lang w:val="en-GB"/>
        </w:rPr>
        <w:t xml:space="preserve">at the time of the transfer, </w:t>
      </w:r>
      <w:commentRangeStart w:id="93"/>
      <w:commentRangeStart w:id="94"/>
      <w:r w:rsidR="008C1528">
        <w:rPr>
          <w:lang w:val="en-GB"/>
        </w:rPr>
        <w:t xml:space="preserve">however latest upon request of a Party, </w:t>
      </w:r>
      <w:commentRangeEnd w:id="93"/>
      <w:r w:rsidR="00D73972">
        <w:rPr>
          <w:rStyle w:val="CommentReference"/>
          <w:rFonts w:eastAsia="Calibri" w:cs="Times New Roman"/>
          <w:bCs w:val="0"/>
        </w:rPr>
        <w:commentReference w:id="93"/>
      </w:r>
      <w:commentRangeEnd w:id="94"/>
      <w:r w:rsidR="0007518C">
        <w:rPr>
          <w:rStyle w:val="CommentReference"/>
          <w:rFonts w:eastAsia="Calibri" w:cs="Times New Roman"/>
          <w:bCs w:val="0"/>
        </w:rPr>
        <w:commentReference w:id="94"/>
      </w:r>
      <w:r w:rsidRPr="001B79DC">
        <w:rPr>
          <w:lang w:val="en-GB"/>
        </w:rPr>
        <w:t>inform the other Parties of such transfer</w:t>
      </w:r>
      <w:r w:rsidR="00D73972">
        <w:rPr>
          <w:lang w:val="en-GB"/>
        </w:rPr>
        <w:t xml:space="preserve">. </w:t>
      </w:r>
      <w:commentRangeStart w:id="95"/>
      <w:commentRangeStart w:id="96"/>
      <w:r w:rsidR="00D73972" w:rsidRPr="001B79DC" w:rsidDel="00524FDF">
        <w:rPr>
          <w:lang w:val="en-GB"/>
        </w:rPr>
        <w:t>Any addition to Attachment (3) after signature of this Consortium Agreement requires a decision of the General Assembly.</w:t>
      </w:r>
      <w:r w:rsidRPr="001B79DC">
        <w:rPr>
          <w:lang w:val="en-GB"/>
        </w:rPr>
        <w:t xml:space="preserve"> </w:t>
      </w:r>
      <w:r w:rsidR="00D73972">
        <w:rPr>
          <w:lang w:val="en-GB"/>
        </w:rPr>
        <w:t xml:space="preserve">In any case of a transfer, the transferring Party </w:t>
      </w:r>
      <w:commentRangeEnd w:id="95"/>
      <w:r w:rsidR="00D73972">
        <w:rPr>
          <w:rStyle w:val="CommentReference"/>
          <w:rFonts w:eastAsia="Calibri" w:cs="Times New Roman"/>
          <w:bCs w:val="0"/>
        </w:rPr>
        <w:commentReference w:id="95"/>
      </w:r>
      <w:commentRangeEnd w:id="96"/>
      <w:r w:rsidR="0007518C">
        <w:rPr>
          <w:rStyle w:val="CommentReference"/>
          <w:rFonts w:eastAsia="Calibri" w:cs="Times New Roman"/>
          <w:bCs w:val="0"/>
        </w:rPr>
        <w:commentReference w:id="96"/>
      </w:r>
      <w:r w:rsidRPr="001B79DC">
        <w:rPr>
          <w:lang w:val="en-GB"/>
        </w:rPr>
        <w:t xml:space="preserve">shall ensure that the rights of the other Parties </w:t>
      </w:r>
      <w:r w:rsidRPr="001B79DC">
        <w:rPr>
          <w:rFonts w:eastAsia="Arial"/>
          <w:lang w:val="en-GB"/>
        </w:rPr>
        <w:t xml:space="preserve">under the Consortium Agreement and the Grant Agreement </w:t>
      </w:r>
      <w:r w:rsidRPr="001B79DC">
        <w:rPr>
          <w:lang w:val="en-GB"/>
        </w:rPr>
        <w:t xml:space="preserve">will not be affected by such </w:t>
      </w:r>
      <w:commentRangeStart w:id="97"/>
      <w:commentRangeStart w:id="98"/>
      <w:r w:rsidRPr="001B79DC">
        <w:rPr>
          <w:lang w:val="en-GB"/>
        </w:rPr>
        <w:t>transfer</w:t>
      </w:r>
      <w:commentRangeEnd w:id="97"/>
      <w:r w:rsidR="00D73972">
        <w:rPr>
          <w:rStyle w:val="CommentReference"/>
          <w:rFonts w:eastAsia="Calibri" w:cs="Times New Roman"/>
          <w:bCs w:val="0"/>
        </w:rPr>
        <w:commentReference w:id="97"/>
      </w:r>
      <w:commentRangeEnd w:id="98"/>
      <w:r w:rsidR="0007518C">
        <w:rPr>
          <w:rStyle w:val="CommentReference"/>
          <w:rFonts w:eastAsia="Calibri" w:cs="Times New Roman"/>
          <w:bCs w:val="0"/>
        </w:rPr>
        <w:commentReference w:id="98"/>
      </w:r>
      <w:r w:rsidRPr="001B79DC">
        <w:rPr>
          <w:lang w:val="en-GB"/>
        </w:rPr>
        <w:t xml:space="preserve">. </w:t>
      </w:r>
      <w:commentRangeStart w:id="99"/>
      <w:commentRangeStart w:id="100"/>
      <w:commentRangeEnd w:id="99"/>
      <w:r w:rsidR="00D73972">
        <w:rPr>
          <w:rStyle w:val="CommentReference"/>
          <w:rFonts w:eastAsia="Calibri" w:cs="Times New Roman"/>
          <w:bCs w:val="0"/>
        </w:rPr>
        <w:commentReference w:id="99"/>
      </w:r>
      <w:commentRangeEnd w:id="100"/>
      <w:r w:rsidR="0007518C">
        <w:rPr>
          <w:rStyle w:val="CommentReference"/>
          <w:rFonts w:eastAsia="Calibri" w:cs="Times New Roman"/>
          <w:bCs w:val="0"/>
        </w:rPr>
        <w:commentReference w:id="100"/>
      </w:r>
    </w:p>
    <w:p w14:paraId="78A26936" w14:textId="566F0A46" w:rsidR="009C2D81" w:rsidRPr="001B79DC" w:rsidRDefault="009C2D81" w:rsidP="00C70B98">
      <w:pPr>
        <w:pStyle w:val="Heading3"/>
        <w:rPr>
          <w:lang w:val="en-GB"/>
        </w:rPr>
      </w:pPr>
      <w:r w:rsidRPr="001B79DC">
        <w:rPr>
          <w:lang w:val="en-GB"/>
        </w:rPr>
        <w:t xml:space="preserve">The Parties recognise that in the framework of a merger or an acquisition of an important part of its assets, </w:t>
      </w:r>
      <w:commentRangeStart w:id="101"/>
      <w:commentRangeStart w:id="102"/>
      <w:r w:rsidR="00D73972" w:rsidRPr="00D73972">
        <w:rPr>
          <w:lang w:val="en-GB"/>
        </w:rPr>
        <w:t xml:space="preserve">and under respective confidentiality obligations </w:t>
      </w:r>
      <w:commentRangeEnd w:id="101"/>
      <w:r w:rsidR="00D73972">
        <w:rPr>
          <w:rStyle w:val="CommentReference"/>
          <w:rFonts w:eastAsia="Calibri" w:cs="Times New Roman"/>
          <w:bCs w:val="0"/>
        </w:rPr>
        <w:commentReference w:id="101"/>
      </w:r>
      <w:commentRangeEnd w:id="102"/>
      <w:r w:rsidR="0007518C">
        <w:rPr>
          <w:rStyle w:val="CommentReference"/>
          <w:rFonts w:eastAsia="Calibri" w:cs="Times New Roman"/>
          <w:bCs w:val="0"/>
        </w:rPr>
        <w:commentReference w:id="102"/>
      </w:r>
      <w:r w:rsidRPr="001B79DC">
        <w:rPr>
          <w:lang w:val="en-GB"/>
        </w:rPr>
        <w:t xml:space="preserve">it may be impossible under applicable EU and national laws on mergers and acquisitions for a Party to give at least 45 calendar days </w:t>
      </w:r>
      <w:commentRangeStart w:id="103"/>
      <w:commentRangeStart w:id="104"/>
      <w:r w:rsidR="00D73972">
        <w:rPr>
          <w:lang w:val="en-GB"/>
        </w:rPr>
        <w:t xml:space="preserve">(or nay) </w:t>
      </w:r>
      <w:commentRangeEnd w:id="103"/>
      <w:r w:rsidR="00D73972">
        <w:rPr>
          <w:rStyle w:val="CommentReference"/>
          <w:rFonts w:eastAsia="Calibri" w:cs="Times New Roman"/>
          <w:bCs w:val="0"/>
        </w:rPr>
        <w:commentReference w:id="103"/>
      </w:r>
      <w:commentRangeEnd w:id="104"/>
      <w:r w:rsidR="0007518C">
        <w:rPr>
          <w:rStyle w:val="CommentReference"/>
          <w:rFonts w:eastAsia="Calibri" w:cs="Times New Roman"/>
          <w:bCs w:val="0"/>
        </w:rPr>
        <w:commentReference w:id="104"/>
      </w:r>
      <w:r w:rsidRPr="001B79DC">
        <w:rPr>
          <w:lang w:val="en-GB"/>
        </w:rPr>
        <w:t>prior notice for the transfer as foreseen in the Grant Agreement.</w:t>
      </w:r>
      <w:r w:rsidR="00D73972">
        <w:rPr>
          <w:lang w:val="en-GB"/>
        </w:rPr>
        <w:t xml:space="preserve"> </w:t>
      </w:r>
      <w:commentRangeStart w:id="105"/>
      <w:commentRangeStart w:id="106"/>
      <w:r w:rsidR="00D73972" w:rsidRPr="00D73972">
        <w:rPr>
          <w:lang w:val="en-GB"/>
        </w:rPr>
        <w:t>In these cases, notification shall be given without delay once applicable EU and national laws on mergers and acquisitions or the respective confidentiality obligations do not further prohibit the disclosure.</w:t>
      </w:r>
      <w:commentRangeEnd w:id="105"/>
      <w:r w:rsidR="00D73972">
        <w:rPr>
          <w:rStyle w:val="CommentReference"/>
          <w:rFonts w:eastAsia="Calibri" w:cs="Times New Roman"/>
          <w:bCs w:val="0"/>
        </w:rPr>
        <w:commentReference w:id="105"/>
      </w:r>
      <w:commentRangeEnd w:id="106"/>
      <w:r w:rsidR="0007518C">
        <w:rPr>
          <w:rStyle w:val="CommentReference"/>
          <w:rFonts w:eastAsia="Calibri" w:cs="Times New Roman"/>
          <w:bCs w:val="0"/>
        </w:rPr>
        <w:commentReference w:id="106"/>
      </w:r>
    </w:p>
    <w:p w14:paraId="07D92698" w14:textId="48640681" w:rsidR="009C2D81" w:rsidRPr="001B79DC" w:rsidRDefault="009C2D81" w:rsidP="00C70B98">
      <w:pPr>
        <w:pStyle w:val="Heading3"/>
        <w:rPr>
          <w:lang w:val="en-GB"/>
        </w:rPr>
      </w:pPr>
      <w:r w:rsidRPr="001B79DC">
        <w:rPr>
          <w:lang w:val="en-GB"/>
        </w:rPr>
        <w:t>The obligations above apply only for as long as other Parties still have - or still may request - Access Rights to the Results.</w:t>
      </w:r>
    </w:p>
    <w:p w14:paraId="30AA45A0" w14:textId="77777777" w:rsidR="009C2D81" w:rsidRPr="008662E5" w:rsidRDefault="009C2D81" w:rsidP="00676650">
      <w:pPr>
        <w:pStyle w:val="Heading2"/>
        <w:rPr>
          <w:lang w:val="en-GB"/>
        </w:rPr>
      </w:pPr>
      <w:bookmarkStart w:id="107" w:name="_Toc90241100"/>
      <w:bookmarkStart w:id="108" w:name="_Ref90241384"/>
      <w:bookmarkEnd w:id="107"/>
      <w:r w:rsidRPr="008662E5">
        <w:rPr>
          <w:lang w:val="en-GB"/>
        </w:rPr>
        <w:t>Dissemination</w:t>
      </w:r>
      <w:bookmarkEnd w:id="108"/>
    </w:p>
    <w:p w14:paraId="50BA151D" w14:textId="26E8F0ED" w:rsidR="009C2D81" w:rsidRPr="001B79DC" w:rsidRDefault="009C2D81" w:rsidP="00C70B98">
      <w:pPr>
        <w:pStyle w:val="Heading3"/>
        <w:rPr>
          <w:lang w:val="en-GB"/>
        </w:rPr>
      </w:pPr>
      <w:r w:rsidRPr="001B79DC">
        <w:rPr>
          <w:lang w:val="en-GB"/>
        </w:rPr>
        <w:t xml:space="preserve">For the avoidance of doubt, the confidentiality obligations set out in Section </w:t>
      </w:r>
      <w:r w:rsidR="005D6B0C" w:rsidRPr="001B79DC">
        <w:rPr>
          <w:lang w:val="en-GB"/>
        </w:rPr>
        <w:t xml:space="preserve">10 </w:t>
      </w:r>
      <w:r w:rsidRPr="001B79DC">
        <w:rPr>
          <w:lang w:val="en-GB"/>
        </w:rPr>
        <w:t xml:space="preserve">apply to all dissemination activities described in this Section </w:t>
      </w:r>
      <w:r w:rsidR="005D6B0C" w:rsidRPr="001B79DC">
        <w:rPr>
          <w:lang w:val="en-GB"/>
        </w:rPr>
        <w:t>8.4</w:t>
      </w:r>
      <w:r w:rsidRPr="001B79DC">
        <w:rPr>
          <w:lang w:val="en-GB"/>
        </w:rPr>
        <w:t xml:space="preserve"> as far as Confidential Information is involved.</w:t>
      </w:r>
    </w:p>
    <w:p w14:paraId="0DC8DEC4" w14:textId="77777777" w:rsidR="009C2D81" w:rsidRPr="008662E5" w:rsidRDefault="009C2D81" w:rsidP="00507CFF">
      <w:pPr>
        <w:pStyle w:val="Heading3"/>
        <w:rPr>
          <w:rFonts w:eastAsia="Arial"/>
          <w:lang w:val="en-GB"/>
        </w:rPr>
      </w:pPr>
      <w:r w:rsidRPr="008662E5">
        <w:rPr>
          <w:lang w:val="en-GB"/>
        </w:rPr>
        <w:t>Dissemination of own</w:t>
      </w:r>
      <w:r w:rsidRPr="008662E5">
        <w:rPr>
          <w:rFonts w:eastAsia="Arial"/>
          <w:lang w:val="en-GB"/>
        </w:rPr>
        <w:t xml:space="preserve"> (including jointly owned)</w:t>
      </w:r>
      <w:r w:rsidRPr="008662E5">
        <w:rPr>
          <w:lang w:val="en-GB"/>
        </w:rPr>
        <w:t xml:space="preserve"> Results</w:t>
      </w:r>
    </w:p>
    <w:p w14:paraId="6E16C7E3" w14:textId="77777777" w:rsidR="009C2D81" w:rsidRPr="008662E5" w:rsidRDefault="0029104D" w:rsidP="00995801">
      <w:pPr>
        <w:pStyle w:val="Heading4"/>
        <w:rPr>
          <w:rFonts w:cstheme="minorHAnsi"/>
          <w:lang w:val="en-GB"/>
        </w:rPr>
      </w:pPr>
      <w:r w:rsidRPr="008662E5">
        <w:rPr>
          <w:rFonts w:cstheme="minorHAnsi"/>
          <w:lang w:val="en-GB"/>
        </w:rPr>
        <w:t> </w:t>
      </w:r>
    </w:p>
    <w:p w14:paraId="7AFF42A0" w14:textId="1E09CC5A" w:rsidR="009C2D81" w:rsidRPr="008662E5" w:rsidRDefault="009C2D81" w:rsidP="00C70B98">
      <w:pPr>
        <w:rPr>
          <w:rFonts w:cstheme="minorHAnsi"/>
          <w:lang w:val="en-GB"/>
        </w:rPr>
      </w:pPr>
      <w:r w:rsidRPr="008662E5">
        <w:rPr>
          <w:rFonts w:cstheme="minorHAnsi"/>
          <w:lang w:val="en-GB"/>
        </w:rPr>
        <w:t xml:space="preserve">During the Project and for a period of </w:t>
      </w:r>
      <w:commentRangeStart w:id="109"/>
      <w:commentRangeStart w:id="110"/>
      <w:del w:id="111" w:author="Konstantinos Tserpes" w:date="2024-06-17T20:19:00Z">
        <w:r w:rsidR="00D73972" w:rsidRPr="00D73972" w:rsidDel="00852FF8">
          <w:rPr>
            <w:rFonts w:cstheme="minorHAnsi"/>
            <w:lang w:val="en-GB"/>
          </w:rPr>
          <w:delText>time stated in Section 10.2</w:delText>
        </w:r>
        <w:commentRangeEnd w:id="109"/>
        <w:r w:rsidR="00D73972" w:rsidDel="00852FF8">
          <w:rPr>
            <w:rStyle w:val="CommentReference"/>
          </w:rPr>
          <w:commentReference w:id="109"/>
        </w:r>
        <w:commentRangeEnd w:id="110"/>
        <w:r w:rsidR="0007518C" w:rsidDel="00852FF8">
          <w:rPr>
            <w:rStyle w:val="CommentReference"/>
          </w:rPr>
          <w:commentReference w:id="110"/>
        </w:r>
      </w:del>
      <w:ins w:id="112" w:author="Konstantinos Tserpes" w:date="2024-06-17T20:19:00Z">
        <w:r w:rsidR="00852FF8">
          <w:rPr>
            <w:rFonts w:cstheme="minorHAnsi"/>
            <w:lang w:val="en-GB"/>
          </w:rPr>
          <w:t>3 years after the end of the Project</w:t>
        </w:r>
      </w:ins>
      <w:r w:rsidRPr="008662E5">
        <w:rPr>
          <w:rFonts w:cstheme="minorHAnsi"/>
          <w:lang w:val="en-GB"/>
        </w:rPr>
        <w:t>, the dissemination of own Results by one or several Parties including but not restricted to publications and presentations, shall be governed by the procedure of Article 17.4 of the Grant Agreement and its Annex 5, Section Dissemination, subject to the following provisions.</w:t>
      </w:r>
    </w:p>
    <w:p w14:paraId="27313029" w14:textId="5BA2395E" w:rsidR="009B5BF4" w:rsidRPr="009B5BF4" w:rsidRDefault="009B5BF4" w:rsidP="00C70B98">
      <w:pPr>
        <w:rPr>
          <w:rFonts w:cstheme="minorHAnsi"/>
        </w:rPr>
      </w:pPr>
      <w:r>
        <w:rPr>
          <w:rFonts w:cstheme="minorHAnsi"/>
        </w:rPr>
        <w:t>P</w:t>
      </w:r>
      <w:r w:rsidRPr="009B5BF4">
        <w:rPr>
          <w:rFonts w:cstheme="minorHAnsi"/>
        </w:rPr>
        <w:t>rior notice of the final version of the planned publication</w:t>
      </w:r>
      <w:r>
        <w:rPr>
          <w:rFonts w:cstheme="minorHAnsi"/>
        </w:rPr>
        <w:t xml:space="preserve"> </w:t>
      </w:r>
      <w:commentRangeStart w:id="113"/>
      <w:commentRangeStart w:id="114"/>
      <w:commentRangeStart w:id="115"/>
      <w:r w:rsidR="00D73972">
        <w:rPr>
          <w:rFonts w:cstheme="minorHAnsi"/>
        </w:rPr>
        <w:t>of own results</w:t>
      </w:r>
      <w:r w:rsidR="00910461">
        <w:rPr>
          <w:rFonts w:cstheme="minorHAnsi"/>
        </w:rPr>
        <w:t xml:space="preserve"> (</w:t>
      </w:r>
      <w:r w:rsidR="00910461" w:rsidRPr="00910461">
        <w:rPr>
          <w:rFonts w:cstheme="minorHAnsi"/>
        </w:rPr>
        <w:t>including jointly owned</w:t>
      </w:r>
      <w:r w:rsidR="00910461">
        <w:rPr>
          <w:rFonts w:cstheme="minorHAnsi"/>
        </w:rPr>
        <w:t>)</w:t>
      </w:r>
      <w:r w:rsidR="00D73972">
        <w:rPr>
          <w:rFonts w:cstheme="minorHAnsi"/>
        </w:rPr>
        <w:t xml:space="preserve"> </w:t>
      </w:r>
      <w:commentRangeEnd w:id="113"/>
      <w:r w:rsidR="00D73972">
        <w:rPr>
          <w:rStyle w:val="CommentReference"/>
        </w:rPr>
        <w:commentReference w:id="113"/>
      </w:r>
      <w:commentRangeEnd w:id="114"/>
      <w:r w:rsidR="00D73972">
        <w:rPr>
          <w:rStyle w:val="CommentReference"/>
        </w:rPr>
        <w:commentReference w:id="114"/>
      </w:r>
      <w:commentRangeEnd w:id="115"/>
      <w:r w:rsidR="0007518C">
        <w:rPr>
          <w:rStyle w:val="CommentReference"/>
        </w:rPr>
        <w:commentReference w:id="115"/>
      </w:r>
      <w:r w:rsidRPr="008662E5">
        <w:rPr>
          <w:rFonts w:cstheme="minorHAnsi"/>
          <w:lang w:val="en-GB"/>
        </w:rPr>
        <w:t>shall be given</w:t>
      </w:r>
      <w:r w:rsidRPr="009B5BF4">
        <w:rPr>
          <w:rFonts w:cstheme="minorHAnsi"/>
        </w:rPr>
        <w:t xml:space="preserve"> to the other Parties at least </w:t>
      </w:r>
      <w:commentRangeStart w:id="116"/>
      <w:commentRangeStart w:id="117"/>
      <w:r w:rsidR="00D73972">
        <w:rPr>
          <w:rFonts w:cstheme="minorHAnsi"/>
        </w:rPr>
        <w:t>thirty (30)</w:t>
      </w:r>
      <w:commentRangeEnd w:id="116"/>
      <w:r w:rsidR="00D73972">
        <w:rPr>
          <w:rStyle w:val="CommentReference"/>
        </w:rPr>
        <w:commentReference w:id="116"/>
      </w:r>
      <w:commentRangeEnd w:id="117"/>
      <w:r w:rsidR="00D73972">
        <w:rPr>
          <w:rStyle w:val="CommentReference"/>
        </w:rPr>
        <w:commentReference w:id="117"/>
      </w:r>
      <w:r w:rsidRPr="009B5BF4">
        <w:rPr>
          <w:rFonts w:cstheme="minorHAnsi"/>
        </w:rPr>
        <w:t xml:space="preserve"> days before the distribution of the Results to the public. Any objection to the planned publication shall be made in writing to the </w:t>
      </w:r>
      <w:proofErr w:type="gramStart"/>
      <w:r w:rsidRPr="009B5BF4">
        <w:rPr>
          <w:rFonts w:cstheme="minorHAnsi"/>
        </w:rPr>
        <w:t>Coordinator</w:t>
      </w:r>
      <w:proofErr w:type="gramEnd"/>
      <w:r w:rsidRPr="009B5BF4">
        <w:rPr>
          <w:rFonts w:cstheme="minorHAnsi"/>
        </w:rPr>
        <w:t xml:space="preserve"> </w:t>
      </w:r>
      <w:r w:rsidRPr="008662E5">
        <w:rPr>
          <w:rFonts w:cstheme="minorHAnsi"/>
          <w:lang w:val="en-GB"/>
        </w:rPr>
        <w:t>and to the Party or Parties proposing the dissemination</w:t>
      </w:r>
      <w:r w:rsidRPr="009B5BF4">
        <w:rPr>
          <w:rFonts w:cstheme="minorHAnsi"/>
        </w:rPr>
        <w:t xml:space="preserve"> within fifteen (15) days after </w:t>
      </w:r>
      <w:r w:rsidRPr="009B5BF4">
        <w:rPr>
          <w:rFonts w:cstheme="minorHAnsi"/>
        </w:rPr>
        <w:lastRenderedPageBreak/>
        <w:t>receipt of the notice. If no objection is made within the time limit stated above, the publication is permitted.</w:t>
      </w:r>
      <w:r w:rsidR="00D73972">
        <w:rPr>
          <w:rFonts w:cstheme="minorHAnsi"/>
        </w:rPr>
        <w:t xml:space="preserve"> </w:t>
      </w:r>
      <w:commentRangeStart w:id="118"/>
      <w:commentRangeStart w:id="119"/>
      <w:r w:rsidR="00D73972" w:rsidRPr="00D73972">
        <w:rPr>
          <w:rFonts w:cstheme="minorHAnsi"/>
        </w:rPr>
        <w:t>Section 8.4.3 remains unaffected.</w:t>
      </w:r>
      <w:commentRangeEnd w:id="118"/>
      <w:r w:rsidR="00D73972">
        <w:rPr>
          <w:rStyle w:val="CommentReference"/>
        </w:rPr>
        <w:commentReference w:id="118"/>
      </w:r>
      <w:commentRangeEnd w:id="119"/>
      <w:r w:rsidR="0007518C">
        <w:rPr>
          <w:rStyle w:val="CommentReference"/>
        </w:rPr>
        <w:commentReference w:id="119"/>
      </w:r>
    </w:p>
    <w:p w14:paraId="39D7401B" w14:textId="77777777" w:rsidR="009C2D81" w:rsidRPr="008662E5" w:rsidRDefault="0029104D" w:rsidP="00995801">
      <w:pPr>
        <w:pStyle w:val="Heading4"/>
        <w:rPr>
          <w:rFonts w:cstheme="minorHAnsi"/>
          <w:lang w:val="en-GB"/>
        </w:rPr>
      </w:pPr>
      <w:r w:rsidRPr="008662E5">
        <w:rPr>
          <w:rFonts w:cstheme="minorHAnsi"/>
          <w:lang w:val="en-GB"/>
        </w:rPr>
        <w:t> </w:t>
      </w:r>
    </w:p>
    <w:p w14:paraId="11C3286C" w14:textId="77777777" w:rsidR="009C2D81" w:rsidRPr="008662E5" w:rsidRDefault="009C2D81" w:rsidP="00C70B98">
      <w:pPr>
        <w:rPr>
          <w:rFonts w:cstheme="minorHAnsi"/>
          <w:lang w:val="en-GB"/>
        </w:rPr>
      </w:pPr>
      <w:r w:rsidRPr="008662E5">
        <w:rPr>
          <w:rFonts w:cstheme="minorHAnsi"/>
          <w:lang w:val="en-GB"/>
        </w:rPr>
        <w:t>An objection is justified if</w:t>
      </w:r>
    </w:p>
    <w:p w14:paraId="06F27E32"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protection of the objecting Party's Results or Background would be adversely affected, or</w:t>
      </w:r>
    </w:p>
    <w:p w14:paraId="1FDFF82B"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objecting Party's legitimate interests in relation to its Results or Background would be significantly harmed, or</w:t>
      </w:r>
    </w:p>
    <w:p w14:paraId="6E403F58" w14:textId="77777777" w:rsidR="009C2D81" w:rsidRPr="008662E5" w:rsidRDefault="009C2D81" w:rsidP="00995801">
      <w:pPr>
        <w:pStyle w:val="ListParagraph"/>
        <w:numPr>
          <w:ilvl w:val="0"/>
          <w:numId w:val="84"/>
        </w:numPr>
        <w:rPr>
          <w:rFonts w:cstheme="minorHAnsi"/>
          <w:lang w:val="en-GB"/>
        </w:rPr>
      </w:pPr>
      <w:r w:rsidRPr="008662E5">
        <w:rPr>
          <w:rFonts w:cstheme="minorHAnsi"/>
          <w:lang w:val="en-GB"/>
        </w:rPr>
        <w:t>the proposed publication includes Confidential Information of the objecting Party.</w:t>
      </w:r>
    </w:p>
    <w:p w14:paraId="31CAF5E0" w14:textId="77777777" w:rsidR="009C2D81" w:rsidRPr="008662E5" w:rsidRDefault="009C2D81" w:rsidP="00C70B98">
      <w:pPr>
        <w:rPr>
          <w:rFonts w:cstheme="minorHAnsi"/>
          <w:lang w:val="en-GB"/>
        </w:rPr>
      </w:pPr>
      <w:r w:rsidRPr="008662E5">
        <w:rPr>
          <w:rFonts w:cstheme="minorHAnsi"/>
          <w:lang w:val="en-GB"/>
        </w:rPr>
        <w:t xml:space="preserve">The objection </w:t>
      </w:r>
      <w:proofErr w:type="gramStart"/>
      <w:r w:rsidRPr="008662E5">
        <w:rPr>
          <w:rFonts w:cstheme="minorHAnsi"/>
          <w:lang w:val="en-GB"/>
        </w:rPr>
        <w:t>has to</w:t>
      </w:r>
      <w:proofErr w:type="gramEnd"/>
      <w:r w:rsidRPr="008662E5">
        <w:rPr>
          <w:rFonts w:cstheme="minorHAnsi"/>
          <w:lang w:val="en-GB"/>
        </w:rPr>
        <w:t xml:space="preserve"> include a precise request for necessary modifications.</w:t>
      </w:r>
    </w:p>
    <w:p w14:paraId="52476339" w14:textId="77777777" w:rsidR="009C2D81" w:rsidRPr="008662E5" w:rsidRDefault="00465DCA" w:rsidP="00995801">
      <w:pPr>
        <w:pStyle w:val="Heading4"/>
        <w:rPr>
          <w:rFonts w:cstheme="minorHAnsi"/>
          <w:lang w:val="en-GB"/>
        </w:rPr>
      </w:pPr>
      <w:r w:rsidRPr="008662E5">
        <w:rPr>
          <w:rFonts w:cstheme="minorHAnsi"/>
          <w:lang w:val="en-GB"/>
        </w:rPr>
        <w:t> </w:t>
      </w:r>
    </w:p>
    <w:p w14:paraId="17B65B2D" w14:textId="77777777" w:rsidR="009C2D81" w:rsidRPr="008662E5" w:rsidRDefault="009C2D81" w:rsidP="00C70B98">
      <w:pPr>
        <w:rPr>
          <w:rFonts w:cstheme="minorHAnsi"/>
          <w:lang w:val="en-GB"/>
        </w:rPr>
      </w:pPr>
      <w:r w:rsidRPr="008662E5">
        <w:rPr>
          <w:rFonts w:cstheme="minorHAnsi"/>
          <w:lang w:val="en-GB"/>
        </w:rPr>
        <w:t>If an objection has been raised the involved Parties shall discuss how to overcome the justified grounds for the objection on a timely basis (for example by amendment to the planned publication and/or by protecting information before publication) and the objecting Party shall not unreasonably continue the opposition if appropriate measures are taken following the discussion.</w:t>
      </w:r>
    </w:p>
    <w:p w14:paraId="49D47C2D" w14:textId="77777777" w:rsidR="009C2D81" w:rsidRPr="008662E5" w:rsidRDefault="00465DCA" w:rsidP="00995801">
      <w:pPr>
        <w:pStyle w:val="Heading4"/>
        <w:rPr>
          <w:rFonts w:cstheme="minorHAnsi"/>
          <w:lang w:val="en-GB"/>
        </w:rPr>
      </w:pPr>
      <w:r w:rsidRPr="008662E5">
        <w:rPr>
          <w:rFonts w:cstheme="minorHAnsi"/>
          <w:lang w:val="en-GB"/>
        </w:rPr>
        <w:t> </w:t>
      </w:r>
    </w:p>
    <w:p w14:paraId="77ACB857" w14:textId="5DE09B8E" w:rsidR="009C2D81" w:rsidRPr="008662E5" w:rsidRDefault="009C2D81" w:rsidP="00C70B98">
      <w:pPr>
        <w:rPr>
          <w:rFonts w:cstheme="minorHAnsi"/>
          <w:highlight w:val="cyan"/>
          <w:lang w:val="en-GB"/>
        </w:rPr>
      </w:pPr>
      <w:r w:rsidRPr="008662E5">
        <w:rPr>
          <w:rFonts w:cstheme="minorHAnsi"/>
          <w:lang w:val="en-GB"/>
        </w:rPr>
        <w:t xml:space="preserve">The objecting Party can request a publication delay of not more than </w:t>
      </w:r>
      <w:r w:rsidR="00DD1FB3">
        <w:rPr>
          <w:rFonts w:cstheme="minorHAnsi"/>
          <w:lang w:val="en-GB"/>
        </w:rPr>
        <w:t>6</w:t>
      </w:r>
      <w:r w:rsidRPr="008662E5">
        <w:rPr>
          <w:rFonts w:cstheme="minorHAnsi"/>
          <w:lang w:val="en-GB"/>
        </w:rPr>
        <w:t xml:space="preserve">0 calendar days from the time it raises such an objection. After </w:t>
      </w:r>
      <w:r w:rsidR="00DD1FB3" w:rsidRPr="00DD1FB3">
        <w:rPr>
          <w:rFonts w:cstheme="minorHAnsi"/>
          <w:lang w:val="en-GB"/>
        </w:rPr>
        <w:t>6</w:t>
      </w:r>
      <w:r w:rsidRPr="00DD1FB3">
        <w:rPr>
          <w:rFonts w:cstheme="minorHAnsi"/>
          <w:lang w:val="en-GB"/>
        </w:rPr>
        <w:t>0</w:t>
      </w:r>
      <w:r w:rsidRPr="008662E5">
        <w:rPr>
          <w:rFonts w:cstheme="minorHAnsi"/>
          <w:lang w:val="en-GB"/>
        </w:rPr>
        <w:t xml:space="preserve"> calendar days the publication is permitted, provided that the objections of the objecting Party have been </w:t>
      </w:r>
      <w:r w:rsidR="00DD1FB3">
        <w:rPr>
          <w:rFonts w:cstheme="minorHAnsi"/>
          <w:lang w:val="en-GB"/>
        </w:rPr>
        <w:t>overcome</w:t>
      </w:r>
      <w:r w:rsidRPr="008662E5">
        <w:rPr>
          <w:rFonts w:cstheme="minorHAnsi"/>
          <w:lang w:val="en-GB"/>
        </w:rPr>
        <w:t>.</w:t>
      </w:r>
    </w:p>
    <w:p w14:paraId="3828D452" w14:textId="77777777" w:rsidR="009C2D81" w:rsidRPr="008662E5" w:rsidRDefault="009C2D81" w:rsidP="00507CFF">
      <w:pPr>
        <w:pStyle w:val="Heading3"/>
        <w:rPr>
          <w:lang w:val="en-GB" w:eastAsia="da-DK"/>
        </w:rPr>
      </w:pPr>
      <w:r w:rsidRPr="008662E5">
        <w:rPr>
          <w:lang w:val="en-GB" w:eastAsia="da-DK"/>
        </w:rPr>
        <w:t>Dissemination of another Party’s unpublished Results or Background</w:t>
      </w:r>
    </w:p>
    <w:p w14:paraId="11662B3A" w14:textId="77777777" w:rsidR="009C2D81" w:rsidRPr="008662E5" w:rsidRDefault="009C2D81" w:rsidP="00C70B98">
      <w:pPr>
        <w:rPr>
          <w:rFonts w:cstheme="minorHAnsi"/>
          <w:lang w:val="en-GB"/>
        </w:rPr>
      </w:pPr>
      <w:r w:rsidRPr="008662E5">
        <w:rPr>
          <w:rFonts w:cstheme="minorHAnsi"/>
          <w:lang w:val="en-GB"/>
        </w:rPr>
        <w:t>A Party shall not include in any dissemination activity another Party's Results or Background without obtaining the owning Party's prior written approval, unless they are already published.</w:t>
      </w:r>
    </w:p>
    <w:p w14:paraId="179516F5" w14:textId="77777777" w:rsidR="009C2D81" w:rsidRPr="008662E5" w:rsidRDefault="009C2D81" w:rsidP="00507CFF">
      <w:pPr>
        <w:pStyle w:val="Heading3"/>
        <w:rPr>
          <w:lang w:val="en-GB" w:eastAsia="da-DK"/>
        </w:rPr>
      </w:pPr>
      <w:r w:rsidRPr="008662E5">
        <w:rPr>
          <w:lang w:val="en-GB" w:eastAsia="da-DK"/>
        </w:rPr>
        <w:t>Cooperation obligations</w:t>
      </w:r>
    </w:p>
    <w:p w14:paraId="4D9E6209" w14:textId="4FBF3456" w:rsidR="009C2D81" w:rsidRPr="008662E5" w:rsidRDefault="009C2D81" w:rsidP="00C70B98">
      <w:pPr>
        <w:rPr>
          <w:rFonts w:cstheme="minorHAnsi"/>
          <w:lang w:val="en-GB"/>
        </w:rPr>
      </w:pPr>
      <w:r w:rsidRPr="008662E5">
        <w:rPr>
          <w:rFonts w:cstheme="minorHAnsi"/>
          <w:lang w:val="en-GB"/>
        </w:rPr>
        <w:t xml:space="preserve">The Parties undertake to cooperate to allow the timely submission, examination, publication and </w:t>
      </w:r>
      <w:proofErr w:type="spellStart"/>
      <w:r w:rsidRPr="008662E5">
        <w:rPr>
          <w:rFonts w:cstheme="minorHAnsi"/>
          <w:lang w:val="en-GB"/>
        </w:rPr>
        <w:t>defense</w:t>
      </w:r>
      <w:proofErr w:type="spellEnd"/>
      <w:r w:rsidRPr="008662E5">
        <w:rPr>
          <w:rFonts w:cstheme="minorHAnsi"/>
          <w:lang w:val="en-GB"/>
        </w:rPr>
        <w:t xml:space="preserve"> of any dissertation or thesis for a degree that includes their Results or Background subject to the confidentiality and publication provisions agreed in this Consortium Agreement.</w:t>
      </w:r>
    </w:p>
    <w:p w14:paraId="5023D37A" w14:textId="77777777" w:rsidR="009C2D81" w:rsidRPr="008662E5" w:rsidRDefault="009C2D81" w:rsidP="00507CFF">
      <w:pPr>
        <w:pStyle w:val="Heading3"/>
        <w:rPr>
          <w:lang w:val="en-GB" w:eastAsia="da-DK"/>
        </w:rPr>
      </w:pPr>
      <w:r w:rsidRPr="008662E5">
        <w:rPr>
          <w:lang w:val="en-GB" w:eastAsia="da-DK"/>
        </w:rPr>
        <w:t>Use of names, logos or trademarks</w:t>
      </w:r>
    </w:p>
    <w:p w14:paraId="0974D1DB" w14:textId="77777777" w:rsidR="009C2D81" w:rsidRPr="008662E5" w:rsidRDefault="009C2D81" w:rsidP="00C70B98">
      <w:pPr>
        <w:rPr>
          <w:rFonts w:cstheme="minorHAnsi"/>
          <w:lang w:val="en-GB"/>
        </w:rPr>
      </w:pPr>
      <w:r w:rsidRPr="008662E5">
        <w:rPr>
          <w:rFonts w:cstheme="minorHAnsi"/>
          <w:lang w:val="en-GB"/>
        </w:rPr>
        <w:t>Nothing in this Consortium Agreement shall be construed as conferring rights to use in advertising, publicity or otherwise the name of the Parties or any of their logos or trademarks without their prior written approval.</w:t>
      </w:r>
    </w:p>
    <w:p w14:paraId="61A36C90" w14:textId="77777777" w:rsidR="009C2D81" w:rsidRPr="008662E5" w:rsidRDefault="009C2D81" w:rsidP="00995801">
      <w:pPr>
        <w:pStyle w:val="Heading1"/>
        <w:rPr>
          <w:rFonts w:cstheme="minorHAnsi"/>
        </w:rPr>
      </w:pPr>
      <w:bookmarkStart w:id="120" w:name="_Toc90241102"/>
      <w:bookmarkStart w:id="121" w:name="_Toc90280839"/>
      <w:bookmarkStart w:id="122" w:name="_Toc90241103"/>
      <w:bookmarkStart w:id="123" w:name="_Toc90280840"/>
      <w:bookmarkStart w:id="124" w:name="_Ref90241428"/>
      <w:bookmarkStart w:id="125" w:name="_Toc169547866"/>
      <w:bookmarkEnd w:id="120"/>
      <w:bookmarkEnd w:id="121"/>
      <w:bookmarkEnd w:id="122"/>
      <w:bookmarkEnd w:id="123"/>
      <w:r w:rsidRPr="008662E5">
        <w:rPr>
          <w:rFonts w:cstheme="minorHAnsi"/>
        </w:rPr>
        <w:lastRenderedPageBreak/>
        <w:t xml:space="preserve">Access </w:t>
      </w:r>
      <w:r w:rsidRPr="008662E5">
        <w:rPr>
          <w:rFonts w:cstheme="minorHAnsi"/>
          <w:lang w:val="en-GB"/>
        </w:rPr>
        <w:t>Rights</w:t>
      </w:r>
      <w:bookmarkEnd w:id="124"/>
      <w:bookmarkEnd w:id="125"/>
    </w:p>
    <w:p w14:paraId="5588BE62" w14:textId="77777777" w:rsidR="009C2D81" w:rsidRPr="008662E5" w:rsidRDefault="009C2D81" w:rsidP="00676650">
      <w:pPr>
        <w:pStyle w:val="Heading2"/>
        <w:rPr>
          <w:lang w:val="en-GB"/>
        </w:rPr>
      </w:pPr>
      <w:r w:rsidRPr="008662E5">
        <w:rPr>
          <w:lang w:val="en-GB"/>
        </w:rPr>
        <w:t>Background</w:t>
      </w:r>
      <w:r w:rsidRPr="008662E5">
        <w:rPr>
          <w:spacing w:val="-6"/>
          <w:lang w:val="en-GB"/>
        </w:rPr>
        <w:t xml:space="preserve"> </w:t>
      </w:r>
      <w:r w:rsidRPr="008662E5">
        <w:rPr>
          <w:spacing w:val="-5"/>
          <w:lang w:val="en-GB"/>
        </w:rPr>
        <w:t>included</w:t>
      </w:r>
    </w:p>
    <w:p w14:paraId="79FC88EB" w14:textId="77777777" w:rsidR="009C2D81" w:rsidRPr="008662E5" w:rsidRDefault="0020223E" w:rsidP="00507CFF">
      <w:pPr>
        <w:pStyle w:val="Heading3"/>
        <w:rPr>
          <w:lang w:val="en-GB"/>
        </w:rPr>
      </w:pPr>
      <w:r w:rsidRPr="008662E5">
        <w:rPr>
          <w:lang w:val="en-GB"/>
        </w:rPr>
        <w:t> </w:t>
      </w:r>
    </w:p>
    <w:p w14:paraId="681D9EF9" w14:textId="2CD942EB" w:rsidR="009C2D81" w:rsidRPr="0007518C" w:rsidRDefault="009C2D81" w:rsidP="00C70B98">
      <w:pPr>
        <w:rPr>
          <w:rFonts w:cstheme="minorHAnsi"/>
        </w:rPr>
      </w:pPr>
      <w:r w:rsidRPr="008662E5">
        <w:rPr>
          <w:rFonts w:cstheme="minorHAnsi"/>
          <w:lang w:val="en-GB"/>
        </w:rPr>
        <w:t>In Attachment 1, the Parties have identified and agreed on the Background for the Project and have also, where relevant, informed each other that Access to specific Background is subject to legal restrictions or limits.</w:t>
      </w:r>
      <w:r w:rsidR="002E76AF" w:rsidRPr="0007518C">
        <w:rPr>
          <w:rFonts w:cstheme="minorHAnsi"/>
        </w:rPr>
        <w:t xml:space="preserve"> </w:t>
      </w:r>
      <w:commentRangeStart w:id="126"/>
      <w:commentRangeStart w:id="127"/>
      <w:r w:rsidR="002E76AF" w:rsidRPr="0007518C">
        <w:rPr>
          <w:rFonts w:cstheme="minorHAnsi"/>
        </w:rPr>
        <w:t>In addition, each Party may during the term of the Action, add into Attachment 1 reference to any of its Background not yet so listed.</w:t>
      </w:r>
      <w:commentRangeEnd w:id="126"/>
      <w:r w:rsidR="002E76AF">
        <w:rPr>
          <w:rStyle w:val="CommentReference"/>
        </w:rPr>
        <w:commentReference w:id="126"/>
      </w:r>
      <w:commentRangeEnd w:id="127"/>
      <w:r w:rsidR="0007518C">
        <w:rPr>
          <w:rStyle w:val="CommentReference"/>
        </w:rPr>
        <w:commentReference w:id="127"/>
      </w:r>
    </w:p>
    <w:p w14:paraId="53689D2F" w14:textId="2DF1F2BD" w:rsidR="009C2D81" w:rsidRDefault="009C2D81" w:rsidP="00C70B98">
      <w:pPr>
        <w:rPr>
          <w:rFonts w:cstheme="minorHAnsi"/>
        </w:rPr>
      </w:pPr>
      <w:r w:rsidRPr="008662E5">
        <w:rPr>
          <w:rFonts w:cstheme="minorHAnsi"/>
          <w:lang w:val="en-GB"/>
        </w:rPr>
        <w:t>Anything not identified in Attachment 1 shall not be the object of Access Right obligations regarding Background.</w:t>
      </w:r>
      <w:r w:rsidR="002E76AF" w:rsidRPr="0007518C">
        <w:rPr>
          <w:rFonts w:cstheme="minorHAnsi"/>
        </w:rPr>
        <w:t xml:space="preserve"> </w:t>
      </w:r>
      <w:commentRangeStart w:id="128"/>
      <w:commentRangeStart w:id="129"/>
      <w:r w:rsidR="002E76AF" w:rsidRPr="0007518C">
        <w:rPr>
          <w:rFonts w:cstheme="minorHAnsi"/>
        </w:rPr>
        <w:t>(“Unlisted Background”). Each Party agrees not to use, in the implementation of the Project, any Unlisted Background, if such use would result in such Unlisted Background being Needed by any other Party implementation of the Project or for Exploitation of Results.</w:t>
      </w:r>
    </w:p>
    <w:p w14:paraId="508307E3" w14:textId="42B83A8C" w:rsidR="002E76AF" w:rsidRPr="0007518C" w:rsidRDefault="002E76AF" w:rsidP="00C70B98">
      <w:pPr>
        <w:rPr>
          <w:rFonts w:cstheme="minorHAnsi"/>
        </w:rPr>
      </w:pPr>
      <w:r w:rsidRPr="002E76AF">
        <w:rPr>
          <w:rFonts w:cstheme="minorHAnsi"/>
        </w:rPr>
        <w:t>However, if a Party uses Unlisted Background held by it in a manner that such Unlisted Background becomes Needed by any other Party for implementation of the Action or Exploitation of Results, then such Unlisted Background shall be deemed included in Attachment 1.</w:t>
      </w:r>
      <w:commentRangeEnd w:id="128"/>
      <w:r>
        <w:rPr>
          <w:rStyle w:val="CommentReference"/>
        </w:rPr>
        <w:commentReference w:id="128"/>
      </w:r>
      <w:commentRangeEnd w:id="129"/>
      <w:r w:rsidR="0007518C">
        <w:rPr>
          <w:rStyle w:val="CommentReference"/>
        </w:rPr>
        <w:commentReference w:id="129"/>
      </w:r>
    </w:p>
    <w:p w14:paraId="6F62EF09" w14:textId="77777777" w:rsidR="009C2D81" w:rsidRPr="008662E5" w:rsidRDefault="0020223E" w:rsidP="00507CFF">
      <w:pPr>
        <w:pStyle w:val="Heading3"/>
        <w:rPr>
          <w:lang w:val="en-GB"/>
        </w:rPr>
      </w:pPr>
      <w:r w:rsidRPr="008662E5">
        <w:rPr>
          <w:lang w:val="en-GB"/>
        </w:rPr>
        <w:t> </w:t>
      </w:r>
    </w:p>
    <w:p w14:paraId="417919BD" w14:textId="77777777" w:rsidR="009C2D81" w:rsidRPr="008662E5" w:rsidRDefault="009C2D81" w:rsidP="00C70B98">
      <w:pPr>
        <w:rPr>
          <w:rFonts w:cstheme="minorHAnsi"/>
          <w:lang w:val="en-GB"/>
        </w:rPr>
      </w:pPr>
      <w:r w:rsidRPr="008662E5">
        <w:rPr>
          <w:rFonts w:cstheme="minorHAnsi"/>
          <w:lang w:val="en-GB"/>
        </w:rPr>
        <w:t>Any Party may add additional Background to Attachment 1 during the Project provided they give written notice to the other Parties. However, approval of the General Assembly is needed should a Party wish to modify or withdraw its Background in Attachment 1.</w:t>
      </w:r>
    </w:p>
    <w:p w14:paraId="5DDD5009" w14:textId="77777777" w:rsidR="009C2D81" w:rsidRPr="008662E5" w:rsidRDefault="009C2D81" w:rsidP="00676650">
      <w:pPr>
        <w:pStyle w:val="Heading2"/>
        <w:rPr>
          <w:lang w:val="en-GB" w:eastAsia="da-DK"/>
        </w:rPr>
      </w:pPr>
      <w:bookmarkStart w:id="130" w:name="_Toc90241106"/>
      <w:bookmarkStart w:id="131" w:name="_Ref90242064"/>
      <w:bookmarkStart w:id="132" w:name="_Ref90242138"/>
      <w:bookmarkEnd w:id="130"/>
      <w:r w:rsidRPr="008662E5">
        <w:rPr>
          <w:spacing w:val="-2"/>
          <w:sz w:val="22"/>
          <w:lang w:val="en-GB" w:eastAsia="da-DK"/>
        </w:rPr>
        <w:t>General</w:t>
      </w:r>
      <w:r w:rsidRPr="008662E5">
        <w:rPr>
          <w:lang w:val="en-GB" w:eastAsia="da-DK"/>
        </w:rPr>
        <w:t xml:space="preserve"> Principles</w:t>
      </w:r>
      <w:bookmarkEnd w:id="131"/>
      <w:bookmarkEnd w:id="132"/>
      <w:r w:rsidRPr="008662E5">
        <w:rPr>
          <w:lang w:val="en-GB" w:eastAsia="da-DK"/>
        </w:rPr>
        <w:t xml:space="preserve"> </w:t>
      </w:r>
    </w:p>
    <w:p w14:paraId="0E544416" w14:textId="77777777" w:rsidR="009C2D81" w:rsidRPr="008662E5" w:rsidRDefault="007D4779" w:rsidP="00507CFF">
      <w:pPr>
        <w:pStyle w:val="Heading3"/>
        <w:rPr>
          <w:lang w:val="en-GB"/>
        </w:rPr>
      </w:pPr>
      <w:r w:rsidRPr="008662E5">
        <w:rPr>
          <w:lang w:val="en-GB"/>
        </w:rPr>
        <w:t> </w:t>
      </w:r>
    </w:p>
    <w:p w14:paraId="51C4B929" w14:textId="77777777" w:rsidR="009C2D81" w:rsidRPr="008662E5" w:rsidRDefault="009C2D81" w:rsidP="00C70B98">
      <w:pPr>
        <w:rPr>
          <w:rFonts w:cstheme="minorHAnsi"/>
          <w:lang w:val="en-GB"/>
        </w:rPr>
      </w:pPr>
      <w:r w:rsidRPr="008662E5">
        <w:rPr>
          <w:rFonts w:cstheme="minorHAnsi"/>
          <w:lang w:val="en-GB"/>
        </w:rPr>
        <w:t>Each Party shall implement its tasks in accordance with the Consortium Plan and shall bear sole responsibility for ensuring that its acts within the Project do not knowingly infringe third party property rights.</w:t>
      </w:r>
    </w:p>
    <w:p w14:paraId="03004A71" w14:textId="77777777" w:rsidR="009C2D81" w:rsidRPr="008662E5" w:rsidRDefault="007D4779" w:rsidP="00507CFF">
      <w:pPr>
        <w:pStyle w:val="Heading3"/>
        <w:rPr>
          <w:lang w:val="en-GB"/>
        </w:rPr>
      </w:pPr>
      <w:r w:rsidRPr="008662E5">
        <w:rPr>
          <w:lang w:val="en-GB"/>
        </w:rPr>
        <w:t> </w:t>
      </w:r>
    </w:p>
    <w:p w14:paraId="3D347DC9" w14:textId="49C113EC" w:rsidR="009C2D81" w:rsidRPr="008662E5" w:rsidRDefault="009C2D81" w:rsidP="00C70B98">
      <w:pPr>
        <w:rPr>
          <w:rFonts w:cstheme="minorHAnsi"/>
          <w:lang w:val="en-GB"/>
        </w:rPr>
      </w:pPr>
      <w:r w:rsidRPr="008662E5">
        <w:rPr>
          <w:rFonts w:cstheme="minorHAnsi"/>
          <w:lang w:val="en-GB"/>
        </w:rPr>
        <w:t>Any Access Rights granted exclude any rights to sublicense unless expressly stated otherwise</w:t>
      </w:r>
      <w:commentRangeStart w:id="133"/>
      <w:commentRangeStart w:id="134"/>
      <w:r w:rsidR="002E76AF">
        <w:rPr>
          <w:rFonts w:cstheme="minorHAnsi"/>
          <w:lang w:val="en-GB"/>
        </w:rPr>
        <w:t xml:space="preserve">, </w:t>
      </w:r>
      <w:r w:rsidR="002E76AF" w:rsidRPr="002E76AF">
        <w:rPr>
          <w:rFonts w:cstheme="minorHAnsi"/>
          <w:lang w:val="en-GB"/>
        </w:rPr>
        <w:t>e.g. in Section 9.5.1.</w:t>
      </w:r>
      <w:commentRangeEnd w:id="133"/>
      <w:r w:rsidR="002E76AF">
        <w:rPr>
          <w:rStyle w:val="CommentReference"/>
        </w:rPr>
        <w:commentReference w:id="133"/>
      </w:r>
      <w:commentRangeEnd w:id="134"/>
      <w:r w:rsidR="0007518C">
        <w:rPr>
          <w:rStyle w:val="CommentReference"/>
        </w:rPr>
        <w:commentReference w:id="134"/>
      </w:r>
    </w:p>
    <w:p w14:paraId="21CA4C5C" w14:textId="77777777" w:rsidR="009C2D81" w:rsidRPr="008662E5" w:rsidRDefault="007D4779" w:rsidP="00507CFF">
      <w:pPr>
        <w:pStyle w:val="Heading3"/>
        <w:rPr>
          <w:lang w:val="en-GB"/>
        </w:rPr>
      </w:pPr>
      <w:r w:rsidRPr="008662E5">
        <w:rPr>
          <w:lang w:val="en-GB"/>
        </w:rPr>
        <w:t> </w:t>
      </w:r>
    </w:p>
    <w:p w14:paraId="68E022B6" w14:textId="77777777" w:rsidR="009C2D81" w:rsidRPr="008662E5" w:rsidRDefault="009C2D81" w:rsidP="00C70B98">
      <w:pPr>
        <w:rPr>
          <w:rFonts w:cstheme="minorHAnsi"/>
          <w:lang w:val="en-GB"/>
        </w:rPr>
      </w:pPr>
      <w:r w:rsidRPr="008662E5">
        <w:rPr>
          <w:rFonts w:cstheme="minorHAnsi"/>
          <w:lang w:val="en-GB"/>
        </w:rPr>
        <w:t>Access Rights shall be free of any administrative transfer costs.</w:t>
      </w:r>
    </w:p>
    <w:p w14:paraId="79A09048" w14:textId="77777777" w:rsidR="009C2D81" w:rsidRPr="008662E5" w:rsidRDefault="007D4779" w:rsidP="00507CFF">
      <w:pPr>
        <w:pStyle w:val="Heading3"/>
        <w:rPr>
          <w:lang w:val="en-GB"/>
        </w:rPr>
      </w:pPr>
      <w:r w:rsidRPr="008662E5">
        <w:rPr>
          <w:lang w:val="en-GB"/>
        </w:rPr>
        <w:t> </w:t>
      </w:r>
    </w:p>
    <w:p w14:paraId="1FCC1724" w14:textId="0F262CD0" w:rsidR="009C2D81" w:rsidRPr="008662E5" w:rsidRDefault="009C2D81" w:rsidP="00C70B98">
      <w:pPr>
        <w:rPr>
          <w:rFonts w:cstheme="minorHAnsi"/>
          <w:lang w:val="en-GB"/>
        </w:rPr>
      </w:pPr>
      <w:r w:rsidRPr="008662E5">
        <w:rPr>
          <w:rFonts w:cstheme="minorHAnsi"/>
          <w:lang w:val="en-GB"/>
        </w:rPr>
        <w:t>Access Rights are granted on a non-exclusive</w:t>
      </w:r>
      <w:commentRangeStart w:id="135"/>
      <w:commentRangeStart w:id="136"/>
      <w:r w:rsidR="002E76AF">
        <w:rPr>
          <w:rFonts w:cstheme="minorHAnsi"/>
          <w:lang w:val="en-GB"/>
        </w:rPr>
        <w:t xml:space="preserve">, </w:t>
      </w:r>
      <w:r w:rsidR="002E76AF" w:rsidRPr="006045E6">
        <w:rPr>
          <w:rFonts w:cstheme="minorHAnsi"/>
          <w:lang w:val="en-GB"/>
        </w:rPr>
        <w:t>non-transferable and worldwide</w:t>
      </w:r>
      <w:r w:rsidR="002E76AF" w:rsidRPr="008662E5">
        <w:rPr>
          <w:rFonts w:cstheme="minorHAnsi"/>
          <w:lang w:val="en-GB"/>
        </w:rPr>
        <w:t xml:space="preserve"> </w:t>
      </w:r>
      <w:r w:rsidRPr="008662E5">
        <w:rPr>
          <w:rFonts w:cstheme="minorHAnsi"/>
          <w:lang w:val="en-GB"/>
        </w:rPr>
        <w:t>basis</w:t>
      </w:r>
      <w:r w:rsidR="002E76AF" w:rsidRPr="002E76AF">
        <w:rPr>
          <w:rFonts w:cstheme="minorHAnsi"/>
          <w:lang w:val="en-GB"/>
        </w:rPr>
        <w:t>, if not otherwise agreed in writing by the Parties concerned</w:t>
      </w:r>
      <w:r w:rsidRPr="008662E5">
        <w:rPr>
          <w:rFonts w:cstheme="minorHAnsi"/>
          <w:lang w:val="en-GB"/>
        </w:rPr>
        <w:t>.</w:t>
      </w:r>
      <w:commentRangeEnd w:id="135"/>
      <w:r w:rsidR="002E76AF">
        <w:rPr>
          <w:rStyle w:val="CommentReference"/>
        </w:rPr>
        <w:commentReference w:id="135"/>
      </w:r>
      <w:commentRangeEnd w:id="136"/>
      <w:r w:rsidR="0007518C">
        <w:rPr>
          <w:rStyle w:val="CommentReference"/>
        </w:rPr>
        <w:commentReference w:id="136"/>
      </w:r>
    </w:p>
    <w:p w14:paraId="73A072A7" w14:textId="77777777" w:rsidR="009C2D81" w:rsidRPr="008662E5" w:rsidRDefault="007D4779" w:rsidP="00507CFF">
      <w:pPr>
        <w:pStyle w:val="Heading3"/>
        <w:rPr>
          <w:lang w:val="en-GB"/>
        </w:rPr>
      </w:pPr>
      <w:r w:rsidRPr="008662E5">
        <w:rPr>
          <w:lang w:val="en-GB"/>
        </w:rPr>
        <w:t> </w:t>
      </w:r>
    </w:p>
    <w:p w14:paraId="6D5B61CF" w14:textId="77777777" w:rsidR="009C2D81" w:rsidRPr="008662E5" w:rsidRDefault="009C2D81" w:rsidP="00C70B98">
      <w:pPr>
        <w:rPr>
          <w:rFonts w:cstheme="minorHAnsi"/>
          <w:lang w:val="en-GB"/>
        </w:rPr>
      </w:pPr>
      <w:r w:rsidRPr="008662E5">
        <w:rPr>
          <w:rFonts w:cstheme="minorHAnsi"/>
          <w:lang w:val="en-GB"/>
        </w:rPr>
        <w:t>Results and Background shall be used only for the purposes for which Access Rights to it have been granted.</w:t>
      </w:r>
    </w:p>
    <w:p w14:paraId="65C426D3" w14:textId="77777777" w:rsidR="009C2D81" w:rsidRPr="008662E5" w:rsidRDefault="007D4779" w:rsidP="00507CFF">
      <w:pPr>
        <w:pStyle w:val="Heading3"/>
        <w:rPr>
          <w:lang w:val="en-GB"/>
        </w:rPr>
      </w:pPr>
      <w:r w:rsidRPr="008662E5">
        <w:rPr>
          <w:lang w:val="en-GB"/>
        </w:rPr>
        <w:lastRenderedPageBreak/>
        <w:t> </w:t>
      </w:r>
    </w:p>
    <w:p w14:paraId="31126AC2" w14:textId="1BB59CD0" w:rsidR="009C2D81" w:rsidRPr="008662E5" w:rsidRDefault="009C2D81" w:rsidP="00C70B98">
      <w:pPr>
        <w:rPr>
          <w:rFonts w:cstheme="minorHAnsi"/>
          <w:lang w:val="en-GB"/>
        </w:rPr>
      </w:pPr>
      <w:r w:rsidRPr="008662E5">
        <w:rPr>
          <w:rFonts w:cstheme="minorHAnsi"/>
          <w:lang w:val="en-GB"/>
        </w:rPr>
        <w:t xml:space="preserve">All requests for Access Rights </w:t>
      </w:r>
      <w:commentRangeStart w:id="137"/>
      <w:commentRangeStart w:id="138"/>
      <w:r w:rsidR="002E76AF">
        <w:rPr>
          <w:rFonts w:cstheme="minorHAnsi"/>
          <w:lang w:val="en-GB"/>
        </w:rPr>
        <w:t xml:space="preserve">for Exploitation </w:t>
      </w:r>
      <w:commentRangeEnd w:id="137"/>
      <w:r w:rsidR="0007518C">
        <w:rPr>
          <w:rStyle w:val="CommentReference"/>
        </w:rPr>
        <w:commentReference w:id="137"/>
      </w:r>
      <w:commentRangeEnd w:id="138"/>
      <w:r w:rsidR="0007518C">
        <w:rPr>
          <w:rStyle w:val="CommentReference"/>
        </w:rPr>
        <w:commentReference w:id="138"/>
      </w:r>
      <w:r w:rsidRPr="008662E5">
        <w:rPr>
          <w:rFonts w:cstheme="minorHAnsi"/>
          <w:lang w:val="en-GB"/>
        </w:rPr>
        <w:t>shall be made in writing. The granting of Access Rights may be made conditional on the acceptance of specific conditions aimed at ensuring that these rights will be used only for the intended purpose and that appropriate confidentiality obligations are in place.</w:t>
      </w:r>
    </w:p>
    <w:p w14:paraId="2A9662DA" w14:textId="77777777" w:rsidR="009C2D81" w:rsidRPr="008662E5" w:rsidRDefault="007D4779" w:rsidP="00507CFF">
      <w:pPr>
        <w:pStyle w:val="Heading3"/>
        <w:rPr>
          <w:lang w:val="en-GB"/>
        </w:rPr>
      </w:pPr>
      <w:r w:rsidRPr="008662E5">
        <w:rPr>
          <w:lang w:val="en-GB"/>
        </w:rPr>
        <w:t> </w:t>
      </w:r>
    </w:p>
    <w:p w14:paraId="665B1EE2" w14:textId="77777777" w:rsidR="009C2D81" w:rsidRPr="008662E5" w:rsidRDefault="009C2D81" w:rsidP="00C70B98">
      <w:pPr>
        <w:rPr>
          <w:rFonts w:cstheme="minorHAnsi"/>
          <w:lang w:val="en-GB"/>
        </w:rPr>
      </w:pPr>
      <w:r w:rsidRPr="008662E5">
        <w:rPr>
          <w:rFonts w:cstheme="minorHAnsi"/>
          <w:lang w:val="en-GB"/>
        </w:rPr>
        <w:t>The requesting Party must show that the Access Rights are Needed.</w:t>
      </w:r>
    </w:p>
    <w:p w14:paraId="50BCAE33" w14:textId="77777777" w:rsidR="009C2D81" w:rsidRPr="008662E5" w:rsidRDefault="009C2D81" w:rsidP="00676650">
      <w:pPr>
        <w:pStyle w:val="Heading2"/>
        <w:rPr>
          <w:lang w:val="en-GB"/>
        </w:rPr>
      </w:pPr>
      <w:bookmarkStart w:id="139" w:name="_Toc90241108"/>
      <w:bookmarkEnd w:id="139"/>
      <w:r w:rsidRPr="008662E5">
        <w:rPr>
          <w:lang w:val="en-GB"/>
        </w:rPr>
        <w:t>Access Rights for implementation</w:t>
      </w:r>
    </w:p>
    <w:p w14:paraId="7173BC28" w14:textId="15427F4E" w:rsidR="007D4779" w:rsidRPr="008662E5" w:rsidRDefault="009C2D81" w:rsidP="00C70B98">
      <w:pPr>
        <w:rPr>
          <w:rFonts w:cstheme="minorHAnsi"/>
          <w:lang w:val="en-GB"/>
        </w:rPr>
      </w:pPr>
      <w:r w:rsidRPr="008662E5">
        <w:rPr>
          <w:rFonts w:cstheme="minorHAnsi"/>
          <w:lang w:val="en-GB"/>
        </w:rPr>
        <w:t xml:space="preserve">Access Rights to Results and Background Needed for the performance of the own work of a Party under the Project </w:t>
      </w:r>
      <w:commentRangeStart w:id="140"/>
      <w:commentRangeStart w:id="141"/>
      <w:r w:rsidR="002E76AF">
        <w:rPr>
          <w:rFonts w:cstheme="minorHAnsi"/>
          <w:lang w:val="en-GB"/>
        </w:rPr>
        <w:t xml:space="preserve">are hereby </w:t>
      </w:r>
      <w:commentRangeEnd w:id="140"/>
      <w:r w:rsidR="002E76AF">
        <w:rPr>
          <w:rStyle w:val="CommentReference"/>
        </w:rPr>
        <w:commentReference w:id="140"/>
      </w:r>
      <w:commentRangeEnd w:id="141"/>
      <w:r w:rsidR="0007518C">
        <w:rPr>
          <w:rStyle w:val="CommentReference"/>
        </w:rPr>
        <w:commentReference w:id="141"/>
      </w:r>
      <w:r w:rsidRPr="008662E5">
        <w:rPr>
          <w:rFonts w:cstheme="minorHAnsi"/>
          <w:lang w:val="en-GB"/>
        </w:rPr>
        <w:t>granted on a royalty-free basis, unless otherwise agreed for Background in Attachment 1.</w:t>
      </w:r>
    </w:p>
    <w:p w14:paraId="00063E60" w14:textId="77777777" w:rsidR="009C2D81" w:rsidRPr="008662E5" w:rsidRDefault="009C2D81" w:rsidP="00676650">
      <w:pPr>
        <w:pStyle w:val="Heading2"/>
        <w:rPr>
          <w:lang w:val="en-GB"/>
        </w:rPr>
      </w:pPr>
      <w:bookmarkStart w:id="142" w:name="_Toc90241110"/>
      <w:bookmarkStart w:id="143" w:name="_Toc90241111"/>
      <w:bookmarkStart w:id="144" w:name="_Ref90242030"/>
      <w:bookmarkEnd w:id="142"/>
      <w:bookmarkEnd w:id="143"/>
      <w:r w:rsidRPr="008662E5">
        <w:rPr>
          <w:lang w:val="en-GB"/>
        </w:rPr>
        <w:t>Access</w:t>
      </w:r>
      <w:r w:rsidRPr="008662E5">
        <w:rPr>
          <w:spacing w:val="-6"/>
          <w:lang w:val="en-GB"/>
        </w:rPr>
        <w:t xml:space="preserve"> </w:t>
      </w:r>
      <w:r w:rsidRPr="008662E5">
        <w:rPr>
          <w:lang w:val="en-GB"/>
        </w:rPr>
        <w:t>Rights</w:t>
      </w:r>
      <w:r w:rsidRPr="008662E5">
        <w:rPr>
          <w:spacing w:val="-6"/>
          <w:lang w:val="en-GB"/>
        </w:rPr>
        <w:t xml:space="preserve"> </w:t>
      </w:r>
      <w:r w:rsidRPr="008662E5">
        <w:rPr>
          <w:spacing w:val="-3"/>
          <w:lang w:val="en-GB"/>
        </w:rPr>
        <w:t>for</w:t>
      </w:r>
      <w:r w:rsidRPr="008662E5">
        <w:rPr>
          <w:spacing w:val="-6"/>
          <w:lang w:val="en-GB"/>
        </w:rPr>
        <w:t xml:space="preserve"> </w:t>
      </w:r>
      <w:r w:rsidRPr="008662E5">
        <w:rPr>
          <w:lang w:val="en-GB"/>
        </w:rPr>
        <w:t>Exploitation</w:t>
      </w:r>
      <w:bookmarkEnd w:id="144"/>
    </w:p>
    <w:p w14:paraId="0A939576" w14:textId="77777777" w:rsidR="009C2D81" w:rsidRPr="008662E5" w:rsidRDefault="009C2D81" w:rsidP="00507CFF">
      <w:pPr>
        <w:pStyle w:val="Heading3"/>
        <w:rPr>
          <w:lang w:val="en-GB"/>
        </w:rPr>
      </w:pPr>
      <w:r w:rsidRPr="008662E5">
        <w:rPr>
          <w:lang w:val="en-GB"/>
        </w:rPr>
        <w:t>Access Rights to Results</w:t>
      </w:r>
    </w:p>
    <w:p w14:paraId="6600C140" w14:textId="77777777" w:rsidR="009C2D81" w:rsidRPr="008662E5" w:rsidRDefault="009C2D81" w:rsidP="00C70B98">
      <w:pPr>
        <w:rPr>
          <w:rFonts w:cstheme="minorHAnsi"/>
          <w:lang w:val="en-GB"/>
        </w:rPr>
      </w:pPr>
      <w:r w:rsidRPr="008662E5">
        <w:rPr>
          <w:rFonts w:cstheme="minorHAnsi"/>
          <w:lang w:val="en-GB"/>
        </w:rPr>
        <w:t>Access Rights to Results if Needed for Exploitation of a Party's own Results shall be granted on Fair and Reasonable conditions.</w:t>
      </w:r>
    </w:p>
    <w:p w14:paraId="4602A71D" w14:textId="364FF1B7" w:rsidR="009C2D81" w:rsidRPr="008662E5" w:rsidRDefault="009C2D81" w:rsidP="00C70B98">
      <w:pPr>
        <w:rPr>
          <w:rFonts w:cstheme="minorHAnsi"/>
          <w:lang w:val="en-GB"/>
        </w:rPr>
      </w:pPr>
      <w:r w:rsidRPr="008662E5">
        <w:rPr>
          <w:rFonts w:cstheme="minorHAnsi"/>
          <w:lang w:val="en-GB"/>
        </w:rPr>
        <w:t xml:space="preserve">Access rights to Results for internal research </w:t>
      </w:r>
      <w:commentRangeStart w:id="145"/>
      <w:commentRangeStart w:id="146"/>
      <w:r w:rsidR="004A2BF8" w:rsidRPr="006045E6">
        <w:rPr>
          <w:rFonts w:cstheme="minorHAnsi"/>
          <w:lang w:val="en-GB"/>
        </w:rPr>
        <w:t xml:space="preserve">(excluding </w:t>
      </w:r>
      <w:r w:rsidR="004A2BF8">
        <w:rPr>
          <w:rFonts w:cstheme="minorHAnsi"/>
          <w:lang w:val="en-GB"/>
        </w:rPr>
        <w:t xml:space="preserve">e.g. </w:t>
      </w:r>
      <w:r w:rsidR="004A2BF8" w:rsidRPr="006045E6">
        <w:rPr>
          <w:rFonts w:cstheme="minorHAnsi"/>
          <w:lang w:val="en-GB"/>
        </w:rPr>
        <w:t xml:space="preserve">research on behalf of a third party) </w:t>
      </w:r>
      <w:commentRangeEnd w:id="145"/>
      <w:r w:rsidR="004A2BF8">
        <w:rPr>
          <w:rStyle w:val="CommentReference"/>
        </w:rPr>
        <w:commentReference w:id="145"/>
      </w:r>
      <w:commentRangeEnd w:id="146"/>
      <w:r w:rsidR="0007518C">
        <w:rPr>
          <w:rStyle w:val="CommentReference"/>
        </w:rPr>
        <w:commentReference w:id="146"/>
      </w:r>
      <w:r w:rsidRPr="008662E5">
        <w:rPr>
          <w:rFonts w:cstheme="minorHAnsi"/>
          <w:lang w:val="en-GB"/>
        </w:rPr>
        <w:t>and for teaching activities shall be granted on a royalty-free basis.</w:t>
      </w:r>
    </w:p>
    <w:p w14:paraId="5C6618F0" w14:textId="77777777" w:rsidR="009C2D81" w:rsidRPr="008662E5" w:rsidRDefault="00746C28" w:rsidP="00507CFF">
      <w:pPr>
        <w:pStyle w:val="Heading3"/>
        <w:rPr>
          <w:lang w:val="en-GB"/>
        </w:rPr>
      </w:pPr>
      <w:r w:rsidRPr="008662E5">
        <w:rPr>
          <w:lang w:val="en-GB"/>
        </w:rPr>
        <w:t> </w:t>
      </w:r>
    </w:p>
    <w:p w14:paraId="53D79C5B" w14:textId="77777777" w:rsidR="009C2D81" w:rsidRPr="008662E5" w:rsidRDefault="009C2D81" w:rsidP="00C70B98">
      <w:pPr>
        <w:rPr>
          <w:rFonts w:cstheme="minorHAnsi"/>
          <w:lang w:val="en-GB"/>
        </w:rPr>
      </w:pPr>
      <w:r w:rsidRPr="008662E5">
        <w:rPr>
          <w:rFonts w:cstheme="minorHAnsi"/>
          <w:lang w:val="en-GB"/>
        </w:rPr>
        <w:t>Access Rights to Background if Needed for Exploitation of a Party’s own Results, shall be granted on Fair and Reasonable conditions.</w:t>
      </w:r>
    </w:p>
    <w:p w14:paraId="119641DA" w14:textId="77777777" w:rsidR="009C2D81" w:rsidRPr="008662E5" w:rsidRDefault="00746C28" w:rsidP="00507CFF">
      <w:pPr>
        <w:pStyle w:val="Heading3"/>
        <w:rPr>
          <w:lang w:val="en-GB"/>
        </w:rPr>
      </w:pPr>
      <w:bookmarkStart w:id="147" w:name="_Ref90241419"/>
      <w:r w:rsidRPr="008662E5">
        <w:rPr>
          <w:lang w:val="en-GB"/>
        </w:rPr>
        <w:t> </w:t>
      </w:r>
      <w:bookmarkEnd w:id="147"/>
    </w:p>
    <w:p w14:paraId="4C690629" w14:textId="4C0D0FC9" w:rsidR="009C2D81" w:rsidRPr="008662E5" w:rsidRDefault="009C2D81" w:rsidP="00C70B98">
      <w:pPr>
        <w:rPr>
          <w:rFonts w:cstheme="minorHAnsi"/>
          <w:lang w:val="en-GB"/>
        </w:rPr>
      </w:pPr>
      <w:r w:rsidRPr="008662E5">
        <w:rPr>
          <w:rFonts w:cstheme="minorHAnsi"/>
          <w:lang w:val="en-GB"/>
        </w:rPr>
        <w:t xml:space="preserve">A request for Access Rights may be made up to </w:t>
      </w:r>
      <w:commentRangeStart w:id="148"/>
      <w:commentRangeStart w:id="149"/>
      <w:r w:rsidR="004A2BF8">
        <w:rPr>
          <w:rFonts w:cstheme="minorHAnsi"/>
          <w:lang w:val="en-GB"/>
        </w:rPr>
        <w:t>thirty-six</w:t>
      </w:r>
      <w:commentRangeEnd w:id="148"/>
      <w:r w:rsidR="004A2BF8">
        <w:rPr>
          <w:rStyle w:val="CommentReference"/>
        </w:rPr>
        <w:commentReference w:id="148"/>
      </w:r>
      <w:commentRangeEnd w:id="149"/>
      <w:r w:rsidR="0007518C">
        <w:rPr>
          <w:rStyle w:val="CommentReference"/>
        </w:rPr>
        <w:commentReference w:id="149"/>
      </w:r>
      <w:r w:rsidRPr="008662E5">
        <w:rPr>
          <w:rFonts w:cstheme="minorHAnsi"/>
          <w:lang w:val="en-GB"/>
        </w:rPr>
        <w:t xml:space="preserve"> months after the end of the Project or, in the case of Section </w:t>
      </w:r>
      <w:r w:rsidR="005D6B0C" w:rsidRPr="008662E5">
        <w:rPr>
          <w:rFonts w:cstheme="minorHAnsi"/>
          <w:lang w:val="en-GB"/>
        </w:rPr>
        <w:t>9.7.2.1.2</w:t>
      </w:r>
      <w:r w:rsidRPr="008662E5">
        <w:rPr>
          <w:rFonts w:cstheme="minorHAnsi"/>
          <w:lang w:val="en-GB"/>
        </w:rPr>
        <w:t>, after the termination of the requesting Party’s participation in the Project.</w:t>
      </w:r>
    </w:p>
    <w:p w14:paraId="741E350C" w14:textId="77777777" w:rsidR="009C2D81" w:rsidRPr="008662E5" w:rsidRDefault="009C2D81" w:rsidP="00676650">
      <w:pPr>
        <w:pStyle w:val="Heading2"/>
        <w:rPr>
          <w:lang w:val="en-GB" w:eastAsia="da-DK"/>
        </w:rPr>
      </w:pPr>
      <w:bookmarkStart w:id="150" w:name="_Toc90241113"/>
      <w:bookmarkEnd w:id="150"/>
      <w:r w:rsidRPr="008662E5">
        <w:rPr>
          <w:lang w:val="en-GB" w:eastAsia="da-DK"/>
        </w:rPr>
        <w:t>Access Rights for entities under the same control</w:t>
      </w:r>
    </w:p>
    <w:p w14:paraId="596BF2C2" w14:textId="1D4CE7ED" w:rsidR="004A2BF8" w:rsidRDefault="004A2BF8" w:rsidP="0007518C">
      <w:pPr>
        <w:pStyle w:val="Heading3"/>
        <w:rPr>
          <w:lang w:val="en-GB"/>
        </w:rPr>
      </w:pPr>
      <w:commentRangeStart w:id="151"/>
      <w:commentRangeStart w:id="152"/>
      <w:r w:rsidRPr="004A2BF8">
        <w:rPr>
          <w:lang w:val="en-GB"/>
        </w:rPr>
        <w:t xml:space="preserve">Sub-licensing to </w:t>
      </w:r>
      <w:r w:rsidR="009C2D81" w:rsidRPr="008662E5">
        <w:rPr>
          <w:lang w:val="en-GB"/>
        </w:rPr>
        <w:t xml:space="preserve">Entities under the same control </w:t>
      </w:r>
    </w:p>
    <w:p w14:paraId="45E60B9D" w14:textId="13EA4622" w:rsidR="009C2D81" w:rsidRPr="00570759" w:rsidRDefault="009C2D81" w:rsidP="00C70B98">
      <w:pPr>
        <w:rPr>
          <w:rFonts w:cstheme="minorHAnsi"/>
        </w:rPr>
      </w:pPr>
      <w:r w:rsidRPr="008662E5">
        <w:rPr>
          <w:rFonts w:cstheme="minorHAnsi"/>
          <w:lang w:val="en-GB"/>
        </w:rPr>
        <w:t xml:space="preserve">Access Rights </w:t>
      </w:r>
      <w:r w:rsidR="004A2BF8" w:rsidRPr="004A2BF8">
        <w:rPr>
          <w:rFonts w:cstheme="minorHAnsi"/>
          <w:lang w:val="en-GB"/>
        </w:rPr>
        <w:t xml:space="preserve">granted to a Party include the right of sub-licensing the Access Right to the Entities </w:t>
      </w:r>
      <w:r w:rsidRPr="008662E5">
        <w:rPr>
          <w:rFonts w:cstheme="minorHAnsi"/>
          <w:lang w:val="en-GB"/>
        </w:rPr>
        <w:t>under the same control</w:t>
      </w:r>
      <w:r w:rsidR="004A2BF8">
        <w:rPr>
          <w:rFonts w:cstheme="minorHAnsi"/>
          <w:lang w:val="en-GB"/>
        </w:rPr>
        <w:t xml:space="preserve"> </w:t>
      </w:r>
      <w:r w:rsidR="004A2BF8" w:rsidRPr="004A2BF8">
        <w:rPr>
          <w:rFonts w:cstheme="minorHAnsi"/>
          <w:lang w:val="en-GB"/>
        </w:rPr>
        <w:t>of that Party</w:t>
      </w:r>
      <w:r w:rsidR="004A2BF8">
        <w:rPr>
          <w:rFonts w:cstheme="minorHAnsi"/>
          <w:lang w:val="en-GB"/>
        </w:rPr>
        <w:t>.</w:t>
      </w:r>
    </w:p>
    <w:p w14:paraId="1243BC9C" w14:textId="77777777" w:rsidR="000250C0" w:rsidRPr="000250C0" w:rsidRDefault="000250C0" w:rsidP="000250C0">
      <w:pPr>
        <w:rPr>
          <w:rFonts w:cstheme="minorHAnsi"/>
          <w:lang w:val="en-GB"/>
        </w:rPr>
      </w:pPr>
      <w:r w:rsidRPr="000250C0">
        <w:rPr>
          <w:rFonts w:cstheme="minorHAnsi"/>
          <w:lang w:val="en-GB"/>
        </w:rPr>
        <w:t>In sub-licensing any Access Rights to it Entities under the same control, each Party shall ensure that its Entities under the same control are bound by the relevant and applicable rights and obligations provided under or pursuant to this Consortium Agreement, including without limitation appropriate undertakings as to confidentiality.</w:t>
      </w:r>
    </w:p>
    <w:p w14:paraId="4AC4A1A6" w14:textId="6B77BCBD" w:rsidR="009C2D81" w:rsidRPr="008662E5" w:rsidRDefault="000250C0" w:rsidP="00C70B98">
      <w:pPr>
        <w:rPr>
          <w:rFonts w:cstheme="minorHAnsi"/>
          <w:lang w:val="en-GB"/>
        </w:rPr>
      </w:pPr>
      <w:r w:rsidRPr="000250C0">
        <w:rPr>
          <w:rFonts w:cstheme="minorHAnsi"/>
          <w:lang w:val="en-GB"/>
        </w:rPr>
        <w:t xml:space="preserve">The benefit of having the right to grant Access Rights to Entities under the same control as provided for in this Section 9.5.1, will be taken into account when determining the Fair and Reasonable Conditions </w:t>
      </w:r>
      <w:r w:rsidRPr="000250C0">
        <w:rPr>
          <w:rFonts w:cstheme="minorHAnsi"/>
          <w:lang w:val="en-GB"/>
        </w:rPr>
        <w:lastRenderedPageBreak/>
        <w:t>under which the Access Rights for Exploitation are granted in accordance with Section 9.4.1 and Section 9.4.2 above.</w:t>
      </w:r>
      <w:r>
        <w:rPr>
          <w:rFonts w:cstheme="minorHAnsi"/>
          <w:lang w:val="en-GB"/>
        </w:rPr>
        <w:t xml:space="preserve"> </w:t>
      </w:r>
      <w:commentRangeEnd w:id="151"/>
      <w:r>
        <w:rPr>
          <w:rStyle w:val="CommentReference"/>
        </w:rPr>
        <w:commentReference w:id="151"/>
      </w:r>
      <w:commentRangeEnd w:id="152"/>
      <w:r w:rsidR="0007518C">
        <w:rPr>
          <w:rStyle w:val="CommentReference"/>
        </w:rPr>
        <w:commentReference w:id="152"/>
      </w:r>
      <w:r w:rsidR="009C2D81" w:rsidRPr="008662E5">
        <w:rPr>
          <w:rFonts w:cstheme="minorHAnsi"/>
          <w:lang w:val="en-GB"/>
        </w:rPr>
        <w:t>Entities under the same control which obtain Access Rights in return fulfil all confidentiality obligations accepted by the Parties under the Grant Agreement or this Consortium Agreement as if such entities were Parties.</w:t>
      </w:r>
    </w:p>
    <w:p w14:paraId="1190C1DF" w14:textId="2622B659" w:rsidR="009C2D81" w:rsidRPr="008662E5" w:rsidRDefault="000250C0" w:rsidP="00C70B98">
      <w:pPr>
        <w:rPr>
          <w:rFonts w:cstheme="minorHAnsi"/>
          <w:lang w:val="en-GB"/>
        </w:rPr>
      </w:pPr>
      <w:commentRangeStart w:id="153"/>
      <w:commentRangeStart w:id="154"/>
      <w:commentRangeEnd w:id="153"/>
      <w:r>
        <w:rPr>
          <w:rStyle w:val="CommentReference"/>
        </w:rPr>
        <w:commentReference w:id="153"/>
      </w:r>
      <w:commentRangeEnd w:id="154"/>
      <w:r w:rsidR="0007518C">
        <w:rPr>
          <w:rStyle w:val="CommentReference"/>
        </w:rPr>
        <w:commentReference w:id="154"/>
      </w:r>
      <w:r w:rsidR="009C2D81" w:rsidRPr="008662E5">
        <w:rPr>
          <w:rFonts w:cstheme="minorHAnsi"/>
          <w:lang w:val="en-GB"/>
        </w:rPr>
        <w:t xml:space="preserve">Access Rights granted to any entity under the same control are subject to the continuation of the Access Rights of the Party with whom it is under the same </w:t>
      </w:r>
      <w:proofErr w:type="gramStart"/>
      <w:r w:rsidR="009C2D81" w:rsidRPr="008662E5">
        <w:rPr>
          <w:rFonts w:cstheme="minorHAnsi"/>
          <w:lang w:val="en-GB"/>
        </w:rPr>
        <w:t>control, and</w:t>
      </w:r>
      <w:proofErr w:type="gramEnd"/>
      <w:r w:rsidR="009C2D81" w:rsidRPr="008662E5">
        <w:rPr>
          <w:rFonts w:cstheme="minorHAnsi"/>
          <w:lang w:val="en-GB"/>
        </w:rPr>
        <w:t xml:space="preserve"> shall automatically terminate upon termination of the Access Rights granted to such Party.</w:t>
      </w:r>
    </w:p>
    <w:p w14:paraId="42AC54A3" w14:textId="77777777" w:rsidR="000250C0" w:rsidRPr="008662E5" w:rsidRDefault="000250C0" w:rsidP="000250C0">
      <w:pPr>
        <w:rPr>
          <w:rFonts w:cstheme="minorHAnsi"/>
          <w:lang w:val="en-GB"/>
        </w:rPr>
      </w:pPr>
      <w:r>
        <w:rPr>
          <w:rFonts w:cstheme="minorHAnsi"/>
          <w:lang w:val="en-GB"/>
        </w:rPr>
        <w:t>9.5.2 Cessation of Control</w:t>
      </w:r>
    </w:p>
    <w:p w14:paraId="796A4F44" w14:textId="77777777" w:rsidR="009C2D81" w:rsidRDefault="009C2D81" w:rsidP="00C70B98">
      <w:pPr>
        <w:rPr>
          <w:rFonts w:cstheme="minorHAnsi"/>
          <w:lang w:val="en-GB"/>
        </w:rPr>
      </w:pPr>
      <w:r w:rsidRPr="008662E5">
        <w:rPr>
          <w:rFonts w:cstheme="minorHAnsi"/>
          <w:lang w:val="en-GB"/>
        </w:rPr>
        <w:t>Upon cessation of the status as an entity under the same control, any Access Rights granted to such former entity under the same control shall lapse.</w:t>
      </w:r>
    </w:p>
    <w:p w14:paraId="374DFDE3" w14:textId="77777777" w:rsidR="000250C0" w:rsidRPr="00D04E5E" w:rsidRDefault="000250C0" w:rsidP="000250C0">
      <w:pPr>
        <w:rPr>
          <w:rFonts w:cstheme="minorHAnsi"/>
          <w:lang w:val="en-GB"/>
        </w:rPr>
      </w:pPr>
      <w:commentRangeStart w:id="155"/>
      <w:commentRangeStart w:id="156"/>
      <w:r w:rsidRPr="00D04E5E">
        <w:rPr>
          <w:rFonts w:cstheme="minorHAnsi"/>
          <w:lang w:val="en-GB"/>
        </w:rPr>
        <w:t>In case such former Entity under the same control had been granted Access Rights to any Results and/or Background pursuant to the GA and this CA; and the Results and/or Background were incorporated into the products, processes or services of such former Entity under the same control prior to cessation of their affiliation the following shall apply:</w:t>
      </w:r>
    </w:p>
    <w:p w14:paraId="2D5348EC" w14:textId="4611B552" w:rsidR="000250C0" w:rsidRPr="008662E5" w:rsidRDefault="000250C0" w:rsidP="000250C0">
      <w:pPr>
        <w:rPr>
          <w:rFonts w:cstheme="minorHAnsi"/>
          <w:lang w:val="en-GB"/>
        </w:rPr>
      </w:pPr>
      <w:r w:rsidRPr="00D04E5E">
        <w:rPr>
          <w:rFonts w:cstheme="minorHAnsi"/>
          <w:lang w:val="en-GB"/>
        </w:rPr>
        <w:t>With respect to such Results and/or Background: at the request of such former Entity under the same control, the licensing Party shall grant a non-exclusive license to such former Entity under the same control under such Results and/or Background for use in such former Entity's under the same control products, processes and services on Fair and Reasonable Conditions, provided that no legitimate interest of such Parties opposes the grant of such licenses and the former Entity under the same control abides to confidentiality obligations in terms not less stringent than those of Section 10 below.</w:t>
      </w:r>
      <w:commentRangeEnd w:id="155"/>
      <w:r>
        <w:rPr>
          <w:rStyle w:val="CommentReference"/>
        </w:rPr>
        <w:commentReference w:id="155"/>
      </w:r>
      <w:commentRangeEnd w:id="156"/>
      <w:r w:rsidR="0007518C">
        <w:rPr>
          <w:rStyle w:val="CommentReference"/>
        </w:rPr>
        <w:commentReference w:id="156"/>
      </w:r>
    </w:p>
    <w:p w14:paraId="7E6FD9F0" w14:textId="77777777" w:rsidR="009C2D81" w:rsidRPr="008662E5" w:rsidRDefault="009C2D81" w:rsidP="00C70B98">
      <w:pPr>
        <w:rPr>
          <w:rFonts w:cstheme="minorHAnsi"/>
          <w:lang w:val="en-GB"/>
        </w:rPr>
      </w:pPr>
      <w:r w:rsidRPr="008662E5">
        <w:rPr>
          <w:rFonts w:cstheme="minorHAnsi"/>
          <w:lang w:val="en-GB"/>
        </w:rPr>
        <w:t>Further arrangements with entities under the same control may be negotiated in separate agreements.</w:t>
      </w:r>
    </w:p>
    <w:p w14:paraId="2408BE4E" w14:textId="77777777" w:rsidR="009C2D81" w:rsidRPr="008662E5" w:rsidRDefault="009C2D81" w:rsidP="00676650">
      <w:pPr>
        <w:pStyle w:val="Heading2"/>
        <w:rPr>
          <w:lang w:val="en-GB"/>
        </w:rPr>
      </w:pPr>
      <w:bookmarkStart w:id="157" w:name="_Toc90241115"/>
      <w:bookmarkEnd w:id="157"/>
      <w:r w:rsidRPr="008662E5">
        <w:rPr>
          <w:lang w:val="en-GB"/>
        </w:rPr>
        <w:t>Additional Access Rights</w:t>
      </w:r>
    </w:p>
    <w:p w14:paraId="168BF7D1" w14:textId="77777777" w:rsidR="009C2D81" w:rsidRPr="008662E5" w:rsidRDefault="009C2D81" w:rsidP="00C70B98">
      <w:pPr>
        <w:rPr>
          <w:rFonts w:cstheme="minorHAnsi"/>
          <w:lang w:val="en-GB"/>
        </w:rPr>
      </w:pPr>
      <w:r w:rsidRPr="008662E5">
        <w:rPr>
          <w:rFonts w:cstheme="minorHAnsi"/>
          <w:lang w:val="en-GB"/>
        </w:rPr>
        <w:t>For the avoidance of doubt any grant of Access Rights not covered by the Grant Agreement or this Consortium Agreement shall be at the absolute discretion of the owning Party and subject to such terms and conditions as may be agreed between the owning and receiving Parties.</w:t>
      </w:r>
    </w:p>
    <w:p w14:paraId="37A72653" w14:textId="77777777" w:rsidR="009C2D81" w:rsidRPr="008662E5" w:rsidRDefault="009C2D81" w:rsidP="00676650">
      <w:pPr>
        <w:pStyle w:val="Heading2"/>
        <w:rPr>
          <w:lang w:val="en-GB"/>
        </w:rPr>
      </w:pPr>
      <w:bookmarkStart w:id="158" w:name="_Toc90241117"/>
      <w:bookmarkStart w:id="159" w:name="_Toc90241118"/>
      <w:bookmarkEnd w:id="158"/>
      <w:bookmarkEnd w:id="159"/>
      <w:r w:rsidRPr="008662E5">
        <w:rPr>
          <w:lang w:val="en-GB"/>
        </w:rPr>
        <w:t>Access Rights for Parties entering or leaving the consortium</w:t>
      </w:r>
    </w:p>
    <w:p w14:paraId="2276044A" w14:textId="77777777" w:rsidR="009C2D81" w:rsidRPr="008662E5" w:rsidRDefault="009C2D81" w:rsidP="00507CFF">
      <w:pPr>
        <w:pStyle w:val="Heading3"/>
        <w:rPr>
          <w:lang w:val="en-GB" w:eastAsia="da-DK"/>
        </w:rPr>
      </w:pPr>
      <w:r w:rsidRPr="008662E5">
        <w:rPr>
          <w:lang w:val="en-GB" w:eastAsia="da-DK"/>
        </w:rPr>
        <w:t xml:space="preserve">New Parties entering the consortium </w:t>
      </w:r>
    </w:p>
    <w:p w14:paraId="248F3EF6" w14:textId="77777777" w:rsidR="009C2D81" w:rsidRPr="008662E5" w:rsidRDefault="009C2D81" w:rsidP="00C70B98">
      <w:pPr>
        <w:rPr>
          <w:rFonts w:cstheme="minorHAnsi"/>
          <w:lang w:val="en-GB"/>
        </w:rPr>
      </w:pPr>
      <w:r w:rsidRPr="008662E5">
        <w:rPr>
          <w:rFonts w:cstheme="minorHAnsi"/>
          <w:lang w:val="en-GB"/>
        </w:rPr>
        <w:t>As regards Results developed before the accession of the new Party, the new Party will be granted Access Rights on the conditions applying for Access Rights to Background.</w:t>
      </w:r>
    </w:p>
    <w:p w14:paraId="266F2010" w14:textId="77777777" w:rsidR="009C2D81" w:rsidRPr="008662E5" w:rsidRDefault="009C2D81" w:rsidP="00507CFF">
      <w:pPr>
        <w:pStyle w:val="Heading3"/>
        <w:rPr>
          <w:lang w:val="en-GB" w:eastAsia="da-DK"/>
        </w:rPr>
      </w:pPr>
      <w:r w:rsidRPr="008662E5">
        <w:rPr>
          <w:lang w:val="en-GB" w:eastAsia="da-DK"/>
        </w:rPr>
        <w:t>Parties leaving the consortium</w:t>
      </w:r>
    </w:p>
    <w:p w14:paraId="102DBE3D" w14:textId="77777777" w:rsidR="009C2D81" w:rsidRPr="008662E5" w:rsidRDefault="009C2D81" w:rsidP="00995801">
      <w:pPr>
        <w:pStyle w:val="Heading4"/>
        <w:rPr>
          <w:rFonts w:cstheme="minorHAnsi"/>
          <w:lang w:val="en-GB" w:eastAsia="da-DK"/>
        </w:rPr>
      </w:pPr>
      <w:r w:rsidRPr="008662E5">
        <w:rPr>
          <w:rFonts w:cstheme="minorHAnsi"/>
          <w:lang w:val="en-GB" w:eastAsia="da-DK"/>
        </w:rPr>
        <w:t>Access Rights granted to a leaving Party</w:t>
      </w:r>
    </w:p>
    <w:p w14:paraId="45E7D505" w14:textId="77777777" w:rsidR="009C2D81" w:rsidRPr="008662E5" w:rsidRDefault="009C2D81" w:rsidP="00995801">
      <w:pPr>
        <w:pStyle w:val="Heading5"/>
        <w:rPr>
          <w:rFonts w:cstheme="minorHAnsi"/>
          <w:lang w:val="en-GB"/>
        </w:rPr>
      </w:pPr>
      <w:bookmarkStart w:id="160" w:name="_Ref90241536"/>
      <w:r w:rsidRPr="008662E5">
        <w:rPr>
          <w:rFonts w:cstheme="minorHAnsi"/>
          <w:lang w:val="en-GB"/>
        </w:rPr>
        <w:t>Defaulting Party</w:t>
      </w:r>
      <w:bookmarkEnd w:id="160"/>
    </w:p>
    <w:p w14:paraId="69E3F6C2" w14:textId="77777777" w:rsidR="009C2D81" w:rsidRPr="008662E5" w:rsidRDefault="009C2D81" w:rsidP="00C70B98">
      <w:pPr>
        <w:rPr>
          <w:rFonts w:cstheme="minorHAnsi"/>
          <w:lang w:val="en-GB"/>
        </w:rPr>
      </w:pPr>
      <w:r w:rsidRPr="008662E5">
        <w:rPr>
          <w:rFonts w:cstheme="minorHAnsi"/>
          <w:lang w:val="en-GB"/>
        </w:rPr>
        <w:t>Access Rights granted to a Defaulting Party and such Party's right to request Access Rights shall cease immediately upon receipt by the Defaulting Party of the formal notice of the decision of the General Assembly to terminate its participation in the consortium.</w:t>
      </w:r>
    </w:p>
    <w:p w14:paraId="697E576D" w14:textId="77777777" w:rsidR="009C2D81" w:rsidRPr="008662E5" w:rsidRDefault="009C2D81" w:rsidP="00995801">
      <w:pPr>
        <w:pStyle w:val="Heading5"/>
        <w:rPr>
          <w:rFonts w:cstheme="minorHAnsi"/>
          <w:lang w:val="en-GB"/>
        </w:rPr>
      </w:pPr>
      <w:bookmarkStart w:id="161" w:name="_Ref90241406"/>
      <w:r w:rsidRPr="008662E5">
        <w:rPr>
          <w:rFonts w:cstheme="minorHAnsi"/>
          <w:lang w:val="en-GB"/>
        </w:rPr>
        <w:lastRenderedPageBreak/>
        <w:t>Non-defaulting Party</w:t>
      </w:r>
      <w:bookmarkEnd w:id="161"/>
    </w:p>
    <w:p w14:paraId="2EECE078" w14:textId="77777777" w:rsidR="009C2D81" w:rsidRPr="008662E5" w:rsidRDefault="009C2D81" w:rsidP="00C70B98">
      <w:pPr>
        <w:rPr>
          <w:rFonts w:cstheme="minorHAnsi"/>
          <w:lang w:val="en-GB"/>
        </w:rPr>
      </w:pPr>
      <w:r w:rsidRPr="008662E5">
        <w:rPr>
          <w:rFonts w:cstheme="minorHAnsi"/>
          <w:lang w:val="en-GB"/>
        </w:rPr>
        <w:t>A non-defaulting Party leaving voluntarily and with the other Parties' consent shall have Access Rights to the Results developed until the date of the termination of its participation.</w:t>
      </w:r>
    </w:p>
    <w:p w14:paraId="506C1656" w14:textId="43D4A5B8" w:rsidR="009C2D81" w:rsidRPr="008662E5" w:rsidRDefault="009C2D81" w:rsidP="00C70B98">
      <w:pPr>
        <w:rPr>
          <w:rFonts w:cstheme="minorHAnsi"/>
          <w:lang w:val="en-GB"/>
        </w:rPr>
      </w:pPr>
      <w:r w:rsidRPr="008662E5">
        <w:rPr>
          <w:rFonts w:cstheme="minorHAnsi"/>
          <w:lang w:val="en-GB"/>
        </w:rPr>
        <w:t xml:space="preserve">It may request Access Rights within the </w:t>
      </w:r>
      <w:proofErr w:type="gramStart"/>
      <w:r w:rsidRPr="008662E5">
        <w:rPr>
          <w:rFonts w:cstheme="minorHAnsi"/>
          <w:lang w:val="en-GB"/>
        </w:rPr>
        <w:t>period of time</w:t>
      </w:r>
      <w:proofErr w:type="gramEnd"/>
      <w:r w:rsidRPr="008662E5">
        <w:rPr>
          <w:rFonts w:cstheme="minorHAnsi"/>
          <w:lang w:val="en-GB"/>
        </w:rPr>
        <w:t xml:space="preserve"> specified in Section </w:t>
      </w:r>
      <w:r w:rsidR="005906EF" w:rsidRPr="008662E5">
        <w:rPr>
          <w:rFonts w:cstheme="minorHAnsi"/>
          <w:lang w:val="en-GB"/>
        </w:rPr>
        <w:t>9.4.3</w:t>
      </w:r>
      <w:r w:rsidRPr="008662E5">
        <w:rPr>
          <w:rFonts w:cstheme="minorHAnsi"/>
          <w:lang w:val="en-GB"/>
        </w:rPr>
        <w:t>.</w:t>
      </w:r>
    </w:p>
    <w:p w14:paraId="5DA1CAAA" w14:textId="77777777" w:rsidR="009C2D81" w:rsidRPr="008662E5" w:rsidRDefault="009C2D81" w:rsidP="00995801">
      <w:pPr>
        <w:pStyle w:val="Heading4"/>
        <w:rPr>
          <w:rFonts w:cstheme="minorHAnsi"/>
          <w:lang w:val="en-GB"/>
        </w:rPr>
      </w:pPr>
      <w:r w:rsidRPr="008662E5">
        <w:rPr>
          <w:rFonts w:cstheme="minorHAnsi"/>
          <w:lang w:val="en-GB"/>
        </w:rPr>
        <w:t>Access Rights to be granted by any leaving Party</w:t>
      </w:r>
    </w:p>
    <w:p w14:paraId="22E8CB67" w14:textId="77777777" w:rsidR="009C2D81" w:rsidRPr="008662E5" w:rsidRDefault="009C2D81" w:rsidP="00C70B98">
      <w:pPr>
        <w:rPr>
          <w:rFonts w:cstheme="minorHAnsi"/>
          <w:lang w:val="en-GB"/>
        </w:rPr>
      </w:pPr>
      <w:r w:rsidRPr="008662E5">
        <w:rPr>
          <w:rFonts w:cstheme="minorHAnsi"/>
          <w:lang w:val="en-GB"/>
        </w:rPr>
        <w:t>Any Party leaving the Project shall continue to grant Access Rights pursuant to the Grant Agreement and this Consortium Agreement as if it had remained a Party for the whole duration of the Project.</w:t>
      </w:r>
    </w:p>
    <w:p w14:paraId="57CFFA9E" w14:textId="77777777" w:rsidR="009C2D81" w:rsidRPr="008662E5" w:rsidRDefault="009C2D81" w:rsidP="00676650">
      <w:pPr>
        <w:pStyle w:val="Heading2"/>
        <w:rPr>
          <w:lang w:val="en-GB" w:eastAsia="da-DK"/>
        </w:rPr>
      </w:pPr>
      <w:bookmarkStart w:id="162" w:name="_Toc90241120"/>
      <w:bookmarkEnd w:id="162"/>
      <w:r w:rsidRPr="008662E5">
        <w:rPr>
          <w:lang w:val="en-GB" w:eastAsia="da-DK"/>
        </w:rPr>
        <w:t>Specific Provisions for Access Rights to Soft</w:t>
      </w:r>
      <w:r w:rsidRPr="008662E5">
        <w:t>w</w:t>
      </w:r>
      <w:r w:rsidRPr="008662E5">
        <w:rPr>
          <w:lang w:val="en-GB" w:eastAsia="da-DK"/>
        </w:rPr>
        <w:t>are</w:t>
      </w:r>
    </w:p>
    <w:p w14:paraId="60CE752F" w14:textId="5257633F" w:rsidR="009C2D81" w:rsidRPr="008662E5" w:rsidRDefault="009C2D81" w:rsidP="00C70B98">
      <w:pPr>
        <w:rPr>
          <w:rFonts w:cstheme="minorHAnsi"/>
          <w:lang w:val="en-GB"/>
        </w:rPr>
      </w:pPr>
      <w:r w:rsidRPr="008662E5">
        <w:rPr>
          <w:rFonts w:cstheme="minorHAnsi"/>
          <w:lang w:val="en-GB"/>
        </w:rPr>
        <w:t xml:space="preserve">For the avoidance of doubt, the general provisions for Access Rights provided for in this Section </w:t>
      </w:r>
      <w:r w:rsidR="005906EF" w:rsidRPr="008662E5">
        <w:rPr>
          <w:rFonts w:cstheme="minorHAnsi"/>
          <w:lang w:val="en-GB"/>
        </w:rPr>
        <w:t xml:space="preserve">9 </w:t>
      </w:r>
      <w:r w:rsidRPr="008662E5">
        <w:rPr>
          <w:rFonts w:cstheme="minorHAnsi"/>
          <w:lang w:val="en-GB"/>
        </w:rPr>
        <w:t>are applicable also to Software.</w:t>
      </w:r>
    </w:p>
    <w:p w14:paraId="6B727A97" w14:textId="2B160D4A" w:rsidR="009C2D81" w:rsidRPr="0007518C" w:rsidRDefault="005C73F2" w:rsidP="00C70B98">
      <w:pPr>
        <w:rPr>
          <w:rFonts w:cstheme="minorHAnsi"/>
        </w:rPr>
      </w:pPr>
      <w:commentRangeStart w:id="163"/>
      <w:commentRangeStart w:id="164"/>
      <w:r w:rsidRPr="0007518C">
        <w:rPr>
          <w:rFonts w:cstheme="minorHAnsi"/>
        </w:rPr>
        <w:t>9.8.1</w:t>
      </w:r>
      <w:r w:rsidRPr="0007518C">
        <w:rPr>
          <w:rFonts w:cstheme="minorHAnsi"/>
        </w:rPr>
        <w:tab/>
      </w:r>
      <w:r w:rsidR="009C2D81" w:rsidRPr="008662E5">
        <w:rPr>
          <w:rFonts w:cstheme="minorHAnsi"/>
          <w:lang w:val="en-GB"/>
        </w:rPr>
        <w:t xml:space="preserve">Parties’ Access Rights to Software do not include any right to receive source code or object code ported to a certain hardware platform or any right to receive respective Software documentation in any </w:t>
      </w:r>
      <w:proofErr w:type="gramStart"/>
      <w:r w:rsidR="009C2D81" w:rsidRPr="008662E5">
        <w:rPr>
          <w:rFonts w:cstheme="minorHAnsi"/>
          <w:lang w:val="en-GB"/>
        </w:rPr>
        <w:t>particular form</w:t>
      </w:r>
      <w:proofErr w:type="gramEnd"/>
      <w:r w:rsidR="009C2D81" w:rsidRPr="008662E5">
        <w:rPr>
          <w:rFonts w:cstheme="minorHAnsi"/>
          <w:lang w:val="en-GB"/>
        </w:rPr>
        <w:t xml:space="preserve"> or detail, but only as available from the Party granting the Access Rights.</w:t>
      </w:r>
    </w:p>
    <w:p w14:paraId="6C0BBD0A" w14:textId="77777777" w:rsidR="00631369" w:rsidRDefault="005C73F2" w:rsidP="005C73F2">
      <w:pPr>
        <w:rPr>
          <w:rFonts w:cstheme="minorHAnsi"/>
        </w:rPr>
      </w:pPr>
      <w:r w:rsidRPr="0007518C">
        <w:rPr>
          <w:rFonts w:cstheme="minorHAnsi"/>
        </w:rPr>
        <w:t>9.8.2</w:t>
      </w:r>
      <w:r w:rsidRPr="0007518C">
        <w:rPr>
          <w:rFonts w:cstheme="minorHAnsi"/>
        </w:rPr>
        <w:tab/>
        <w:t xml:space="preserve">The intended introduction of material (including, but not limited to Software) under Controlled </w:t>
      </w:r>
      <w:proofErr w:type="spellStart"/>
      <w:r w:rsidRPr="0007518C">
        <w:rPr>
          <w:rFonts w:cstheme="minorHAnsi"/>
        </w:rPr>
        <w:t>Licence</w:t>
      </w:r>
      <w:proofErr w:type="spellEnd"/>
      <w:r w:rsidRPr="0007518C">
        <w:rPr>
          <w:rFonts w:cstheme="minorHAnsi"/>
        </w:rPr>
        <w:t xml:space="preserve"> Terms in the Project requires the unanimous approval of the Parties to this CA to implement such introduction into the Project Plan. </w:t>
      </w:r>
    </w:p>
    <w:p w14:paraId="4C499C11" w14:textId="55E5CD8F" w:rsidR="005C73F2" w:rsidRPr="0007518C" w:rsidRDefault="005C73F2" w:rsidP="005C73F2">
      <w:pPr>
        <w:rPr>
          <w:rFonts w:cstheme="minorHAnsi"/>
        </w:rPr>
      </w:pPr>
      <w:r w:rsidRPr="0007518C">
        <w:rPr>
          <w:rFonts w:cstheme="minorHAnsi"/>
        </w:rPr>
        <w:t>9.8.3</w:t>
      </w:r>
      <w:r w:rsidRPr="0007518C">
        <w:rPr>
          <w:rFonts w:cstheme="minorHAnsi"/>
        </w:rPr>
        <w:tab/>
        <w:t xml:space="preserve">No Access Rights to any Background or Results shall include the right to sub-license such Background or Results upon Controlled </w:t>
      </w:r>
      <w:proofErr w:type="spellStart"/>
      <w:r w:rsidRPr="0007518C">
        <w:rPr>
          <w:rFonts w:cstheme="minorHAnsi"/>
        </w:rPr>
        <w:t>Licence</w:t>
      </w:r>
      <w:proofErr w:type="spellEnd"/>
      <w:r w:rsidRPr="0007518C">
        <w:rPr>
          <w:rFonts w:cstheme="minorHAnsi"/>
        </w:rPr>
        <w:t xml:space="preserve"> Terms (and accordingly none of them shall be sub-licensed upon Controlled </w:t>
      </w:r>
      <w:proofErr w:type="spellStart"/>
      <w:r w:rsidRPr="0007518C">
        <w:rPr>
          <w:rFonts w:cstheme="minorHAnsi"/>
        </w:rPr>
        <w:t>Licence</w:t>
      </w:r>
      <w:proofErr w:type="spellEnd"/>
      <w:r w:rsidRPr="0007518C">
        <w:rPr>
          <w:rFonts w:cstheme="minorHAnsi"/>
        </w:rPr>
        <w:t xml:space="preserve"> Terms) unless agreed expressly in writing by the Party granting the Access Rights.</w:t>
      </w:r>
    </w:p>
    <w:p w14:paraId="3EF507C0" w14:textId="77777777" w:rsidR="005C73F2" w:rsidRPr="0007518C" w:rsidRDefault="005C73F2" w:rsidP="005C73F2">
      <w:pPr>
        <w:rPr>
          <w:rFonts w:cstheme="minorHAnsi"/>
        </w:rPr>
      </w:pPr>
      <w:r w:rsidRPr="0007518C">
        <w:rPr>
          <w:rFonts w:cstheme="minorHAnsi"/>
        </w:rPr>
        <w:t>9.8.4</w:t>
      </w:r>
      <w:r w:rsidRPr="0007518C">
        <w:rPr>
          <w:rFonts w:cstheme="minorHAnsi"/>
        </w:rPr>
        <w:tab/>
        <w:t xml:space="preserve">Subject to the Section 9.8.1 and 9.8.2, </w:t>
      </w:r>
      <w:proofErr w:type="gramStart"/>
      <w:r w:rsidRPr="0007518C">
        <w:rPr>
          <w:rFonts w:cstheme="minorHAnsi"/>
        </w:rPr>
        <w:t>in the event that</w:t>
      </w:r>
      <w:proofErr w:type="gramEnd"/>
      <w:r w:rsidRPr="0007518C">
        <w:rPr>
          <w:rFonts w:cstheme="minorHAnsi"/>
        </w:rPr>
        <w:t>:</w:t>
      </w:r>
    </w:p>
    <w:p w14:paraId="593726D7" w14:textId="77777777" w:rsidR="005C73F2" w:rsidRPr="0007518C" w:rsidRDefault="005C73F2" w:rsidP="005C73F2">
      <w:pPr>
        <w:rPr>
          <w:rFonts w:cstheme="minorHAnsi"/>
        </w:rPr>
      </w:pPr>
      <w:r w:rsidRPr="0007518C">
        <w:rPr>
          <w:rFonts w:cstheme="minorHAnsi"/>
        </w:rPr>
        <w:t>(a)</w:t>
      </w:r>
      <w:r w:rsidRPr="0007518C">
        <w:rPr>
          <w:rFonts w:cstheme="minorHAnsi"/>
        </w:rPr>
        <w:tab/>
        <w:t xml:space="preserve">any Software, which is Background, has been used or introduced under a Controlled </w:t>
      </w:r>
      <w:proofErr w:type="spellStart"/>
      <w:r w:rsidRPr="0007518C">
        <w:rPr>
          <w:rFonts w:cstheme="minorHAnsi"/>
        </w:rPr>
        <w:t>Licence</w:t>
      </w:r>
      <w:proofErr w:type="spellEnd"/>
      <w:r w:rsidRPr="0007518C">
        <w:rPr>
          <w:rFonts w:cstheme="minorHAnsi"/>
        </w:rPr>
        <w:t xml:space="preserve"> Terms, or</w:t>
      </w:r>
    </w:p>
    <w:p w14:paraId="33D9FAFF" w14:textId="77777777" w:rsidR="005C73F2" w:rsidRPr="0007518C" w:rsidRDefault="005C73F2" w:rsidP="005C73F2">
      <w:pPr>
        <w:rPr>
          <w:rFonts w:cstheme="minorHAnsi"/>
        </w:rPr>
      </w:pPr>
      <w:r w:rsidRPr="0007518C">
        <w:rPr>
          <w:rFonts w:cstheme="minorHAnsi"/>
        </w:rPr>
        <w:t>(b)</w:t>
      </w:r>
      <w:r w:rsidRPr="0007518C">
        <w:rPr>
          <w:rFonts w:cstheme="minorHAnsi"/>
        </w:rPr>
        <w:tab/>
        <w:t xml:space="preserve">any Software, which is a Results, has been made available, on agreement of the owning Party, under a Controlled </w:t>
      </w:r>
      <w:proofErr w:type="spellStart"/>
      <w:r w:rsidRPr="0007518C">
        <w:rPr>
          <w:rFonts w:cstheme="minorHAnsi"/>
        </w:rPr>
        <w:t>Licence</w:t>
      </w:r>
      <w:proofErr w:type="spellEnd"/>
      <w:r w:rsidRPr="0007518C">
        <w:rPr>
          <w:rFonts w:cstheme="minorHAnsi"/>
        </w:rPr>
        <w:t xml:space="preserve"> Terms,</w:t>
      </w:r>
    </w:p>
    <w:p w14:paraId="7836C56A" w14:textId="4C7EC9E6" w:rsidR="005C73F2" w:rsidRPr="0007518C" w:rsidRDefault="005C73F2" w:rsidP="005C73F2">
      <w:pPr>
        <w:rPr>
          <w:rFonts w:cstheme="minorHAnsi"/>
        </w:rPr>
      </w:pPr>
      <w:r w:rsidRPr="0007518C">
        <w:rPr>
          <w:rFonts w:cstheme="minorHAnsi"/>
        </w:rPr>
        <w:t xml:space="preserve">then, in respect of such Background or Results, the terms of the Controlled </w:t>
      </w:r>
      <w:proofErr w:type="spellStart"/>
      <w:r w:rsidRPr="0007518C">
        <w:rPr>
          <w:rFonts w:cstheme="minorHAnsi"/>
        </w:rPr>
        <w:t>Licence</w:t>
      </w:r>
      <w:proofErr w:type="spellEnd"/>
      <w:r w:rsidRPr="0007518C">
        <w:rPr>
          <w:rFonts w:cstheme="minorHAnsi"/>
        </w:rPr>
        <w:t xml:space="preserve"> Terms will prevail over the terms of Section 9.</w:t>
      </w:r>
      <w:commentRangeEnd w:id="163"/>
      <w:r>
        <w:rPr>
          <w:rStyle w:val="CommentReference"/>
        </w:rPr>
        <w:commentReference w:id="163"/>
      </w:r>
      <w:commentRangeEnd w:id="164"/>
      <w:r w:rsidR="0007518C">
        <w:rPr>
          <w:rStyle w:val="CommentReference"/>
        </w:rPr>
        <w:commentReference w:id="164"/>
      </w:r>
    </w:p>
    <w:p w14:paraId="21D5EFFD" w14:textId="77777777" w:rsidR="009C2D81" w:rsidRPr="008662E5" w:rsidRDefault="009C2D81" w:rsidP="00995801">
      <w:pPr>
        <w:pStyle w:val="Heading1"/>
        <w:rPr>
          <w:rFonts w:cstheme="minorHAnsi"/>
          <w:lang w:val="en-GB"/>
        </w:rPr>
      </w:pPr>
      <w:bookmarkStart w:id="165" w:name="_Toc90241122"/>
      <w:bookmarkStart w:id="166" w:name="_Toc90280842"/>
      <w:bookmarkStart w:id="167" w:name="_Toc90404936"/>
      <w:bookmarkStart w:id="168" w:name="_Ref90241368"/>
      <w:bookmarkStart w:id="169" w:name="_Toc169547867"/>
      <w:bookmarkEnd w:id="165"/>
      <w:bookmarkEnd w:id="166"/>
      <w:bookmarkEnd w:id="167"/>
      <w:r w:rsidRPr="008662E5">
        <w:rPr>
          <w:rFonts w:cstheme="minorHAnsi"/>
          <w:lang w:val="en-GB"/>
        </w:rPr>
        <w:t>Non-disclosure of information</w:t>
      </w:r>
      <w:bookmarkEnd w:id="168"/>
      <w:bookmarkEnd w:id="169"/>
    </w:p>
    <w:p w14:paraId="27647D93" w14:textId="77777777" w:rsidR="003E024A" w:rsidRPr="008662E5" w:rsidRDefault="003E024A" w:rsidP="00676650">
      <w:pPr>
        <w:pStyle w:val="Heading2"/>
        <w:rPr>
          <w:lang w:val="en-GB"/>
        </w:rPr>
      </w:pPr>
      <w:r w:rsidRPr="008662E5">
        <w:rPr>
          <w:lang w:val="en-GB"/>
        </w:rPr>
        <w:t> </w:t>
      </w:r>
      <w:bookmarkStart w:id="170" w:name="_Toc90241124"/>
      <w:bookmarkEnd w:id="170"/>
    </w:p>
    <w:p w14:paraId="553240E0" w14:textId="24B825C0" w:rsidR="009C2D81" w:rsidRPr="008662E5" w:rsidRDefault="009C2D81" w:rsidP="00C70B98">
      <w:pPr>
        <w:rPr>
          <w:rFonts w:cstheme="minorHAnsi"/>
          <w:lang w:val="en-GB"/>
        </w:rPr>
      </w:pPr>
      <w:r w:rsidRPr="008662E5">
        <w:rPr>
          <w:rFonts w:cstheme="minorHAnsi"/>
          <w:lang w:val="en-GB"/>
        </w:rPr>
        <w:t>All information in whatever form or mode of communication, which is disclosed by a Party (the “Disclosing Party”) to any other Party (the “Recipient”) in connection with the Project during its implementation and which has been explicitly marked as “</w:t>
      </w:r>
      <w:r w:rsidR="00CE7101" w:rsidRPr="008662E5">
        <w:rPr>
          <w:rFonts w:cstheme="minorHAnsi"/>
          <w:lang w:val="en-GB"/>
        </w:rPr>
        <w:t>confidential</w:t>
      </w:r>
      <w:r w:rsidRPr="008662E5">
        <w:rPr>
          <w:rFonts w:cstheme="minorHAnsi"/>
          <w:lang w:val="en-GB"/>
        </w:rPr>
        <w:t>”</w:t>
      </w:r>
      <w:r w:rsidR="00732CEC" w:rsidRPr="008662E5">
        <w:rPr>
          <w:rFonts w:cstheme="minorHAnsi"/>
          <w:lang w:val="en-GB"/>
        </w:rPr>
        <w:t xml:space="preserve"> or “sensitive”</w:t>
      </w:r>
      <w:r w:rsidRPr="008662E5">
        <w:rPr>
          <w:rFonts w:cstheme="minorHAnsi"/>
          <w:lang w:val="en-GB"/>
        </w:rPr>
        <w:t xml:space="preserve"> at the time of disclosure, or when disclosed orally has been identified as confidential at the time of disclosure </w:t>
      </w:r>
      <w:commentRangeStart w:id="171"/>
      <w:commentRangeStart w:id="172"/>
      <w:r w:rsidR="00691E86">
        <w:rPr>
          <w:rFonts w:cstheme="minorHAnsi"/>
          <w:lang w:val="en-GB"/>
        </w:rPr>
        <w:t>or</w:t>
      </w:r>
      <w:r w:rsidR="00691E86" w:rsidRPr="008662E5">
        <w:rPr>
          <w:rFonts w:cstheme="minorHAnsi"/>
          <w:lang w:val="en-GB"/>
        </w:rPr>
        <w:t xml:space="preserve"> </w:t>
      </w:r>
      <w:r w:rsidRPr="008662E5">
        <w:rPr>
          <w:rFonts w:cstheme="minorHAnsi"/>
          <w:lang w:val="en-GB"/>
        </w:rPr>
        <w:t>has been designated in writing within 15 calendar days from oral disclosure at the latest as confidential information by the Disclosing Party, is “Confidential Information”.</w:t>
      </w:r>
      <w:commentRangeEnd w:id="171"/>
      <w:r w:rsidR="00691E86">
        <w:rPr>
          <w:rStyle w:val="CommentReference"/>
        </w:rPr>
        <w:commentReference w:id="171"/>
      </w:r>
      <w:commentRangeEnd w:id="172"/>
      <w:r w:rsidR="0007518C">
        <w:rPr>
          <w:rStyle w:val="CommentReference"/>
        </w:rPr>
        <w:commentReference w:id="172"/>
      </w:r>
    </w:p>
    <w:p w14:paraId="03EFAE5D" w14:textId="77777777" w:rsidR="002663F2" w:rsidRPr="008662E5" w:rsidRDefault="002663F2" w:rsidP="00676650">
      <w:pPr>
        <w:pStyle w:val="Heading2"/>
        <w:rPr>
          <w:lang w:val="en-GB"/>
        </w:rPr>
      </w:pPr>
      <w:r w:rsidRPr="008662E5">
        <w:rPr>
          <w:lang w:val="en-GB"/>
        </w:rPr>
        <w:lastRenderedPageBreak/>
        <w:t> </w:t>
      </w:r>
      <w:bookmarkStart w:id="173" w:name="_Toc90241126"/>
      <w:bookmarkStart w:id="174" w:name="_Toc90241127"/>
      <w:bookmarkEnd w:id="173"/>
      <w:bookmarkEnd w:id="174"/>
    </w:p>
    <w:p w14:paraId="1D00E939" w14:textId="7F969CC3" w:rsidR="009C2D81" w:rsidRPr="008662E5" w:rsidRDefault="009C2D81" w:rsidP="00C70B98">
      <w:pPr>
        <w:rPr>
          <w:rFonts w:cstheme="minorHAnsi"/>
          <w:lang w:val="en-GB"/>
        </w:rPr>
      </w:pPr>
      <w:r w:rsidRPr="008662E5">
        <w:rPr>
          <w:rFonts w:cstheme="minorHAnsi"/>
          <w:lang w:val="en-GB"/>
        </w:rPr>
        <w:t>The Recipient hereby undertake</w:t>
      </w:r>
      <w:r w:rsidR="007107FD" w:rsidRPr="008662E5">
        <w:rPr>
          <w:rFonts w:cstheme="minorHAnsi"/>
          <w:lang w:val="en-GB"/>
        </w:rPr>
        <w:t>s</w:t>
      </w:r>
      <w:r w:rsidRPr="008662E5">
        <w:rPr>
          <w:rFonts w:cstheme="minorHAnsi"/>
          <w:lang w:val="en-GB"/>
        </w:rPr>
        <w:t xml:space="preserve"> in addition and without prejudice to any commitment on non-disclosure under the Grant Agreement, for a period of 5 years after the </w:t>
      </w:r>
      <w:r w:rsidR="007107FD" w:rsidRPr="008662E5">
        <w:rPr>
          <w:rFonts w:cstheme="minorHAnsi"/>
          <w:lang w:val="en-GB"/>
        </w:rPr>
        <w:t>final payment</w:t>
      </w:r>
      <w:r w:rsidR="00584CF0" w:rsidRPr="008662E5">
        <w:rPr>
          <w:rFonts w:cstheme="minorHAnsi"/>
          <w:lang w:val="en-GB"/>
        </w:rPr>
        <w:t xml:space="preserve"> of the Granting Authority</w:t>
      </w:r>
      <w:r w:rsidRPr="008662E5">
        <w:rPr>
          <w:rFonts w:cstheme="minorHAnsi"/>
          <w:lang w:val="en-GB"/>
        </w:rPr>
        <w:t>:</w:t>
      </w:r>
    </w:p>
    <w:p w14:paraId="46FFF57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not to use Confidential Information otherwise than for the purpose for which it was </w:t>
      </w:r>
      <w:proofErr w:type="gramStart"/>
      <w:r w:rsidRPr="008662E5">
        <w:rPr>
          <w:rFonts w:cstheme="minorHAnsi"/>
          <w:lang w:val="en-GB" w:eastAsia="de-DE"/>
        </w:rPr>
        <w:t>disclosed;</w:t>
      </w:r>
      <w:proofErr w:type="gramEnd"/>
    </w:p>
    <w:p w14:paraId="6478B430" w14:textId="277551BC" w:rsidR="009C2D81" w:rsidRPr="008662E5" w:rsidRDefault="009C2D81" w:rsidP="00995801">
      <w:pPr>
        <w:pStyle w:val="ListBullet"/>
        <w:rPr>
          <w:rFonts w:cstheme="minorHAnsi"/>
          <w:lang w:val="en-GB" w:eastAsia="de-DE"/>
        </w:rPr>
      </w:pPr>
      <w:r w:rsidRPr="008662E5">
        <w:rPr>
          <w:rFonts w:cstheme="minorHAnsi"/>
          <w:lang w:val="en-GB" w:eastAsia="de-DE"/>
        </w:rPr>
        <w:t xml:space="preserve">not to disclose Confidential Information </w:t>
      </w:r>
      <w:commentRangeStart w:id="175"/>
      <w:commentRangeStart w:id="176"/>
      <w:r w:rsidR="00D744C1" w:rsidRPr="00D744C1">
        <w:rPr>
          <w:rFonts w:cstheme="minorHAnsi"/>
          <w:lang w:val="en-GB" w:eastAsia="de-DE"/>
        </w:rPr>
        <w:t xml:space="preserve">to any third party (other than to its Entities under the same control, Subcontractors) </w:t>
      </w:r>
      <w:r w:rsidRPr="008662E5">
        <w:rPr>
          <w:rFonts w:cstheme="minorHAnsi"/>
          <w:lang w:val="en-GB" w:eastAsia="de-DE"/>
        </w:rPr>
        <w:t>without the prior written consent by the Disclosing Party</w:t>
      </w:r>
      <w:r w:rsidR="00D744C1">
        <w:rPr>
          <w:rFonts w:cstheme="minorHAnsi"/>
          <w:lang w:val="en-GB" w:eastAsia="de-DE"/>
        </w:rPr>
        <w:t xml:space="preserve">, </w:t>
      </w:r>
      <w:r w:rsidR="00D744C1" w:rsidRPr="00D744C1">
        <w:rPr>
          <w:rFonts w:cstheme="minorHAnsi"/>
          <w:lang w:val="en-GB" w:eastAsia="de-DE"/>
        </w:rPr>
        <w:t>wherein the Recipient must ensure that an arrangement is in place prior to such disclosure that subjects the Entities under the same control and/or Subcontractors to provisions at least as strict as provided in this Section 10</w:t>
      </w:r>
      <w:commentRangeEnd w:id="175"/>
      <w:r w:rsidR="00D744C1">
        <w:rPr>
          <w:rStyle w:val="CommentReference"/>
        </w:rPr>
        <w:commentReference w:id="175"/>
      </w:r>
      <w:commentRangeEnd w:id="176"/>
      <w:r w:rsidR="0007518C">
        <w:rPr>
          <w:rStyle w:val="CommentReference"/>
        </w:rPr>
        <w:commentReference w:id="176"/>
      </w:r>
      <w:r w:rsidRPr="008662E5">
        <w:rPr>
          <w:rFonts w:cstheme="minorHAnsi"/>
          <w:lang w:val="en-GB" w:eastAsia="de-DE"/>
        </w:rPr>
        <w:t>;</w:t>
      </w:r>
    </w:p>
    <w:p w14:paraId="05A58D1A" w14:textId="77777777" w:rsidR="009C2D81" w:rsidRPr="008662E5" w:rsidRDefault="009C2D81" w:rsidP="00995801">
      <w:pPr>
        <w:pStyle w:val="ListBullet"/>
        <w:rPr>
          <w:rFonts w:cstheme="minorHAnsi"/>
          <w:lang w:val="en-GB" w:eastAsia="de-DE"/>
        </w:rPr>
      </w:pPr>
      <w:r w:rsidRPr="008662E5">
        <w:rPr>
          <w:rFonts w:cstheme="minorHAnsi"/>
          <w:lang w:val="en-GB" w:eastAsia="de-DE"/>
        </w:rPr>
        <w:t>to ensure that internal distribution of Confidential Information by a Recipient shall take place on a strict need-to-know basis; and</w:t>
      </w:r>
    </w:p>
    <w:p w14:paraId="3B22D4FE" w14:textId="219A97C3" w:rsidR="009C2D81" w:rsidRPr="008662E5" w:rsidRDefault="009C2D81" w:rsidP="00995801">
      <w:pPr>
        <w:pStyle w:val="ListBullet"/>
        <w:rPr>
          <w:rFonts w:cstheme="minorHAnsi"/>
          <w:lang w:val="en-GB" w:eastAsia="de-DE"/>
        </w:rPr>
      </w:pPr>
      <w:r w:rsidRPr="008662E5">
        <w:rPr>
          <w:rFonts w:cstheme="minorHAnsi"/>
          <w:lang w:val="en-GB" w:eastAsia="de-DE"/>
        </w:rPr>
        <w:t>to return to the Disclosing Party, or destroy, on request all Confidential Information that has been disclosed to the Recipient including all copies thereof and to delete all information stored in a machine-readable form to the extent practically possible. The Recipient may keep a copy to the extent it is required to keep, archive or store such Confidential Information because of compliance with applicable laws and regulations or for the proof of on-going obligations provided that the Recipient complies with the confidentiality obligations herein contained with respect to such copy.</w:t>
      </w:r>
    </w:p>
    <w:p w14:paraId="4251F71B" w14:textId="77777777" w:rsidR="009C2D81" w:rsidRPr="008662E5" w:rsidRDefault="002663F2" w:rsidP="00676650">
      <w:pPr>
        <w:pStyle w:val="Heading2"/>
        <w:rPr>
          <w:lang w:val="en-GB"/>
        </w:rPr>
      </w:pPr>
      <w:bookmarkStart w:id="177" w:name="_Toc90241129"/>
      <w:bookmarkEnd w:id="177"/>
      <w:r w:rsidRPr="008662E5">
        <w:rPr>
          <w:lang w:val="en-GB"/>
        </w:rPr>
        <w:t> </w:t>
      </w:r>
    </w:p>
    <w:p w14:paraId="5D8190B0" w14:textId="1C7BE3E6" w:rsidR="009C2D81" w:rsidRPr="008662E5" w:rsidRDefault="009C2D81" w:rsidP="00C70B98">
      <w:pPr>
        <w:rPr>
          <w:rFonts w:cstheme="minorHAnsi"/>
          <w:lang w:val="en-GB"/>
        </w:rPr>
      </w:pPr>
      <w:r w:rsidRPr="008662E5">
        <w:rPr>
          <w:rFonts w:cstheme="minorHAnsi"/>
          <w:lang w:val="en-GB"/>
        </w:rPr>
        <w:t xml:space="preserve">The Recipient shall be responsible for the fulfilment of the above obligations on the part of </w:t>
      </w:r>
      <w:r w:rsidR="007107FD" w:rsidRPr="008662E5">
        <w:rPr>
          <w:rFonts w:cstheme="minorHAnsi"/>
          <w:lang w:val="en-GB"/>
        </w:rPr>
        <w:t>its</w:t>
      </w:r>
      <w:r w:rsidR="008D48AF" w:rsidRPr="008662E5">
        <w:rPr>
          <w:rFonts w:cstheme="minorHAnsi"/>
          <w:lang w:val="en-GB"/>
        </w:rPr>
        <w:t xml:space="preserve"> </w:t>
      </w:r>
      <w:r w:rsidRPr="008662E5">
        <w:rPr>
          <w:rFonts w:cstheme="minorHAnsi"/>
          <w:lang w:val="en-GB"/>
        </w:rPr>
        <w:t>employees</w:t>
      </w:r>
      <w:r w:rsidR="00D744C1">
        <w:rPr>
          <w:rFonts w:cstheme="minorHAnsi"/>
          <w:lang w:val="en-GB"/>
        </w:rPr>
        <w:t xml:space="preserve">, </w:t>
      </w:r>
      <w:commentRangeStart w:id="178"/>
      <w:commentRangeStart w:id="179"/>
      <w:r w:rsidR="00D744C1" w:rsidRPr="00D744C1">
        <w:rPr>
          <w:rFonts w:cstheme="minorHAnsi"/>
          <w:lang w:val="en-GB"/>
        </w:rPr>
        <w:t>Entities under the same control</w:t>
      </w:r>
      <w:r w:rsidRPr="008662E5">
        <w:rPr>
          <w:rFonts w:cstheme="minorHAnsi"/>
          <w:lang w:val="en-GB"/>
        </w:rPr>
        <w:t xml:space="preserve"> or third parties </w:t>
      </w:r>
      <w:r w:rsidR="00D744C1" w:rsidRPr="00D744C1">
        <w:rPr>
          <w:rFonts w:cstheme="minorHAnsi"/>
          <w:lang w:val="en-GB"/>
        </w:rPr>
        <w:t xml:space="preserve">having access to the Confidential Information pursuant to this Section </w:t>
      </w:r>
      <w:r w:rsidR="00D744C1">
        <w:rPr>
          <w:rFonts w:cstheme="minorHAnsi"/>
          <w:lang w:val="en-GB"/>
        </w:rPr>
        <w:t>10</w:t>
      </w:r>
      <w:commentRangeEnd w:id="178"/>
      <w:r w:rsidR="00D744C1">
        <w:rPr>
          <w:rStyle w:val="CommentReference"/>
        </w:rPr>
        <w:commentReference w:id="178"/>
      </w:r>
      <w:commentRangeEnd w:id="179"/>
      <w:r w:rsidR="0007518C">
        <w:rPr>
          <w:rStyle w:val="CommentReference"/>
        </w:rPr>
        <w:commentReference w:id="179"/>
      </w:r>
      <w:r w:rsidRPr="008662E5">
        <w:rPr>
          <w:rFonts w:cstheme="minorHAnsi"/>
          <w:lang w:val="en-GB"/>
        </w:rPr>
        <w:t>and shall ensure that they remain so obliged, as far as legally possible, during and after the end of the Project and/or after the termination of the contractual relationship with the employee or third party.</w:t>
      </w:r>
    </w:p>
    <w:p w14:paraId="4E988D86" w14:textId="77777777" w:rsidR="009C2D81" w:rsidRPr="008662E5" w:rsidRDefault="002663F2" w:rsidP="00676650">
      <w:pPr>
        <w:pStyle w:val="Heading2"/>
        <w:rPr>
          <w:lang w:val="en-GB"/>
        </w:rPr>
      </w:pPr>
      <w:bookmarkStart w:id="180" w:name="_Toc90241131"/>
      <w:bookmarkEnd w:id="180"/>
      <w:r w:rsidRPr="008662E5">
        <w:rPr>
          <w:lang w:val="en-GB"/>
        </w:rPr>
        <w:t> </w:t>
      </w:r>
    </w:p>
    <w:p w14:paraId="4D7A227F" w14:textId="77777777" w:rsidR="009C2D81" w:rsidRPr="008662E5" w:rsidRDefault="009C2D81" w:rsidP="00C70B98">
      <w:pPr>
        <w:rPr>
          <w:rFonts w:cstheme="minorHAnsi"/>
          <w:lang w:val="en-GB"/>
        </w:rPr>
      </w:pPr>
      <w:r w:rsidRPr="008662E5">
        <w:rPr>
          <w:rFonts w:cstheme="minorHAnsi"/>
          <w:lang w:val="en-GB"/>
        </w:rPr>
        <w:t>The above shall not apply for disclosure or use of Confidential Information, if and in so far as the Recipient can show that:</w:t>
      </w:r>
    </w:p>
    <w:p w14:paraId="618A53A7"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has become or becomes publicly available by means other than a breach of the Recipient’s confidentiality </w:t>
      </w:r>
      <w:proofErr w:type="gramStart"/>
      <w:r w:rsidRPr="008662E5">
        <w:rPr>
          <w:rFonts w:cstheme="minorHAnsi"/>
          <w:lang w:val="en-GB" w:eastAsia="de-DE"/>
        </w:rPr>
        <w:t>obligations;</w:t>
      </w:r>
      <w:proofErr w:type="gramEnd"/>
    </w:p>
    <w:p w14:paraId="12B80EA1"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Disclosing Party subsequently informs the Recipient that the Confidential Information is no longer </w:t>
      </w:r>
      <w:proofErr w:type="gramStart"/>
      <w:r w:rsidRPr="008662E5">
        <w:rPr>
          <w:rFonts w:cstheme="minorHAnsi"/>
          <w:lang w:val="en-GB" w:eastAsia="de-DE"/>
        </w:rPr>
        <w:t>confidential;</w:t>
      </w:r>
      <w:proofErr w:type="gramEnd"/>
    </w:p>
    <w:p w14:paraId="3A15EB9D"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is communicated to the Recipient without any obligation of confidentiality by a third party who is to the best knowledge of the Recipient in lawful possession thereof and under no obligation of confidentiality to the Disclosing </w:t>
      </w:r>
      <w:proofErr w:type="gramStart"/>
      <w:r w:rsidRPr="008662E5">
        <w:rPr>
          <w:rFonts w:cstheme="minorHAnsi"/>
          <w:lang w:val="en-GB" w:eastAsia="de-DE"/>
        </w:rPr>
        <w:t>Party;</w:t>
      </w:r>
      <w:proofErr w:type="gramEnd"/>
    </w:p>
    <w:p w14:paraId="75FCB78E"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disclosure or communication of the Confidential Information is foreseen by provisions of the Grant </w:t>
      </w:r>
      <w:proofErr w:type="gramStart"/>
      <w:r w:rsidRPr="008662E5">
        <w:rPr>
          <w:rFonts w:cstheme="minorHAnsi"/>
          <w:lang w:val="en-GB" w:eastAsia="de-DE"/>
        </w:rPr>
        <w:t>Agreement;</w:t>
      </w:r>
      <w:proofErr w:type="gramEnd"/>
    </w:p>
    <w:p w14:paraId="7B1AB466" w14:textId="77777777" w:rsidR="009C2D81" w:rsidRPr="008662E5" w:rsidRDefault="009C2D81" w:rsidP="00995801">
      <w:pPr>
        <w:pStyle w:val="ListBullet"/>
        <w:rPr>
          <w:rFonts w:cstheme="minorHAnsi"/>
          <w:lang w:val="en-GB" w:eastAsia="de-DE"/>
        </w:rPr>
      </w:pPr>
      <w:r w:rsidRPr="008662E5">
        <w:rPr>
          <w:rFonts w:cstheme="minorHAnsi"/>
          <w:lang w:val="en-GB" w:eastAsia="de-DE"/>
        </w:rPr>
        <w:t xml:space="preserve">the Confidential Information, at any time, was developed by the Recipient completely independently of any such disclosure by the Disclosing </w:t>
      </w:r>
      <w:proofErr w:type="gramStart"/>
      <w:r w:rsidRPr="008662E5">
        <w:rPr>
          <w:rFonts w:cstheme="minorHAnsi"/>
          <w:lang w:val="en-GB" w:eastAsia="de-DE"/>
        </w:rPr>
        <w:t>Party;</w:t>
      </w:r>
      <w:proofErr w:type="gramEnd"/>
      <w:r w:rsidRPr="008662E5">
        <w:rPr>
          <w:rFonts w:cstheme="minorHAnsi"/>
          <w:lang w:val="en-GB" w:eastAsia="de-DE"/>
        </w:rPr>
        <w:t xml:space="preserve"> </w:t>
      </w:r>
    </w:p>
    <w:p w14:paraId="4A87A9F6" w14:textId="7B250C57" w:rsidR="009C2D81" w:rsidRPr="008662E5" w:rsidRDefault="009C2D81" w:rsidP="00995801">
      <w:pPr>
        <w:pStyle w:val="ListBullet"/>
        <w:rPr>
          <w:rFonts w:cstheme="minorHAnsi"/>
          <w:lang w:val="en-GB" w:eastAsia="de-DE"/>
        </w:rPr>
      </w:pPr>
      <w:r w:rsidRPr="008662E5">
        <w:rPr>
          <w:rFonts w:cstheme="minorHAnsi"/>
          <w:lang w:val="en-GB" w:eastAsia="de-DE"/>
        </w:rPr>
        <w:t>the Confidential Information was already known to the Recipient prior to disclosure</w:t>
      </w:r>
      <w:commentRangeStart w:id="181"/>
      <w:commentRangeStart w:id="182"/>
      <w:r w:rsidR="00B01ED9">
        <w:rPr>
          <w:rFonts w:cstheme="minorHAnsi"/>
          <w:lang w:val="en-GB" w:eastAsia="de-DE"/>
        </w:rPr>
        <w:t xml:space="preserve"> </w:t>
      </w:r>
      <w:r w:rsidR="00B01ED9" w:rsidRPr="00B01ED9">
        <w:rPr>
          <w:rFonts w:cstheme="minorHAnsi"/>
          <w:lang w:val="en-GB" w:eastAsia="de-DE"/>
        </w:rPr>
        <w:t>without any confidentiality obligation to the Disclosing Party</w:t>
      </w:r>
      <w:commentRangeEnd w:id="181"/>
      <w:r w:rsidR="00B01ED9">
        <w:rPr>
          <w:rStyle w:val="CommentReference"/>
        </w:rPr>
        <w:commentReference w:id="181"/>
      </w:r>
      <w:commentRangeEnd w:id="182"/>
      <w:r w:rsidR="0007518C">
        <w:rPr>
          <w:rStyle w:val="CommentReference"/>
        </w:rPr>
        <w:commentReference w:id="182"/>
      </w:r>
      <w:r w:rsidRPr="008662E5">
        <w:rPr>
          <w:rFonts w:cstheme="minorHAnsi"/>
          <w:lang w:val="en-GB" w:eastAsia="de-DE"/>
        </w:rPr>
        <w:t>, or</w:t>
      </w:r>
    </w:p>
    <w:p w14:paraId="5190146A" w14:textId="22430ADE" w:rsidR="009C2D81" w:rsidRPr="008662E5" w:rsidRDefault="009C2D81" w:rsidP="00995801">
      <w:pPr>
        <w:pStyle w:val="ListBullet"/>
        <w:rPr>
          <w:rFonts w:cstheme="minorHAnsi"/>
          <w:lang w:val="en-GB" w:eastAsia="de-DE"/>
        </w:rPr>
      </w:pPr>
      <w:r w:rsidRPr="008662E5">
        <w:rPr>
          <w:rFonts w:cstheme="minorHAnsi"/>
          <w:lang w:val="en-GB" w:eastAsia="de-DE"/>
        </w:rPr>
        <w:t xml:space="preserve">the Recipient is required to disclose the Confidential Information </w:t>
      </w:r>
      <w:proofErr w:type="gramStart"/>
      <w:r w:rsidRPr="008662E5">
        <w:rPr>
          <w:rFonts w:cstheme="minorHAnsi"/>
          <w:lang w:val="en-GB" w:eastAsia="de-DE"/>
        </w:rPr>
        <w:t>in order to</w:t>
      </w:r>
      <w:proofErr w:type="gramEnd"/>
      <w:r w:rsidRPr="008662E5">
        <w:rPr>
          <w:rFonts w:cstheme="minorHAnsi"/>
          <w:lang w:val="en-GB" w:eastAsia="de-DE"/>
        </w:rPr>
        <w:t xml:space="preserve"> comply with applicable laws or regulations or with a court or administrative order, subject to the provision Section </w:t>
      </w:r>
      <w:r w:rsidR="005906EF" w:rsidRPr="008662E5">
        <w:rPr>
          <w:rFonts w:cstheme="minorHAnsi"/>
          <w:lang w:val="en-GB" w:eastAsia="de-DE"/>
        </w:rPr>
        <w:t>10.7</w:t>
      </w:r>
      <w:r w:rsidRPr="008662E5">
        <w:rPr>
          <w:rFonts w:cstheme="minorHAnsi"/>
          <w:lang w:val="en-GB" w:eastAsia="de-DE"/>
        </w:rPr>
        <w:t xml:space="preserve"> hereunder.</w:t>
      </w:r>
    </w:p>
    <w:p w14:paraId="1F6BFC61" w14:textId="77777777" w:rsidR="009C2D81" w:rsidRPr="008662E5" w:rsidRDefault="003E024A" w:rsidP="00676650">
      <w:pPr>
        <w:pStyle w:val="Heading2"/>
        <w:rPr>
          <w:lang w:val="en-GB"/>
        </w:rPr>
      </w:pPr>
      <w:bookmarkStart w:id="183" w:name="_Toc90241133"/>
      <w:bookmarkEnd w:id="183"/>
      <w:r w:rsidRPr="008662E5">
        <w:rPr>
          <w:lang w:val="en-GB"/>
        </w:rPr>
        <w:lastRenderedPageBreak/>
        <w:t> </w:t>
      </w:r>
    </w:p>
    <w:p w14:paraId="0CBDCEDD" w14:textId="4E952207" w:rsidR="009C2D81" w:rsidRPr="008662E5" w:rsidRDefault="009C2D81" w:rsidP="00C70B98">
      <w:pPr>
        <w:rPr>
          <w:rFonts w:cstheme="minorHAnsi"/>
          <w:lang w:val="en-GB"/>
        </w:rPr>
      </w:pPr>
      <w:r w:rsidRPr="008662E5">
        <w:rPr>
          <w:rFonts w:cstheme="minorHAnsi"/>
          <w:lang w:val="en-GB"/>
        </w:rPr>
        <w:t xml:space="preserve">The Recipient shall apply the same degree of care </w:t>
      </w:r>
      <w:proofErr w:type="gramStart"/>
      <w:r w:rsidRPr="008662E5">
        <w:rPr>
          <w:rFonts w:cstheme="minorHAnsi"/>
          <w:lang w:val="en-GB"/>
        </w:rPr>
        <w:t>with regard to</w:t>
      </w:r>
      <w:proofErr w:type="gramEnd"/>
      <w:r w:rsidRPr="008662E5">
        <w:rPr>
          <w:rFonts w:cstheme="minorHAnsi"/>
          <w:lang w:val="en-GB"/>
        </w:rPr>
        <w:t xml:space="preserve"> the Confidential Information disclosed within the scope of the Project as with its own confidential and/or proprietary information, but in no case less than reasonable care</w:t>
      </w:r>
      <w:r w:rsidR="00051C00" w:rsidRPr="008662E5">
        <w:rPr>
          <w:rFonts w:cstheme="minorHAnsi"/>
          <w:lang w:val="en-GB"/>
        </w:rPr>
        <w:t>.</w:t>
      </w:r>
    </w:p>
    <w:p w14:paraId="68B59B8C" w14:textId="77777777" w:rsidR="009C2D81" w:rsidRPr="008662E5" w:rsidRDefault="003E024A" w:rsidP="00676650">
      <w:pPr>
        <w:pStyle w:val="Heading2"/>
        <w:rPr>
          <w:lang w:val="en-GB"/>
        </w:rPr>
      </w:pPr>
      <w:bookmarkStart w:id="184" w:name="_Toc90241135"/>
      <w:bookmarkEnd w:id="184"/>
      <w:r w:rsidRPr="008662E5">
        <w:rPr>
          <w:lang w:val="en-GB"/>
        </w:rPr>
        <w:t> </w:t>
      </w:r>
    </w:p>
    <w:p w14:paraId="1A1D2A98" w14:textId="77777777" w:rsidR="009C2D81" w:rsidRPr="008662E5" w:rsidRDefault="009C2D81" w:rsidP="00C70B98">
      <w:pPr>
        <w:rPr>
          <w:rFonts w:cstheme="minorHAnsi"/>
          <w:lang w:val="en-GB"/>
        </w:rPr>
      </w:pPr>
      <w:r w:rsidRPr="008662E5">
        <w:rPr>
          <w:rFonts w:cstheme="minorHAnsi"/>
          <w:lang w:val="en-GB"/>
        </w:rPr>
        <w:t>Each Recipient shall promptly inform the relevant Disclosing Party by written notice of any unauthorised disclosure, misappropriation or misuse of Confidential Information after it becomes aware of such unauthorised disclosure, misappropriation or misuse.</w:t>
      </w:r>
    </w:p>
    <w:p w14:paraId="6BF7CFCD" w14:textId="77777777" w:rsidR="009C2D81" w:rsidRPr="008662E5" w:rsidRDefault="003E024A" w:rsidP="00676650">
      <w:pPr>
        <w:pStyle w:val="Heading2"/>
        <w:rPr>
          <w:lang w:val="en-GB"/>
        </w:rPr>
      </w:pPr>
      <w:bookmarkStart w:id="185" w:name="_Toc90241137"/>
      <w:bookmarkStart w:id="186" w:name="_Ref90241448"/>
      <w:bookmarkEnd w:id="185"/>
      <w:r w:rsidRPr="008662E5">
        <w:rPr>
          <w:lang w:val="en-GB"/>
        </w:rPr>
        <w:t> </w:t>
      </w:r>
      <w:bookmarkEnd w:id="186"/>
    </w:p>
    <w:p w14:paraId="1CEBC95C" w14:textId="41A32E4D" w:rsidR="009C2D81" w:rsidRPr="008662E5" w:rsidRDefault="009C2D81" w:rsidP="00C70B98">
      <w:pPr>
        <w:rPr>
          <w:rFonts w:cstheme="minorHAnsi"/>
          <w:lang w:val="en-GB"/>
        </w:rPr>
      </w:pPr>
      <w:r w:rsidRPr="008662E5">
        <w:rPr>
          <w:rFonts w:cstheme="minorHAnsi"/>
          <w:lang w:val="en-GB"/>
        </w:rPr>
        <w:t xml:space="preserve">If any Recipient becomes aware that it will be required, or is likely to be required, to disclose Confidential Information </w:t>
      </w:r>
      <w:proofErr w:type="gramStart"/>
      <w:r w:rsidRPr="008662E5">
        <w:rPr>
          <w:rFonts w:cstheme="minorHAnsi"/>
          <w:lang w:val="en-GB"/>
        </w:rPr>
        <w:t>in order to</w:t>
      </w:r>
      <w:proofErr w:type="gramEnd"/>
      <w:r w:rsidRPr="008662E5">
        <w:rPr>
          <w:rFonts w:cstheme="minorHAnsi"/>
          <w:lang w:val="en-GB"/>
        </w:rPr>
        <w:t xml:space="preserve"> comply with applicable laws or regulations or with a court or administrative order, it shall, to the extent it is lawfully able to do so, prior to any such disclosure</w:t>
      </w:r>
      <w:r w:rsidR="00051C00" w:rsidRPr="008662E5">
        <w:rPr>
          <w:rFonts w:cstheme="minorHAnsi"/>
          <w:lang w:val="en-GB"/>
        </w:rPr>
        <w:t>.</w:t>
      </w:r>
    </w:p>
    <w:p w14:paraId="1C9898D4" w14:textId="77777777" w:rsidR="009C2D81" w:rsidRPr="008662E5" w:rsidRDefault="009C2D81" w:rsidP="00995801">
      <w:pPr>
        <w:pStyle w:val="ListBullet"/>
        <w:rPr>
          <w:rFonts w:cstheme="minorHAnsi"/>
          <w:lang w:val="en-GB" w:eastAsia="de-DE"/>
        </w:rPr>
      </w:pPr>
      <w:r w:rsidRPr="008662E5">
        <w:rPr>
          <w:rFonts w:cstheme="minorHAnsi"/>
          <w:lang w:val="en-GB" w:eastAsia="de-DE"/>
        </w:rPr>
        <w:t>notify the Disclosing Party, and</w:t>
      </w:r>
    </w:p>
    <w:p w14:paraId="252BBEA8" w14:textId="77777777" w:rsidR="009C2D81" w:rsidRPr="008662E5" w:rsidRDefault="009C2D81" w:rsidP="00995801">
      <w:pPr>
        <w:pStyle w:val="ListBullet"/>
        <w:rPr>
          <w:rFonts w:cstheme="minorHAnsi"/>
          <w:lang w:val="en-GB" w:eastAsia="de-DE"/>
        </w:rPr>
      </w:pPr>
      <w:r w:rsidRPr="008662E5">
        <w:rPr>
          <w:rFonts w:cstheme="minorHAnsi"/>
          <w:lang w:val="en-GB" w:eastAsia="de-DE"/>
        </w:rPr>
        <w:t>comply with the Disclosing Party’s reasonable instructions to protect the confidentiality of the information.</w:t>
      </w:r>
    </w:p>
    <w:p w14:paraId="1A3DEB01" w14:textId="77777777" w:rsidR="009C2D81" w:rsidRPr="008662E5" w:rsidRDefault="009C2D81" w:rsidP="00995801">
      <w:pPr>
        <w:pStyle w:val="Heading1"/>
        <w:rPr>
          <w:rFonts w:cstheme="minorHAnsi"/>
        </w:rPr>
      </w:pPr>
      <w:bookmarkStart w:id="187" w:name="_Toc90241139"/>
      <w:bookmarkStart w:id="188" w:name="_Toc90280844"/>
      <w:bookmarkStart w:id="189" w:name="_Toc90404938"/>
      <w:bookmarkStart w:id="190" w:name="_Toc90241140"/>
      <w:bookmarkStart w:id="191" w:name="_Toc90280845"/>
      <w:bookmarkStart w:id="192" w:name="_Toc90404939"/>
      <w:bookmarkStart w:id="193" w:name="_Toc90241141"/>
      <w:bookmarkStart w:id="194" w:name="_Toc90280846"/>
      <w:bookmarkStart w:id="195" w:name="_Toc90404940"/>
      <w:bookmarkStart w:id="196" w:name="_Toc169547868"/>
      <w:bookmarkEnd w:id="187"/>
      <w:bookmarkEnd w:id="188"/>
      <w:bookmarkEnd w:id="189"/>
      <w:bookmarkEnd w:id="190"/>
      <w:bookmarkEnd w:id="191"/>
      <w:bookmarkEnd w:id="192"/>
      <w:bookmarkEnd w:id="193"/>
      <w:bookmarkEnd w:id="194"/>
      <w:bookmarkEnd w:id="195"/>
      <w:r w:rsidRPr="008662E5">
        <w:rPr>
          <w:rFonts w:cstheme="minorHAnsi"/>
          <w:lang w:val="en-GB" w:eastAsia="da-DK"/>
        </w:rPr>
        <w:t>Miscellaneous</w:t>
      </w:r>
      <w:bookmarkEnd w:id="196"/>
    </w:p>
    <w:p w14:paraId="546D5323" w14:textId="77777777" w:rsidR="009C2D81" w:rsidRPr="008662E5" w:rsidRDefault="009C2D81" w:rsidP="00676650">
      <w:pPr>
        <w:pStyle w:val="Heading2"/>
        <w:rPr>
          <w:lang w:val="en-GB" w:eastAsia="da-DK"/>
        </w:rPr>
      </w:pPr>
      <w:r w:rsidRPr="008662E5">
        <w:rPr>
          <w:lang w:val="en-GB" w:eastAsia="da-DK"/>
        </w:rPr>
        <w:t>Attachments, inconsistencies and severability</w:t>
      </w:r>
    </w:p>
    <w:p w14:paraId="011B5463" w14:textId="77777777" w:rsidR="009C2D81" w:rsidRPr="008662E5" w:rsidRDefault="009C2D81" w:rsidP="00B93725">
      <w:pPr>
        <w:rPr>
          <w:rFonts w:cstheme="minorHAnsi"/>
          <w:lang w:val="en-GB"/>
        </w:rPr>
      </w:pPr>
      <w:r w:rsidRPr="008662E5">
        <w:rPr>
          <w:rFonts w:cstheme="minorHAnsi"/>
          <w:lang w:val="en-GB"/>
        </w:rPr>
        <w:t>This Consortium Agreement consists of this core text and</w:t>
      </w:r>
      <w:r w:rsidR="00B93725" w:rsidRPr="008662E5">
        <w:rPr>
          <w:rFonts w:cstheme="minorHAnsi"/>
          <w:lang w:val="en-GB"/>
        </w:rPr>
        <w:t>:</w:t>
      </w:r>
    </w:p>
    <w:p w14:paraId="1081184F" w14:textId="77777777" w:rsidR="009C2D81" w:rsidRPr="008662E5" w:rsidRDefault="009C2D81" w:rsidP="00995801">
      <w:pPr>
        <w:pStyle w:val="ListBullet"/>
        <w:rPr>
          <w:rFonts w:cstheme="minorHAnsi"/>
          <w:lang w:val="en-GB"/>
        </w:rPr>
      </w:pPr>
      <w:r w:rsidRPr="008662E5">
        <w:rPr>
          <w:rFonts w:cstheme="minorHAnsi"/>
          <w:lang w:val="en-GB"/>
        </w:rPr>
        <w:t xml:space="preserve">Attachment 1 (Background included) </w:t>
      </w:r>
    </w:p>
    <w:p w14:paraId="438E46F9" w14:textId="77777777" w:rsidR="009C2D81" w:rsidRPr="008662E5" w:rsidRDefault="009C2D81" w:rsidP="00995801">
      <w:pPr>
        <w:pStyle w:val="ListBullet"/>
        <w:rPr>
          <w:rFonts w:cstheme="minorHAnsi"/>
          <w:lang w:val="en-GB"/>
        </w:rPr>
      </w:pPr>
      <w:r w:rsidRPr="008662E5">
        <w:rPr>
          <w:rFonts w:cstheme="minorHAnsi"/>
          <w:lang w:val="en-GB"/>
        </w:rPr>
        <w:t>Attachment 2 (Accession document)</w:t>
      </w:r>
    </w:p>
    <w:p w14:paraId="44458D3F" w14:textId="0104B421" w:rsidR="009C2D81" w:rsidRPr="008662E5" w:rsidRDefault="009C2D81" w:rsidP="00995801">
      <w:pPr>
        <w:pStyle w:val="ListBullet"/>
        <w:rPr>
          <w:rFonts w:cstheme="minorHAnsi"/>
          <w:lang w:val="en-GB"/>
        </w:rPr>
      </w:pPr>
      <w:r w:rsidRPr="008662E5">
        <w:rPr>
          <w:rFonts w:cstheme="minorHAnsi"/>
          <w:lang w:val="en-GB"/>
        </w:rPr>
        <w:t xml:space="preserve">Attachment 3 (List of third parties for simplified transfer according to Section </w:t>
      </w:r>
      <w:r w:rsidR="005906EF" w:rsidRPr="008662E5">
        <w:rPr>
          <w:rFonts w:cstheme="minorHAnsi"/>
          <w:lang w:val="en-GB"/>
        </w:rPr>
        <w:t>8.3.2</w:t>
      </w:r>
      <w:r w:rsidRPr="008662E5">
        <w:rPr>
          <w:rFonts w:cstheme="minorHAnsi"/>
          <w:lang w:val="en-GB"/>
        </w:rPr>
        <w:t xml:space="preserve">) </w:t>
      </w:r>
    </w:p>
    <w:p w14:paraId="438D2A3B" w14:textId="2DCCAA4B" w:rsidR="009C2D81" w:rsidRPr="008662E5" w:rsidRDefault="009C2D81" w:rsidP="00C70B98">
      <w:pPr>
        <w:rPr>
          <w:rFonts w:cstheme="minorHAnsi"/>
          <w:lang w:val="en-GB"/>
        </w:rPr>
      </w:pPr>
      <w:r w:rsidRPr="008662E5">
        <w:rPr>
          <w:rFonts w:cstheme="minorHAnsi"/>
          <w:lang w:val="en-GB"/>
        </w:rPr>
        <w:t xml:space="preserve">In case the terms of this Consortium Agreement </w:t>
      </w:r>
      <w:proofErr w:type="gramStart"/>
      <w:r w:rsidRPr="008662E5">
        <w:rPr>
          <w:rFonts w:cstheme="minorHAnsi"/>
          <w:lang w:val="en-GB"/>
        </w:rPr>
        <w:t>are in conflict with</w:t>
      </w:r>
      <w:proofErr w:type="gramEnd"/>
      <w:r w:rsidRPr="008662E5">
        <w:rPr>
          <w:rFonts w:cstheme="minorHAnsi"/>
          <w:lang w:val="en-GB"/>
        </w:rPr>
        <w:t xml:space="preserve"> </w:t>
      </w:r>
      <w:commentRangeStart w:id="197"/>
      <w:commentRangeStart w:id="198"/>
      <w:r w:rsidR="00B01ED9">
        <w:rPr>
          <w:rFonts w:cstheme="minorHAnsi"/>
          <w:lang w:val="en-GB"/>
        </w:rPr>
        <w:t>mandatory</w:t>
      </w:r>
      <w:commentRangeEnd w:id="197"/>
      <w:r w:rsidR="00B01ED9">
        <w:rPr>
          <w:rStyle w:val="CommentReference"/>
        </w:rPr>
        <w:commentReference w:id="197"/>
      </w:r>
      <w:commentRangeEnd w:id="198"/>
      <w:r w:rsidR="0007518C">
        <w:rPr>
          <w:rStyle w:val="CommentReference"/>
        </w:rPr>
        <w:commentReference w:id="198"/>
      </w:r>
      <w:r w:rsidR="00B01ED9" w:rsidRPr="008662E5">
        <w:rPr>
          <w:rFonts w:cstheme="minorHAnsi"/>
          <w:lang w:val="en-GB"/>
        </w:rPr>
        <w:t xml:space="preserve"> </w:t>
      </w:r>
      <w:r w:rsidRPr="008662E5">
        <w:rPr>
          <w:rFonts w:cstheme="minorHAnsi"/>
          <w:lang w:val="en-GB"/>
        </w:rPr>
        <w:t>terms of the Grant Agreement, the terms of the latter shall prevail. In case of conflicts between the attachments and the core text of this Consortium Agreement, the latter shall prevail.</w:t>
      </w:r>
    </w:p>
    <w:p w14:paraId="1999F9B8" w14:textId="77777777" w:rsidR="009C2D81" w:rsidRPr="008662E5" w:rsidRDefault="009C2D81" w:rsidP="00C70B98">
      <w:pPr>
        <w:rPr>
          <w:rFonts w:cstheme="minorHAnsi"/>
          <w:lang w:val="en-GB"/>
        </w:rPr>
      </w:pPr>
      <w:r w:rsidRPr="008662E5">
        <w:rPr>
          <w:rFonts w:cstheme="minorHAnsi"/>
          <w:lang w:val="en-GB"/>
        </w:rPr>
        <w:t>Should any provision of this Consortium Agreement become invalid, illegal or unenforceable, it shall not affect the validity of the remaining provisions of this Consortium Agreement. In such a case, the Parties concerned shall be entitled to request that a valid and practicable provision be negotiated that fulfils the purpose of the original provision.</w:t>
      </w:r>
    </w:p>
    <w:p w14:paraId="430DCAFB" w14:textId="77777777" w:rsidR="009C2D81" w:rsidRPr="008662E5" w:rsidRDefault="009C2D81" w:rsidP="00676650">
      <w:pPr>
        <w:pStyle w:val="Heading2"/>
        <w:rPr>
          <w:lang w:val="en-GB" w:eastAsia="da-DK"/>
        </w:rPr>
      </w:pPr>
      <w:bookmarkStart w:id="199" w:name="_Toc90241144"/>
      <w:bookmarkEnd w:id="199"/>
      <w:r w:rsidRPr="008662E5">
        <w:rPr>
          <w:lang w:val="en-GB" w:eastAsia="da-DK"/>
        </w:rPr>
        <w:t>No representation, partnership or agency</w:t>
      </w:r>
    </w:p>
    <w:p w14:paraId="0330CF70" w14:textId="1F8CB810" w:rsidR="009C2D81" w:rsidRPr="008662E5" w:rsidRDefault="009C2D81" w:rsidP="00C70B98">
      <w:pPr>
        <w:rPr>
          <w:rFonts w:cstheme="minorHAnsi"/>
          <w:lang w:val="en-GB"/>
        </w:rPr>
      </w:pPr>
      <w:r w:rsidRPr="008662E5">
        <w:rPr>
          <w:rFonts w:cstheme="minorHAnsi"/>
          <w:lang w:val="en-GB"/>
        </w:rPr>
        <w:t xml:space="preserve">Except as otherwise provided in Section </w:t>
      </w:r>
      <w:r w:rsidR="005906EF" w:rsidRPr="008662E5">
        <w:rPr>
          <w:rFonts w:cstheme="minorHAnsi"/>
          <w:lang w:val="en-GB"/>
        </w:rPr>
        <w:t>6.4.4</w:t>
      </w:r>
      <w:r w:rsidRPr="008662E5">
        <w:rPr>
          <w:rFonts w:cstheme="minorHAnsi"/>
          <w:lang w:val="en-GB"/>
        </w:rPr>
        <w:t>, no Party shall be entitled to act or to make legally binding declarations on behalf of any other Party or of the consortium. Nothing in this Consortium Agreement shall be deemed to constitute a joint venture, agency, partnership, interest grouping or any other kind of formal business grouping or entity between the Parties.</w:t>
      </w:r>
    </w:p>
    <w:p w14:paraId="02929D69" w14:textId="77777777" w:rsidR="009C2D81" w:rsidRPr="008662E5" w:rsidRDefault="009C2D81" w:rsidP="00676650">
      <w:pPr>
        <w:pStyle w:val="Heading2"/>
        <w:rPr>
          <w:lang w:val="en-GB" w:eastAsia="da-DK"/>
        </w:rPr>
      </w:pPr>
      <w:r w:rsidRPr="008662E5">
        <w:rPr>
          <w:lang w:val="en-GB" w:eastAsia="da-DK"/>
        </w:rPr>
        <w:lastRenderedPageBreak/>
        <w:t>Formal and written notices</w:t>
      </w:r>
    </w:p>
    <w:p w14:paraId="4DAD6E95" w14:textId="77777777" w:rsidR="009C2D81" w:rsidRPr="008662E5" w:rsidRDefault="009C2D81" w:rsidP="00C70B98">
      <w:pPr>
        <w:rPr>
          <w:rFonts w:cstheme="minorHAnsi"/>
          <w:lang w:val="en-GB"/>
        </w:rPr>
      </w:pPr>
      <w:r w:rsidRPr="008662E5">
        <w:rPr>
          <w:rFonts w:cstheme="minorHAnsi"/>
          <w:lang w:val="en-GB"/>
        </w:rPr>
        <w:t xml:space="preserve">Any notice to be given under this Consortium Agreement shall be addressed to the recipients as listed in the most current address list kept by the </w:t>
      </w:r>
      <w:proofErr w:type="gramStart"/>
      <w:r w:rsidRPr="008662E5">
        <w:rPr>
          <w:rFonts w:cstheme="minorHAnsi"/>
          <w:lang w:val="en-GB"/>
        </w:rPr>
        <w:t>Coordinator</w:t>
      </w:r>
      <w:proofErr w:type="gramEnd"/>
      <w:r w:rsidRPr="008662E5">
        <w:rPr>
          <w:rFonts w:cstheme="minorHAnsi"/>
          <w:lang w:val="en-GB"/>
        </w:rPr>
        <w:t>.</w:t>
      </w:r>
    </w:p>
    <w:p w14:paraId="117825C4" w14:textId="77777777" w:rsidR="009C2D81" w:rsidRPr="008662E5" w:rsidRDefault="009C2D81" w:rsidP="00C70B98">
      <w:pPr>
        <w:rPr>
          <w:rFonts w:cstheme="minorHAnsi"/>
          <w:lang w:val="en-GB"/>
        </w:rPr>
      </w:pPr>
      <w:r w:rsidRPr="008662E5">
        <w:rPr>
          <w:rFonts w:cstheme="minorHAnsi"/>
          <w:lang w:val="en-GB"/>
        </w:rPr>
        <w:t xml:space="preserve">Any change of persons or contact details shall be immediately communicated to the </w:t>
      </w:r>
      <w:proofErr w:type="gramStart"/>
      <w:r w:rsidRPr="008662E5">
        <w:rPr>
          <w:rFonts w:cstheme="minorHAnsi"/>
          <w:lang w:val="en-GB"/>
        </w:rPr>
        <w:t>Coordinator</w:t>
      </w:r>
      <w:proofErr w:type="gramEnd"/>
      <w:r w:rsidRPr="008662E5">
        <w:rPr>
          <w:rFonts w:cstheme="minorHAnsi"/>
          <w:lang w:val="en-GB"/>
        </w:rPr>
        <w:t xml:space="preserve"> by written notice. The address list shall be accessible to all Parties.</w:t>
      </w:r>
    </w:p>
    <w:p w14:paraId="494D81A8" w14:textId="77777777" w:rsidR="009C2D81" w:rsidRPr="008662E5" w:rsidRDefault="009C2D81" w:rsidP="00C70B98">
      <w:pPr>
        <w:rPr>
          <w:rFonts w:cstheme="minorHAnsi"/>
          <w:lang w:val="en-GB"/>
        </w:rPr>
      </w:pPr>
      <w:r w:rsidRPr="008662E5">
        <w:rPr>
          <w:rFonts w:cstheme="minorHAnsi"/>
          <w:lang w:val="en-GB"/>
        </w:rPr>
        <w:t>Formal notices:</w:t>
      </w:r>
    </w:p>
    <w:p w14:paraId="3D73DF60" w14:textId="5363536B" w:rsidR="009C2D81" w:rsidRPr="008662E5" w:rsidRDefault="009C2D81" w:rsidP="00C70B98">
      <w:pPr>
        <w:rPr>
          <w:rFonts w:eastAsia="Arial" w:cstheme="minorHAnsi"/>
          <w:lang w:val="en-GB"/>
        </w:rPr>
      </w:pPr>
      <w:r w:rsidRPr="008662E5">
        <w:rPr>
          <w:rFonts w:cstheme="minorHAnsi"/>
          <w:lang w:val="en-GB"/>
        </w:rPr>
        <w:t xml:space="preserve">If it is required in this Consortium Agreement (Sections </w:t>
      </w:r>
      <w:r w:rsidR="005906EF" w:rsidRPr="008662E5">
        <w:rPr>
          <w:rFonts w:cstheme="minorHAnsi"/>
          <w:lang w:val="en-GB"/>
        </w:rPr>
        <w:t>4.2</w:t>
      </w:r>
      <w:r w:rsidRPr="008662E5">
        <w:rPr>
          <w:rFonts w:cstheme="minorHAnsi"/>
          <w:lang w:val="en-GB"/>
        </w:rPr>
        <w:t xml:space="preserve">, </w:t>
      </w:r>
      <w:r w:rsidR="005906EF" w:rsidRPr="008662E5">
        <w:rPr>
          <w:rFonts w:cstheme="minorHAnsi"/>
          <w:lang w:val="en-GB"/>
        </w:rPr>
        <w:t>9.7.2.1.1</w:t>
      </w:r>
      <w:r w:rsidRPr="008662E5">
        <w:rPr>
          <w:rFonts w:cstheme="minorHAnsi"/>
          <w:lang w:val="en-GB"/>
        </w:rPr>
        <w:t xml:space="preserve">, and </w:t>
      </w:r>
      <w:r w:rsidR="005906EF" w:rsidRPr="008662E5">
        <w:rPr>
          <w:rFonts w:cstheme="minorHAnsi"/>
          <w:lang w:val="en-GB"/>
        </w:rPr>
        <w:t>11.4</w:t>
      </w:r>
      <w:r w:rsidRPr="008662E5">
        <w:rPr>
          <w:rFonts w:cstheme="minorHAnsi"/>
          <w:lang w:val="en-GB"/>
        </w:rPr>
        <w:t>) that a formal notice, consent or approval shall be given, such notice shall be signed by an authorised representative of a Party and shall either be served personally or sent by mail with recorded delivery with acknowledgement of receipt.</w:t>
      </w:r>
    </w:p>
    <w:p w14:paraId="214D3B72" w14:textId="77777777" w:rsidR="009C2D81" w:rsidRPr="008662E5" w:rsidRDefault="009C2D81" w:rsidP="00C70B98">
      <w:pPr>
        <w:rPr>
          <w:rFonts w:cstheme="minorHAnsi"/>
          <w:lang w:val="en-GB"/>
        </w:rPr>
      </w:pPr>
      <w:r w:rsidRPr="008662E5">
        <w:rPr>
          <w:rFonts w:cstheme="minorHAnsi"/>
          <w:lang w:val="en-GB"/>
        </w:rPr>
        <w:t>Written notice:</w:t>
      </w:r>
    </w:p>
    <w:p w14:paraId="2AEE4887" w14:textId="77777777" w:rsidR="009C2D81" w:rsidRPr="008662E5" w:rsidRDefault="009C2D81" w:rsidP="00C70B98">
      <w:pPr>
        <w:rPr>
          <w:rFonts w:cstheme="minorHAnsi"/>
          <w:lang w:val="en-GB"/>
        </w:rPr>
      </w:pPr>
      <w:r w:rsidRPr="008662E5">
        <w:rPr>
          <w:rFonts w:cstheme="minorHAnsi"/>
          <w:lang w:val="en-GB"/>
        </w:rPr>
        <w:t xml:space="preserve">Where written notice is required by this Consortium Agreement, this is fulfilled also by other means of communication such as e-mail </w:t>
      </w:r>
      <w:r w:rsidRPr="00D77B80">
        <w:rPr>
          <w:rFonts w:cstheme="minorHAnsi"/>
          <w:lang w:val="en-GB"/>
        </w:rPr>
        <w:t>with acknowledgement of receipt</w:t>
      </w:r>
      <w:r w:rsidRPr="008662E5">
        <w:rPr>
          <w:rFonts w:cstheme="minorHAnsi"/>
          <w:lang w:val="en-GB"/>
        </w:rPr>
        <w:t>.</w:t>
      </w:r>
    </w:p>
    <w:p w14:paraId="12611ACB" w14:textId="77777777" w:rsidR="009C2D81" w:rsidRPr="008662E5" w:rsidRDefault="009C2D81" w:rsidP="00676650">
      <w:pPr>
        <w:pStyle w:val="Heading2"/>
        <w:rPr>
          <w:lang w:val="en-GB" w:eastAsia="da-DK"/>
        </w:rPr>
      </w:pPr>
      <w:bookmarkStart w:id="200" w:name="_Toc90241147"/>
      <w:bookmarkStart w:id="201" w:name="_Toc90241148"/>
      <w:bookmarkStart w:id="202" w:name="_Ref90241547"/>
      <w:bookmarkEnd w:id="200"/>
      <w:bookmarkEnd w:id="201"/>
      <w:r w:rsidRPr="008662E5">
        <w:rPr>
          <w:lang w:val="en-GB" w:eastAsia="da-DK"/>
        </w:rPr>
        <w:t>Assignment and amendments</w:t>
      </w:r>
      <w:bookmarkEnd w:id="202"/>
    </w:p>
    <w:p w14:paraId="324D969E" w14:textId="24841207" w:rsidR="009C2D81" w:rsidRPr="008662E5" w:rsidRDefault="009C2D81" w:rsidP="00C70B98">
      <w:pPr>
        <w:rPr>
          <w:rFonts w:cstheme="minorHAnsi"/>
          <w:lang w:val="en-GB"/>
        </w:rPr>
      </w:pPr>
      <w:r w:rsidRPr="008662E5">
        <w:rPr>
          <w:rFonts w:cstheme="minorHAnsi"/>
          <w:lang w:val="en-GB"/>
        </w:rPr>
        <w:t xml:space="preserve">Except as set out in Section </w:t>
      </w:r>
      <w:r w:rsidR="005906EF" w:rsidRPr="008662E5">
        <w:rPr>
          <w:rFonts w:cstheme="minorHAnsi"/>
          <w:lang w:val="en-GB"/>
        </w:rPr>
        <w:t>8.3</w:t>
      </w:r>
      <w:r w:rsidRPr="008662E5">
        <w:rPr>
          <w:rFonts w:cstheme="minorHAnsi"/>
          <w:lang w:val="en-GB"/>
        </w:rPr>
        <w:t>, no rights or obligations of the Parties arising from this Consortium Agreement may be assigned or transferred, in whole or in part, to any third party without the other Parties’ prior formal approval.</w:t>
      </w:r>
    </w:p>
    <w:p w14:paraId="65980011" w14:textId="4579D8B3" w:rsidR="009C2D81" w:rsidRPr="008662E5" w:rsidRDefault="009C2D81" w:rsidP="00C70B98">
      <w:pPr>
        <w:rPr>
          <w:rFonts w:cstheme="minorHAnsi"/>
          <w:lang w:val="en-GB"/>
        </w:rPr>
      </w:pPr>
      <w:r w:rsidRPr="008662E5">
        <w:rPr>
          <w:rFonts w:cstheme="minorHAnsi"/>
          <w:lang w:val="en-GB"/>
        </w:rPr>
        <w:t>Amendments and modifications to the text of this Consortium Agreement not explicitly listed in</w:t>
      </w:r>
      <w:r w:rsidR="003C0C13" w:rsidRPr="00D77B80">
        <w:rPr>
          <w:rFonts w:cstheme="minorHAnsi"/>
          <w:lang w:val="en-GB"/>
        </w:rPr>
        <w:t xml:space="preserve"> Section </w:t>
      </w:r>
      <w:r w:rsidR="005906EF" w:rsidRPr="00D77B80">
        <w:rPr>
          <w:rFonts w:cstheme="minorHAnsi"/>
          <w:lang w:val="en-GB"/>
        </w:rPr>
        <w:t>6.3.7</w:t>
      </w:r>
      <w:r w:rsidRPr="00D77B80">
        <w:rPr>
          <w:rFonts w:cstheme="minorHAnsi"/>
          <w:lang w:val="en-GB"/>
        </w:rPr>
        <w:t xml:space="preserve"> (SP)</w:t>
      </w:r>
      <w:r w:rsidRPr="008662E5">
        <w:rPr>
          <w:rFonts w:cstheme="minorHAnsi"/>
          <w:lang w:val="en-GB"/>
        </w:rPr>
        <w:t xml:space="preserve"> require a separate written agreement to be signed between all Parties.</w:t>
      </w:r>
    </w:p>
    <w:p w14:paraId="13476FC2" w14:textId="77777777" w:rsidR="009C2D81" w:rsidRPr="008662E5" w:rsidRDefault="009C2D81" w:rsidP="00676650">
      <w:pPr>
        <w:pStyle w:val="Heading2"/>
        <w:rPr>
          <w:lang w:val="en-GB" w:eastAsia="da-DK"/>
        </w:rPr>
      </w:pPr>
      <w:bookmarkStart w:id="203" w:name="_Toc90241150"/>
      <w:bookmarkEnd w:id="203"/>
      <w:r w:rsidRPr="008662E5">
        <w:rPr>
          <w:lang w:val="en-GB" w:eastAsia="da-DK"/>
        </w:rPr>
        <w:t>Mandatory national law</w:t>
      </w:r>
    </w:p>
    <w:p w14:paraId="36972850" w14:textId="77777777" w:rsidR="009C2D81" w:rsidRPr="008662E5" w:rsidRDefault="009C2D81" w:rsidP="00C70B98">
      <w:pPr>
        <w:rPr>
          <w:rFonts w:cstheme="minorHAnsi"/>
          <w:lang w:val="en-GB"/>
        </w:rPr>
      </w:pPr>
      <w:r w:rsidRPr="008662E5">
        <w:rPr>
          <w:rFonts w:cstheme="minorHAnsi"/>
          <w:lang w:val="en-GB"/>
        </w:rPr>
        <w:t>Nothing in this Consortium Agreement shall be deemed to require a Party to breach any mandatory statutory law under which the Party is operating.</w:t>
      </w:r>
    </w:p>
    <w:p w14:paraId="5FF25FCD" w14:textId="77777777" w:rsidR="009C2D81" w:rsidRPr="008662E5" w:rsidRDefault="009C2D81" w:rsidP="00676650">
      <w:pPr>
        <w:pStyle w:val="Heading2"/>
        <w:rPr>
          <w:lang w:val="en-GB"/>
        </w:rPr>
      </w:pPr>
      <w:r w:rsidRPr="008662E5">
        <w:rPr>
          <w:lang w:val="en-GB"/>
        </w:rPr>
        <w:t>Language</w:t>
      </w:r>
    </w:p>
    <w:p w14:paraId="70521409" w14:textId="77777777" w:rsidR="009C2D81" w:rsidRPr="008662E5" w:rsidRDefault="009C2D81" w:rsidP="00C70B98">
      <w:pPr>
        <w:rPr>
          <w:rFonts w:cstheme="minorHAnsi"/>
          <w:lang w:val="en-GB"/>
        </w:rPr>
      </w:pPr>
      <w:r w:rsidRPr="008662E5">
        <w:rPr>
          <w:rFonts w:cstheme="minorHAnsi"/>
          <w:lang w:val="en-GB"/>
        </w:rPr>
        <w:t>This Consortium Agreement is drawn up in English, which language shall govern all documents, notices, meetings, arbitral proceedings and processes relative thereto.</w:t>
      </w:r>
    </w:p>
    <w:p w14:paraId="17D791F0" w14:textId="77777777" w:rsidR="009C2D81" w:rsidRPr="008662E5" w:rsidRDefault="009C2D81" w:rsidP="00676650">
      <w:pPr>
        <w:pStyle w:val="Heading2"/>
        <w:rPr>
          <w:lang w:val="en-GB"/>
        </w:rPr>
      </w:pPr>
      <w:bookmarkStart w:id="204" w:name="_Toc90241153"/>
      <w:bookmarkEnd w:id="204"/>
      <w:r w:rsidRPr="008662E5">
        <w:rPr>
          <w:lang w:val="en-GB"/>
        </w:rPr>
        <w:t>Applicable law</w:t>
      </w:r>
    </w:p>
    <w:p w14:paraId="4406509F" w14:textId="77777777" w:rsidR="009C2D81" w:rsidRPr="008662E5" w:rsidRDefault="009C2D81" w:rsidP="00C70B98">
      <w:pPr>
        <w:rPr>
          <w:rFonts w:cstheme="minorHAnsi"/>
          <w:lang w:val="en-GB"/>
        </w:rPr>
      </w:pPr>
      <w:r w:rsidRPr="008662E5">
        <w:rPr>
          <w:rFonts w:cstheme="minorHAnsi"/>
          <w:lang w:val="en-GB"/>
        </w:rPr>
        <w:t>This Consortium Agreement shall be construed in accordance with and governed by the laws of Belgium excluding its conflict of law provisions.</w:t>
      </w:r>
    </w:p>
    <w:p w14:paraId="414FB296" w14:textId="77777777" w:rsidR="009C2D81" w:rsidRPr="008662E5" w:rsidRDefault="009C2D81" w:rsidP="00676650">
      <w:pPr>
        <w:pStyle w:val="Heading2"/>
        <w:rPr>
          <w:lang w:val="en-GB"/>
        </w:rPr>
      </w:pPr>
      <w:bookmarkStart w:id="205" w:name="_Toc90241155"/>
      <w:bookmarkStart w:id="206" w:name="_Ref90241834"/>
      <w:bookmarkEnd w:id="205"/>
      <w:r w:rsidRPr="008662E5">
        <w:rPr>
          <w:lang w:val="en-GB"/>
        </w:rPr>
        <w:t>Settlement of disputes</w:t>
      </w:r>
      <w:bookmarkEnd w:id="206"/>
    </w:p>
    <w:p w14:paraId="298301A1" w14:textId="77777777" w:rsidR="009C2D81" w:rsidRPr="008662E5" w:rsidRDefault="009C2D81" w:rsidP="00C70B98">
      <w:pPr>
        <w:rPr>
          <w:rFonts w:cstheme="minorHAnsi"/>
          <w:lang w:val="en-GB"/>
        </w:rPr>
      </w:pPr>
      <w:commentRangeStart w:id="207"/>
      <w:commentRangeStart w:id="208"/>
      <w:r w:rsidRPr="008662E5">
        <w:rPr>
          <w:rFonts w:cstheme="minorHAnsi"/>
          <w:lang w:val="en-GB"/>
        </w:rPr>
        <w:t>The Parties shall endeavour to settle their disputes amicably.</w:t>
      </w:r>
    </w:p>
    <w:p w14:paraId="7DD049D1" w14:textId="63E251FA" w:rsidR="009C2D81" w:rsidRPr="008662E5" w:rsidRDefault="00C155E7" w:rsidP="00C155E7">
      <w:pPr>
        <w:rPr>
          <w:rFonts w:cstheme="minorHAnsi"/>
          <w:lang w:val="en-GB"/>
        </w:rPr>
      </w:pPr>
      <w:r w:rsidRPr="00C155E7">
        <w:rPr>
          <w:rFonts w:cstheme="minorHAnsi"/>
          <w:lang w:val="en-GB"/>
        </w:rPr>
        <w:t>All disputes arising out of or in connection with this Consortium Agreement, which cannot be solved amicably, shall be finally settled by the courts of Brussels.</w:t>
      </w:r>
      <w:r w:rsidRPr="008662E5" w:rsidDel="00C155E7">
        <w:rPr>
          <w:rFonts w:cstheme="minorHAnsi"/>
          <w:lang w:val="en-GB"/>
        </w:rPr>
        <w:t xml:space="preserve"> </w:t>
      </w:r>
      <w:del w:id="209" w:author="Konstantinos Tserpes" w:date="2024-06-12T13:37:00Z">
        <w:r w:rsidR="009C2D81" w:rsidRPr="008662E5" w:rsidDel="00C155E7">
          <w:rPr>
            <w:rFonts w:cstheme="minorHAnsi"/>
            <w:lang w:val="en-GB"/>
          </w:rPr>
          <w:delText>.</w:delText>
        </w:r>
        <w:commentRangeEnd w:id="207"/>
        <w:r w:rsidR="00EE5E2C" w:rsidDel="00C155E7">
          <w:rPr>
            <w:rStyle w:val="CommentReference"/>
          </w:rPr>
          <w:commentReference w:id="207"/>
        </w:r>
      </w:del>
      <w:commentRangeEnd w:id="208"/>
      <w:r>
        <w:rPr>
          <w:rStyle w:val="CommentReference"/>
        </w:rPr>
        <w:commentReference w:id="208"/>
      </w:r>
    </w:p>
    <w:p w14:paraId="3AACC1C6" w14:textId="77777777" w:rsidR="009C2D81" w:rsidRPr="008662E5" w:rsidRDefault="009C2D81" w:rsidP="00995801">
      <w:pPr>
        <w:pStyle w:val="Heading1"/>
        <w:rPr>
          <w:rFonts w:cstheme="minorHAnsi"/>
          <w:lang w:val="en-GB"/>
        </w:rPr>
      </w:pPr>
      <w:bookmarkStart w:id="210" w:name="_Toc90241157"/>
      <w:bookmarkStart w:id="211" w:name="_Toc90280848"/>
      <w:bookmarkStart w:id="212" w:name="_Toc90404942"/>
      <w:bookmarkStart w:id="213" w:name="_Toc90241158"/>
      <w:bookmarkStart w:id="214" w:name="_Toc90280849"/>
      <w:bookmarkStart w:id="215" w:name="_Toc90404943"/>
      <w:bookmarkStart w:id="216" w:name="_Toc90241159"/>
      <w:bookmarkStart w:id="217" w:name="_Toc90280850"/>
      <w:bookmarkStart w:id="218" w:name="_Toc90404944"/>
      <w:bookmarkStart w:id="219" w:name="_Toc90241160"/>
      <w:bookmarkStart w:id="220" w:name="_Toc90280851"/>
      <w:bookmarkStart w:id="221" w:name="_Toc90404945"/>
      <w:bookmarkStart w:id="222" w:name="_Toc90241161"/>
      <w:bookmarkStart w:id="223" w:name="_Toc90280852"/>
      <w:bookmarkStart w:id="224" w:name="_Toc90404946"/>
      <w:bookmarkStart w:id="225" w:name="_Toc90241162"/>
      <w:bookmarkStart w:id="226" w:name="_Toc90280853"/>
      <w:bookmarkStart w:id="227" w:name="_Toc90404947"/>
      <w:bookmarkStart w:id="228" w:name="_Toc16954786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r w:rsidRPr="008662E5">
        <w:rPr>
          <w:rFonts w:cstheme="minorHAnsi"/>
          <w:lang w:val="en-GB"/>
        </w:rPr>
        <w:lastRenderedPageBreak/>
        <w:t>Signatures</w:t>
      </w:r>
      <w:bookmarkEnd w:id="228"/>
    </w:p>
    <w:p w14:paraId="1092A3AC" w14:textId="77777777" w:rsidR="009C2D81" w:rsidRPr="008662E5" w:rsidRDefault="009C2D81" w:rsidP="00C70B98">
      <w:pPr>
        <w:rPr>
          <w:rFonts w:cstheme="minorHAnsi"/>
          <w:b/>
          <w:bCs/>
          <w:lang w:val="en-GB"/>
        </w:rPr>
      </w:pPr>
      <w:r w:rsidRPr="008662E5">
        <w:rPr>
          <w:rFonts w:cstheme="minorHAnsi"/>
          <w:b/>
          <w:bCs/>
          <w:lang w:val="en-GB"/>
        </w:rPr>
        <w:t>AS WITNESS:</w:t>
      </w:r>
    </w:p>
    <w:p w14:paraId="649DAFAF" w14:textId="77777777" w:rsidR="009C2D81" w:rsidRPr="008662E5" w:rsidRDefault="009C2D81" w:rsidP="00C70B98">
      <w:pPr>
        <w:rPr>
          <w:rFonts w:cstheme="minorHAnsi"/>
          <w:lang w:val="en-GB"/>
        </w:rPr>
      </w:pPr>
      <w:r w:rsidRPr="008662E5">
        <w:rPr>
          <w:rFonts w:cstheme="minorHAnsi"/>
          <w:lang w:val="en-GB"/>
        </w:rPr>
        <w:t>The Parties have caused this Consortium Agreement to be duly signed by the undersigned authorised representatives in separate signature pages the day and year first above written.</w:t>
      </w:r>
    </w:p>
    <w:p w14:paraId="5375C2A7" w14:textId="77777777" w:rsidR="00C951E7" w:rsidRDefault="00C951E7">
      <w:pPr>
        <w:spacing w:before="0" w:after="80" w:line="240" w:lineRule="auto"/>
        <w:jc w:val="left"/>
        <w:rPr>
          <w:rFonts w:cstheme="minorHAnsi"/>
          <w:lang w:val="en-GB"/>
        </w:rPr>
      </w:pPr>
      <w:r>
        <w:rPr>
          <w:rFonts w:cstheme="minorHAnsi"/>
          <w:lang w:val="en-GB"/>
        </w:rPr>
        <w:br w:type="page"/>
      </w:r>
    </w:p>
    <w:p w14:paraId="6E9C6312" w14:textId="03F7C60E" w:rsidR="00C951E7" w:rsidRPr="00C951E7" w:rsidRDefault="00C951E7" w:rsidP="00C951E7">
      <w:pPr>
        <w:rPr>
          <w:rFonts w:cstheme="minorHAnsi"/>
          <w:lang w:val="en-GB"/>
        </w:rPr>
      </w:pPr>
      <w:r w:rsidRPr="00C951E7">
        <w:rPr>
          <w:rFonts w:cstheme="minorHAnsi"/>
          <w:lang w:val="en-GB"/>
        </w:rPr>
        <w:lastRenderedPageBreak/>
        <w:t>EREVNITIKO PANEPISTIMIAKO INSTITOUTO SYSTIMATON EPIKOINONION KAI YPOLOGISTON, (ICCS)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F250421" w14:textId="77777777" w:rsidR="00C951E7" w:rsidRDefault="00C951E7">
      <w:pPr>
        <w:spacing w:before="0" w:after="80" w:line="240" w:lineRule="auto"/>
        <w:jc w:val="left"/>
        <w:rPr>
          <w:rFonts w:cstheme="minorHAnsi"/>
          <w:lang w:val="en-GB"/>
        </w:rPr>
      </w:pPr>
      <w:r>
        <w:rPr>
          <w:rFonts w:cstheme="minorHAnsi"/>
          <w:lang w:val="en-GB"/>
        </w:rPr>
        <w:br w:type="page"/>
      </w:r>
    </w:p>
    <w:p w14:paraId="0091A6AC" w14:textId="67B96A04" w:rsidR="00C951E7" w:rsidRPr="00C951E7" w:rsidRDefault="00C951E7" w:rsidP="00C951E7">
      <w:pPr>
        <w:rPr>
          <w:rFonts w:cstheme="minorHAnsi"/>
          <w:lang w:val="en-GB"/>
        </w:rPr>
      </w:pPr>
      <w:r w:rsidRPr="00C951E7">
        <w:rPr>
          <w:rFonts w:cstheme="minorHAnsi"/>
          <w:lang w:val="en-GB"/>
        </w:rPr>
        <w:lastRenderedPageBreak/>
        <w:t>ATHINA-EREVNITIKO KENTRO KAINOTOMIAS STIS TECHNOLOGIES TIS PLIROFORIAS, TON EPIKOINONION KAI TIS GNOSIS, (ISI)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075C6A1E" w14:textId="77777777" w:rsidR="00C951E7" w:rsidRDefault="00C951E7">
      <w:pPr>
        <w:spacing w:before="0" w:after="80" w:line="240" w:lineRule="auto"/>
        <w:jc w:val="left"/>
        <w:rPr>
          <w:rFonts w:cstheme="minorHAnsi"/>
          <w:lang w:val="en-GB"/>
        </w:rPr>
      </w:pPr>
      <w:r>
        <w:rPr>
          <w:rFonts w:cstheme="minorHAnsi"/>
          <w:lang w:val="en-GB"/>
        </w:rPr>
        <w:br w:type="page"/>
      </w:r>
    </w:p>
    <w:p w14:paraId="6EB3D525" w14:textId="5A1C364F" w:rsidR="00C951E7" w:rsidRPr="00C951E7" w:rsidRDefault="00C951E7" w:rsidP="00C951E7">
      <w:pPr>
        <w:rPr>
          <w:rFonts w:cstheme="minorHAnsi"/>
          <w:lang w:val="en-GB"/>
        </w:rPr>
      </w:pPr>
      <w:r w:rsidRPr="00C951E7">
        <w:rPr>
          <w:rFonts w:cstheme="minorHAnsi"/>
          <w:lang w:val="en-GB"/>
        </w:rPr>
        <w:lastRenderedPageBreak/>
        <w:t>UNIVERSITA DEGLI STUDI DI CAGLIARI, (UNICA)</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7850FE" w14:textId="77777777" w:rsidR="00C951E7" w:rsidRDefault="00C951E7">
      <w:pPr>
        <w:spacing w:before="0" w:after="80" w:line="240" w:lineRule="auto"/>
        <w:jc w:val="left"/>
        <w:rPr>
          <w:rFonts w:cstheme="minorHAnsi"/>
          <w:lang w:val="en-GB"/>
        </w:rPr>
      </w:pPr>
      <w:r>
        <w:rPr>
          <w:rFonts w:cstheme="minorHAnsi"/>
          <w:lang w:val="en-GB"/>
        </w:rPr>
        <w:br w:type="page"/>
      </w:r>
    </w:p>
    <w:p w14:paraId="0404E348" w14:textId="7F5FA636" w:rsidR="00C951E7" w:rsidRPr="00C951E7" w:rsidRDefault="00C951E7" w:rsidP="00C951E7">
      <w:pPr>
        <w:rPr>
          <w:rFonts w:cstheme="minorHAnsi"/>
          <w:lang w:val="en-GB"/>
        </w:rPr>
      </w:pPr>
      <w:r w:rsidRPr="00C951E7">
        <w:rPr>
          <w:rFonts w:cstheme="minorHAnsi"/>
          <w:lang w:val="en-GB"/>
        </w:rPr>
        <w:lastRenderedPageBreak/>
        <w:t>INSTITUT MINES-TELECOM, (ΙΜΤ)</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3C26B06" w14:textId="77777777" w:rsidR="00C951E7" w:rsidRDefault="00C951E7">
      <w:pPr>
        <w:spacing w:before="0" w:after="80" w:line="240" w:lineRule="auto"/>
        <w:jc w:val="left"/>
        <w:rPr>
          <w:rFonts w:cstheme="minorHAnsi"/>
          <w:lang w:val="en-GB"/>
        </w:rPr>
      </w:pPr>
      <w:r>
        <w:rPr>
          <w:rFonts w:cstheme="minorHAnsi"/>
          <w:lang w:val="en-GB"/>
        </w:rPr>
        <w:br w:type="page"/>
      </w:r>
    </w:p>
    <w:p w14:paraId="4A900351" w14:textId="09C7DEFE" w:rsidR="00C951E7" w:rsidRPr="00C951E7" w:rsidRDefault="00C951E7" w:rsidP="00C951E7">
      <w:pPr>
        <w:rPr>
          <w:rFonts w:cstheme="minorHAnsi"/>
          <w:lang w:val="en-GB"/>
        </w:rPr>
      </w:pPr>
      <w:r w:rsidRPr="00C951E7">
        <w:rPr>
          <w:rFonts w:cstheme="minorHAnsi"/>
          <w:lang w:val="en-GB"/>
        </w:rPr>
        <w:lastRenderedPageBreak/>
        <w:t>SIEMENS AKTIENGESELLSCHAFT, (SAG)</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A795CC5" w14:textId="77777777" w:rsidR="00C951E7" w:rsidRDefault="00C951E7">
      <w:pPr>
        <w:spacing w:before="0" w:after="80" w:line="240" w:lineRule="auto"/>
        <w:jc w:val="left"/>
        <w:rPr>
          <w:rFonts w:cstheme="minorHAnsi"/>
          <w:lang w:val="en-GB"/>
        </w:rPr>
      </w:pPr>
      <w:r>
        <w:rPr>
          <w:rFonts w:cstheme="minorHAnsi"/>
          <w:lang w:val="en-GB"/>
        </w:rPr>
        <w:br w:type="page"/>
      </w:r>
    </w:p>
    <w:p w14:paraId="11DC232E" w14:textId="64909A39" w:rsidR="00C951E7" w:rsidRPr="00C951E7" w:rsidRDefault="00C951E7" w:rsidP="00C951E7">
      <w:pPr>
        <w:rPr>
          <w:rFonts w:cstheme="minorHAnsi"/>
          <w:lang w:val="en-GB"/>
        </w:rPr>
      </w:pPr>
      <w:r w:rsidRPr="00C951E7">
        <w:rPr>
          <w:rFonts w:cstheme="minorHAnsi"/>
          <w:lang w:val="en-GB"/>
        </w:rPr>
        <w:lastRenderedPageBreak/>
        <w:t>AEGIS IT RESEARCH GMBH, (AEGIS)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34731B9" w14:textId="77777777" w:rsidR="00C951E7" w:rsidRDefault="00C951E7">
      <w:pPr>
        <w:spacing w:before="0" w:after="80" w:line="240" w:lineRule="auto"/>
        <w:jc w:val="left"/>
        <w:rPr>
          <w:rFonts w:cstheme="minorHAnsi"/>
          <w:lang w:val="en-GB"/>
        </w:rPr>
      </w:pPr>
      <w:r>
        <w:rPr>
          <w:rFonts w:cstheme="minorHAnsi"/>
          <w:lang w:val="en-GB"/>
        </w:rPr>
        <w:br w:type="page"/>
      </w:r>
    </w:p>
    <w:p w14:paraId="453E4CA4" w14:textId="3CE89FCC" w:rsidR="00C951E7" w:rsidRPr="00C951E7" w:rsidRDefault="00C951E7" w:rsidP="00C951E7">
      <w:pPr>
        <w:rPr>
          <w:rFonts w:cstheme="minorHAnsi"/>
          <w:lang w:val="en-GB"/>
        </w:rPr>
      </w:pPr>
      <w:r w:rsidRPr="00C951E7">
        <w:rPr>
          <w:rFonts w:cstheme="minorHAnsi"/>
          <w:lang w:val="en-GB"/>
        </w:rPr>
        <w:lastRenderedPageBreak/>
        <w:t>TELEFONICA INNOVACION DIGITAL SL, (TID)</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CDC1E9E" w14:textId="77777777" w:rsidR="00C951E7" w:rsidRDefault="00C951E7">
      <w:pPr>
        <w:spacing w:before="0" w:after="80" w:line="240" w:lineRule="auto"/>
        <w:jc w:val="left"/>
        <w:rPr>
          <w:rFonts w:cstheme="minorHAnsi"/>
          <w:lang w:val="en-GB"/>
        </w:rPr>
      </w:pPr>
      <w:r>
        <w:rPr>
          <w:rFonts w:cstheme="minorHAnsi"/>
          <w:lang w:val="en-GB"/>
        </w:rPr>
        <w:br w:type="page"/>
      </w:r>
    </w:p>
    <w:p w14:paraId="020EFA83" w14:textId="1D4B4D2B" w:rsidR="00C951E7" w:rsidRPr="00C951E7" w:rsidRDefault="00C951E7" w:rsidP="00C951E7">
      <w:pPr>
        <w:rPr>
          <w:rFonts w:cstheme="minorHAnsi"/>
          <w:lang w:val="en-GB"/>
        </w:rPr>
      </w:pPr>
      <w:r w:rsidRPr="00C951E7">
        <w:rPr>
          <w:rFonts w:cstheme="minorHAnsi"/>
          <w:lang w:val="en-GB"/>
        </w:rPr>
        <w:lastRenderedPageBreak/>
        <w:t>UNIVERSITA DI PISA, (UNIPI)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67488D0" w14:textId="77777777" w:rsidR="00C951E7" w:rsidRDefault="00C951E7">
      <w:pPr>
        <w:spacing w:before="0" w:after="80" w:line="240" w:lineRule="auto"/>
        <w:jc w:val="left"/>
        <w:rPr>
          <w:rFonts w:cstheme="minorHAnsi"/>
          <w:lang w:val="en-GB"/>
        </w:rPr>
      </w:pPr>
      <w:r>
        <w:rPr>
          <w:rFonts w:cstheme="minorHAnsi"/>
          <w:lang w:val="en-GB"/>
        </w:rPr>
        <w:br w:type="page"/>
      </w:r>
    </w:p>
    <w:p w14:paraId="13AD1948" w14:textId="538F95D9" w:rsidR="00C951E7" w:rsidRPr="00C951E7" w:rsidRDefault="00C951E7" w:rsidP="00C951E7">
      <w:pPr>
        <w:rPr>
          <w:rFonts w:cstheme="minorHAnsi"/>
          <w:lang w:val="en-GB"/>
        </w:rPr>
      </w:pPr>
      <w:r w:rsidRPr="00C951E7">
        <w:rPr>
          <w:rFonts w:cstheme="minorHAnsi"/>
          <w:lang w:val="en-GB"/>
        </w:rPr>
        <w:lastRenderedPageBreak/>
        <w:t>SAP SE, (SAP)</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4713D95" w14:textId="77777777" w:rsidR="00C951E7" w:rsidRDefault="00C951E7">
      <w:pPr>
        <w:spacing w:before="0" w:after="80" w:line="240" w:lineRule="auto"/>
        <w:jc w:val="left"/>
        <w:rPr>
          <w:rFonts w:cstheme="minorHAnsi"/>
          <w:lang w:val="en-GB"/>
        </w:rPr>
      </w:pPr>
      <w:r>
        <w:rPr>
          <w:rFonts w:cstheme="minorHAnsi"/>
          <w:lang w:val="en-GB"/>
        </w:rPr>
        <w:br w:type="page"/>
      </w:r>
    </w:p>
    <w:p w14:paraId="72AFA0A5" w14:textId="7FB16B60" w:rsidR="00C951E7" w:rsidRPr="00C951E7" w:rsidRDefault="00C951E7" w:rsidP="00C951E7">
      <w:pPr>
        <w:rPr>
          <w:rFonts w:cstheme="minorHAnsi"/>
          <w:lang w:val="en-GB"/>
        </w:rPr>
      </w:pPr>
      <w:r w:rsidRPr="00C951E7">
        <w:rPr>
          <w:rFonts w:cstheme="minorHAnsi"/>
          <w:lang w:val="en-GB"/>
        </w:rPr>
        <w:lastRenderedPageBreak/>
        <w:t>SECURITY LABS CONSULTING LIMITED, (SLC)</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593C8A4C" w14:textId="4E8C41A8" w:rsidR="00216430" w:rsidRPr="00C951E7" w:rsidRDefault="00C951E7" w:rsidP="00216430">
      <w:pPr>
        <w:rPr>
          <w:rFonts w:cstheme="minorHAnsi"/>
          <w:lang w:val="en-GB"/>
        </w:rPr>
      </w:pPr>
      <w:r>
        <w:rPr>
          <w:rFonts w:cstheme="minorHAnsi"/>
          <w:lang w:val="en-GB"/>
        </w:rPr>
        <w:br w:type="page"/>
      </w:r>
      <w:r w:rsidR="00216430" w:rsidRPr="00216430">
        <w:rPr>
          <w:rFonts w:cstheme="minorHAnsi"/>
          <w:lang w:val="en-GB"/>
        </w:rPr>
        <w:lastRenderedPageBreak/>
        <w:t>AVL LIST GMBH</w:t>
      </w:r>
      <w:r w:rsidR="00216430" w:rsidRPr="00C951E7">
        <w:rPr>
          <w:rFonts w:cstheme="minorHAnsi"/>
          <w:lang w:val="en-GB"/>
        </w:rPr>
        <w:t>, (</w:t>
      </w:r>
      <w:r w:rsidR="00216430">
        <w:rPr>
          <w:rFonts w:cstheme="minorHAnsi"/>
          <w:lang w:val="en-GB"/>
        </w:rPr>
        <w:t>AVL</w:t>
      </w:r>
      <w:r w:rsidR="00216430" w:rsidRPr="00C951E7">
        <w:rPr>
          <w:rFonts w:cstheme="minorHAnsi"/>
          <w:lang w:val="en-GB"/>
        </w:rPr>
        <w:t>)</w:t>
      </w:r>
      <w:r w:rsidR="00216430" w:rsidRPr="00C951E7">
        <w:rPr>
          <w:rFonts w:cstheme="minorHAnsi"/>
          <w:lang w:val="en-GB"/>
        </w:rPr>
        <w:tab/>
      </w:r>
      <w:r w:rsidR="00216430">
        <w:rPr>
          <w:rFonts w:cstheme="minorHAnsi"/>
          <w:lang w:val="en-GB"/>
        </w:rPr>
        <w:br/>
        <w:t>Signature(s)</w:t>
      </w:r>
      <w:r w:rsidR="00216430">
        <w:rPr>
          <w:rFonts w:cstheme="minorHAnsi"/>
          <w:lang w:val="en-GB"/>
        </w:rPr>
        <w:br/>
        <w:t>Name(s)</w:t>
      </w:r>
      <w:r w:rsidR="00216430">
        <w:rPr>
          <w:rFonts w:cstheme="minorHAnsi"/>
          <w:lang w:val="en-GB"/>
        </w:rPr>
        <w:br/>
        <w:t>Title(s)</w:t>
      </w:r>
      <w:r w:rsidR="00216430">
        <w:rPr>
          <w:rFonts w:cstheme="minorHAnsi"/>
          <w:lang w:val="en-GB"/>
        </w:rPr>
        <w:br/>
        <w:t>Date</w:t>
      </w:r>
    </w:p>
    <w:p w14:paraId="18F84103" w14:textId="0292788E" w:rsidR="00C951E7" w:rsidRDefault="00216430" w:rsidP="00216430">
      <w:pPr>
        <w:spacing w:before="0" w:after="80" w:line="240" w:lineRule="auto"/>
        <w:jc w:val="left"/>
        <w:rPr>
          <w:rFonts w:cstheme="minorHAnsi"/>
          <w:lang w:val="en-GB"/>
        </w:rPr>
      </w:pPr>
      <w:r>
        <w:rPr>
          <w:rFonts w:cstheme="minorHAnsi"/>
          <w:lang w:val="en-GB"/>
        </w:rPr>
        <w:br w:type="page"/>
      </w:r>
    </w:p>
    <w:p w14:paraId="56B2C157" w14:textId="175452C6" w:rsidR="00C951E7" w:rsidRPr="00C951E7" w:rsidRDefault="00C951E7" w:rsidP="00C951E7">
      <w:pPr>
        <w:rPr>
          <w:rFonts w:cstheme="minorHAnsi"/>
          <w:lang w:val="en-GB"/>
        </w:rPr>
      </w:pPr>
      <w:r w:rsidRPr="00C951E7">
        <w:rPr>
          <w:rFonts w:cstheme="minorHAnsi"/>
          <w:lang w:val="en-GB"/>
        </w:rPr>
        <w:lastRenderedPageBreak/>
        <w:t xml:space="preserve">AviSense.AI </w:t>
      </w:r>
      <w:proofErr w:type="spellStart"/>
      <w:r w:rsidRPr="00C951E7">
        <w:rPr>
          <w:rFonts w:cstheme="minorHAnsi"/>
          <w:lang w:val="en-GB"/>
        </w:rPr>
        <w:t>technovlastos</w:t>
      </w:r>
      <w:proofErr w:type="spellEnd"/>
      <w:r w:rsidRPr="00C951E7">
        <w:rPr>
          <w:rFonts w:cstheme="minorHAnsi"/>
          <w:lang w:val="en-GB"/>
        </w:rPr>
        <w:t xml:space="preserve"> P.C., (AVI)</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447B2317" w14:textId="77777777" w:rsidR="00C951E7" w:rsidRDefault="00C951E7">
      <w:pPr>
        <w:spacing w:before="0" w:after="80" w:line="240" w:lineRule="auto"/>
        <w:jc w:val="left"/>
        <w:rPr>
          <w:rFonts w:cstheme="minorHAnsi"/>
          <w:lang w:val="en-GB"/>
        </w:rPr>
      </w:pPr>
      <w:r>
        <w:rPr>
          <w:rFonts w:cstheme="minorHAnsi"/>
          <w:lang w:val="en-GB"/>
        </w:rPr>
        <w:br w:type="page"/>
      </w:r>
    </w:p>
    <w:p w14:paraId="22B019EC" w14:textId="06E2C3B8" w:rsidR="00C951E7" w:rsidRPr="00C951E7" w:rsidRDefault="00C951E7" w:rsidP="00C951E7">
      <w:pPr>
        <w:rPr>
          <w:rFonts w:cstheme="minorHAnsi"/>
          <w:lang w:val="en-GB"/>
        </w:rPr>
      </w:pPr>
      <w:r w:rsidRPr="00C951E7">
        <w:rPr>
          <w:rFonts w:cstheme="minorHAnsi"/>
          <w:lang w:val="en-GB"/>
        </w:rPr>
        <w:lastRenderedPageBreak/>
        <w:t>DIINEKES S.I. MONOPROSOPI IDIOTIKI KEFALAIOUCHIKI ETAIREIA, (DIE)</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247FF5D7" w14:textId="77777777" w:rsidR="00C951E7" w:rsidRDefault="00C951E7">
      <w:pPr>
        <w:spacing w:before="0" w:after="80" w:line="240" w:lineRule="auto"/>
        <w:jc w:val="left"/>
        <w:rPr>
          <w:rFonts w:cstheme="minorHAnsi"/>
          <w:lang w:val="en-GB"/>
        </w:rPr>
      </w:pPr>
      <w:r>
        <w:rPr>
          <w:rFonts w:cstheme="minorHAnsi"/>
          <w:lang w:val="en-GB"/>
        </w:rPr>
        <w:br w:type="page"/>
      </w:r>
    </w:p>
    <w:p w14:paraId="58DF3B1D" w14:textId="42FDFA81" w:rsidR="00C951E7" w:rsidRPr="00C951E7" w:rsidRDefault="00C951E7" w:rsidP="00C951E7">
      <w:pPr>
        <w:rPr>
          <w:rFonts w:cstheme="minorHAnsi"/>
          <w:lang w:val="en-GB"/>
        </w:rPr>
      </w:pPr>
      <w:r w:rsidRPr="00C951E7">
        <w:rPr>
          <w:rFonts w:cstheme="minorHAnsi"/>
          <w:lang w:val="en-GB"/>
        </w:rPr>
        <w:lastRenderedPageBreak/>
        <w:t>CYBERALYTICS LIMITED, (CBRL)</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1344040F" w14:textId="77777777" w:rsidR="00C951E7" w:rsidRDefault="00C951E7">
      <w:pPr>
        <w:spacing w:before="0" w:after="80" w:line="240" w:lineRule="auto"/>
        <w:jc w:val="left"/>
        <w:rPr>
          <w:rFonts w:cstheme="minorHAnsi"/>
          <w:lang w:val="en-GB"/>
        </w:rPr>
      </w:pPr>
      <w:r>
        <w:rPr>
          <w:rFonts w:cstheme="minorHAnsi"/>
          <w:lang w:val="en-GB"/>
        </w:rPr>
        <w:br w:type="page"/>
      </w:r>
    </w:p>
    <w:p w14:paraId="517015D7" w14:textId="5C06FDD0" w:rsidR="00C951E7" w:rsidRPr="008662E5" w:rsidRDefault="00C951E7" w:rsidP="00C951E7">
      <w:pPr>
        <w:rPr>
          <w:rFonts w:cstheme="minorHAnsi"/>
          <w:lang w:val="en-GB"/>
        </w:rPr>
      </w:pPr>
      <w:r w:rsidRPr="00C951E7">
        <w:rPr>
          <w:rFonts w:cstheme="minorHAnsi"/>
          <w:lang w:val="en-GB"/>
        </w:rPr>
        <w:lastRenderedPageBreak/>
        <w:t>SPHYNX TECHNOLOGY SOLUTIONS AG, (STS)</w:t>
      </w:r>
      <w:r w:rsidRPr="00C951E7">
        <w:rPr>
          <w:rFonts w:cstheme="minorHAnsi"/>
          <w:lang w:val="en-GB"/>
        </w:rPr>
        <w:tab/>
      </w:r>
      <w:r>
        <w:rPr>
          <w:rFonts w:cstheme="minorHAnsi"/>
          <w:lang w:val="en-GB"/>
        </w:rPr>
        <w:br/>
        <w:t>Signature(s)</w:t>
      </w:r>
      <w:r>
        <w:rPr>
          <w:rFonts w:cstheme="minorHAnsi"/>
          <w:lang w:val="en-GB"/>
        </w:rPr>
        <w:br/>
        <w:t>Name(s)</w:t>
      </w:r>
      <w:r>
        <w:rPr>
          <w:rFonts w:cstheme="minorHAnsi"/>
          <w:lang w:val="en-GB"/>
        </w:rPr>
        <w:br/>
        <w:t>Title(s)</w:t>
      </w:r>
      <w:r>
        <w:rPr>
          <w:rFonts w:cstheme="minorHAnsi"/>
          <w:lang w:val="en-GB"/>
        </w:rPr>
        <w:br/>
        <w:t>Date</w:t>
      </w:r>
    </w:p>
    <w:p w14:paraId="63840A9B" w14:textId="77777777" w:rsidR="009C2D81" w:rsidRPr="008662E5" w:rsidRDefault="009C2D81" w:rsidP="00995801">
      <w:pPr>
        <w:rPr>
          <w:rFonts w:cstheme="minorHAnsi"/>
          <w:lang w:val="en-GB"/>
        </w:rPr>
      </w:pPr>
    </w:p>
    <w:p w14:paraId="5B97C5A8" w14:textId="77777777" w:rsidR="00971EB4" w:rsidRPr="008662E5" w:rsidRDefault="00971EB4" w:rsidP="00995801">
      <w:pPr>
        <w:pStyle w:val="Attachmentheading"/>
        <w:rPr>
          <w:rFonts w:cstheme="minorHAnsi"/>
          <w:noProof/>
          <w:lang w:eastAsia="de-DE"/>
        </w:rPr>
      </w:pPr>
      <w:r w:rsidRPr="008662E5">
        <w:rPr>
          <w:rFonts w:cstheme="minorHAnsi"/>
          <w:noProof/>
          <w:lang w:eastAsia="de-DE"/>
        </w:rPr>
        <w:br w:type="page"/>
      </w:r>
      <w:bookmarkStart w:id="229" w:name="_Toc169547870"/>
      <w:r w:rsidR="00ED2DA3" w:rsidRPr="008662E5">
        <w:rPr>
          <w:rFonts w:cstheme="minorHAnsi"/>
          <w:noProof/>
          <w:lang w:eastAsia="de-DE"/>
        </w:rPr>
        <w:lastRenderedPageBreak/>
        <w:t>Attachment 1: Background included</w:t>
      </w:r>
      <w:bookmarkEnd w:id="229"/>
    </w:p>
    <w:p w14:paraId="6886A6B4" w14:textId="77777777" w:rsidR="007C2BAE" w:rsidRPr="008662E5" w:rsidRDefault="007C2BAE" w:rsidP="007C2BAE">
      <w:pPr>
        <w:rPr>
          <w:rFonts w:cstheme="minorHAnsi"/>
        </w:rPr>
      </w:pPr>
      <w:r w:rsidRPr="008662E5">
        <w:rPr>
          <w:rFonts w:cstheme="minorHAnsi"/>
        </w:rPr>
        <w:t xml:space="preserve">According to the Grant Agreement (Article 16.1) Background is defined as “data, know-how or information (…) that is (…) needed to implement the Action or exploit the results”. Because of this need, Access Rights </w:t>
      </w:r>
      <w:proofErr w:type="gramStart"/>
      <w:r w:rsidRPr="008662E5">
        <w:rPr>
          <w:rFonts w:cstheme="minorHAnsi"/>
        </w:rPr>
        <w:t>have to</w:t>
      </w:r>
      <w:proofErr w:type="gramEnd"/>
      <w:r w:rsidRPr="008662E5">
        <w:rPr>
          <w:rFonts w:cstheme="minorHAnsi"/>
        </w:rPr>
        <w:t xml:space="preserve"> be granted in principle, but Parties must identify and agree amongst them on the Background for the Project. This is the purpose of this attachment.</w:t>
      </w:r>
    </w:p>
    <w:p w14:paraId="76B83CA8" w14:textId="77777777" w:rsidR="007C2BAE" w:rsidRPr="008662E5" w:rsidRDefault="007C2BAE" w:rsidP="007C2BAE">
      <w:pPr>
        <w:rPr>
          <w:rFonts w:cstheme="minorHAnsi"/>
        </w:rPr>
      </w:pPr>
      <w:r w:rsidRPr="008662E5">
        <w:rPr>
          <w:rFonts w:cstheme="minorHAnsi"/>
        </w:rPr>
        <w:t xml:space="preserve">This represents the status at the time of signature of this Consortium Agreement. </w:t>
      </w:r>
    </w:p>
    <w:p w14:paraId="5AE00660" w14:textId="77777777" w:rsidR="00494ED0" w:rsidRPr="008662E5" w:rsidRDefault="00494ED0" w:rsidP="00494ED0">
      <w:pPr>
        <w:rPr>
          <w:rFonts w:cstheme="minorHAnsi"/>
        </w:rPr>
      </w:pPr>
      <w:commentRangeStart w:id="230"/>
      <w:commentRangeStart w:id="231"/>
      <w:r w:rsidRPr="008662E5">
        <w:rPr>
          <w:rFonts w:cstheme="minorHAnsi"/>
        </w:rPr>
        <w:t xml:space="preserve">As to </w:t>
      </w:r>
      <w:r>
        <w:rPr>
          <w:rFonts w:cstheme="minorHAnsi"/>
        </w:rPr>
        <w:t>AEGIS</w:t>
      </w:r>
      <w:r w:rsidRPr="008662E5">
        <w:rPr>
          <w:rFonts w:cstheme="minorHAnsi"/>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494ED0" w:rsidRPr="008662E5" w14:paraId="55113020" w14:textId="77777777" w:rsidTr="00815DA9">
        <w:tc>
          <w:tcPr>
            <w:tcW w:w="1611" w:type="pct"/>
          </w:tcPr>
          <w:p w14:paraId="5F617F05" w14:textId="77777777" w:rsidR="00494ED0" w:rsidRPr="008662E5" w:rsidRDefault="00494ED0" w:rsidP="00815DA9">
            <w:pPr>
              <w:rPr>
                <w:rFonts w:cstheme="minorHAnsi"/>
                <w:b/>
                <w:bCs/>
              </w:rPr>
            </w:pPr>
            <w:r w:rsidRPr="008662E5">
              <w:rPr>
                <w:rFonts w:cstheme="minorHAnsi"/>
                <w:b/>
                <w:bCs/>
              </w:rPr>
              <w:t>Describe Background</w:t>
            </w:r>
          </w:p>
        </w:tc>
        <w:tc>
          <w:tcPr>
            <w:tcW w:w="1776" w:type="pct"/>
          </w:tcPr>
          <w:p w14:paraId="3A52BD1B" w14:textId="77777777" w:rsidR="00494ED0" w:rsidRPr="008662E5" w:rsidRDefault="00494ED0" w:rsidP="00815DA9">
            <w:pPr>
              <w:rPr>
                <w:rFonts w:cstheme="minorHAnsi"/>
                <w:b/>
                <w:bCs/>
              </w:rPr>
            </w:pPr>
            <w:r w:rsidRPr="008662E5">
              <w:rPr>
                <w:rFonts w:cstheme="minorHAnsi"/>
                <w:b/>
                <w:bCs/>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132D89EE" w14:textId="77777777" w:rsidR="00494ED0" w:rsidRPr="008662E5" w:rsidRDefault="00494ED0" w:rsidP="00815DA9">
            <w:pPr>
              <w:rPr>
                <w:rFonts w:cstheme="minorHAnsi"/>
                <w:b/>
                <w:bCs/>
              </w:rPr>
            </w:pPr>
            <w:r w:rsidRPr="008662E5">
              <w:rPr>
                <w:rFonts w:cstheme="minorHAnsi"/>
                <w:b/>
                <w:bCs/>
              </w:rPr>
              <w:t>Specific restrictions and/or conditions for Exploitation (Article 16.4 Grant Agreement and its Annex 5, Section “Access rights to results and background”, sub-section “Access rights for exploiting the results”)</w:t>
            </w:r>
          </w:p>
        </w:tc>
      </w:tr>
      <w:tr w:rsidR="00494ED0" w:rsidRPr="008662E5" w14:paraId="5CF47594" w14:textId="77777777" w:rsidTr="00815DA9">
        <w:tc>
          <w:tcPr>
            <w:tcW w:w="1611" w:type="pct"/>
          </w:tcPr>
          <w:p w14:paraId="0F700C1A" w14:textId="77777777" w:rsidR="00494ED0" w:rsidRPr="008662E5" w:rsidRDefault="00494ED0" w:rsidP="00815DA9">
            <w:pPr>
              <w:rPr>
                <w:rFonts w:cstheme="minorHAnsi"/>
              </w:rPr>
            </w:pPr>
            <w:r w:rsidRPr="00B36F0A">
              <w:t xml:space="preserve">AEGIS Advanced Visualization Toolkit (AVT) offers a solution that can handle large number of heterogeneous </w:t>
            </w:r>
            <w:r>
              <w:t xml:space="preserve">real time </w:t>
            </w:r>
            <w:r w:rsidRPr="00B36F0A">
              <w:t xml:space="preserve">data and events and provide intuitive </w:t>
            </w:r>
            <w:proofErr w:type="spellStart"/>
            <w:r w:rsidRPr="00B36F0A">
              <w:t>visualisations</w:t>
            </w:r>
            <w:proofErr w:type="spellEnd"/>
            <w:r w:rsidRPr="00B36F0A">
              <w:t xml:space="preserve"> for IT and non-IT experts that reveal hidden relationships and </w:t>
            </w:r>
            <w:r>
              <w:t xml:space="preserve">data </w:t>
            </w:r>
            <w:r w:rsidRPr="00B36F0A">
              <w:t xml:space="preserve">insights. AVT allows the analyst to quickly gain a solid understanding of an event and benefit from existing knowledge stored in the repository. Information may be automatically presented in a way that enhances situational awareness and allows the analyst to concentrate on the </w:t>
            </w:r>
            <w:r>
              <w:t xml:space="preserve">intelligence </w:t>
            </w:r>
            <w:r w:rsidRPr="00B36F0A">
              <w:t xml:space="preserve">rather than the configuration of the visualization system. Multi-purpose dashboards, timeline inspection of data and preconfigured views are the </w:t>
            </w:r>
            <w:r w:rsidRPr="00B36F0A">
              <w:lastRenderedPageBreak/>
              <w:t>key innovative features of the tool</w:t>
            </w:r>
            <w:r>
              <w:t>, which can be parameterized to fit the data requirements of various business problems, from security related incidents to IoT malfunctions and data lifecycle management.</w:t>
            </w:r>
          </w:p>
        </w:tc>
        <w:tc>
          <w:tcPr>
            <w:tcW w:w="1776" w:type="pct"/>
          </w:tcPr>
          <w:p w14:paraId="588CF811" w14:textId="77777777" w:rsidR="00494ED0" w:rsidRPr="008662E5" w:rsidRDefault="00494ED0" w:rsidP="00815DA9">
            <w:pPr>
              <w:rPr>
                <w:rFonts w:cstheme="minorHAnsi"/>
              </w:rPr>
            </w:pPr>
            <w:r w:rsidRPr="00B36F0A">
              <w:lastRenderedPageBreak/>
              <w:t xml:space="preserve">Access Rights to AEGIS background (AVT) is granted on a royalty-free basis only for the </w:t>
            </w:r>
            <w:r>
              <w:t>COEVOLUTION</w:t>
            </w:r>
            <w:r w:rsidRPr="00B36F0A">
              <w:t xml:space="preserve"> project activities</w:t>
            </w:r>
            <w:r>
              <w:t>, aiming at the development of the Hub,</w:t>
            </w:r>
            <w:r w:rsidRPr="00B36F0A">
              <w:t xml:space="preserve"> </w:t>
            </w:r>
            <w:r>
              <w:t xml:space="preserve">as </w:t>
            </w:r>
            <w:r w:rsidRPr="00B36F0A">
              <w:t>defined in the workplan. No Access Rights to source code nor object code is granted</w:t>
            </w:r>
            <w:r>
              <w:t>.</w:t>
            </w:r>
          </w:p>
        </w:tc>
        <w:tc>
          <w:tcPr>
            <w:tcW w:w="1612" w:type="pct"/>
          </w:tcPr>
          <w:p w14:paraId="33158DFA" w14:textId="77777777" w:rsidR="00494ED0" w:rsidRPr="008662E5" w:rsidRDefault="00494ED0" w:rsidP="00815DA9">
            <w:pPr>
              <w:rPr>
                <w:rFonts w:cstheme="minorHAnsi"/>
              </w:rPr>
            </w:pPr>
            <w:r w:rsidRPr="00B36F0A">
              <w:t>Access Rights to AEGIS background needed for exploitation is granted on fair and reasonable conditions. These conditions will be negotiated in good faith by the concerned parties during the duration of the project</w:t>
            </w:r>
            <w:r>
              <w:t>.</w:t>
            </w:r>
          </w:p>
        </w:tc>
      </w:tr>
    </w:tbl>
    <w:commentRangeEnd w:id="230"/>
    <w:p w14:paraId="161A8882" w14:textId="4EC80AC0" w:rsidR="00B5633D" w:rsidRPr="00DE0CC4" w:rsidRDefault="00656410" w:rsidP="00B5633D">
      <w:pPr>
        <w:rPr>
          <w:rFonts w:cstheme="minorHAnsi"/>
          <w:b/>
          <w:szCs w:val="20"/>
        </w:rPr>
      </w:pPr>
      <w:r w:rsidRPr="00DE0CC4">
        <w:rPr>
          <w:rStyle w:val="CommentReference"/>
          <w:sz w:val="20"/>
          <w:szCs w:val="20"/>
        </w:rPr>
        <w:commentReference w:id="230"/>
      </w:r>
      <w:commentRangeEnd w:id="231"/>
      <w:r w:rsidR="00DE0CC4">
        <w:rPr>
          <w:rStyle w:val="CommentReference"/>
        </w:rPr>
        <w:commentReference w:id="231"/>
      </w:r>
      <w:r w:rsidR="00B5633D" w:rsidRPr="00DE0CC4">
        <w:rPr>
          <w:rFonts w:cstheme="minorHAnsi"/>
          <w:szCs w:val="20"/>
        </w:rPr>
        <w:t xml:space="preserve">As to </w:t>
      </w:r>
      <w:r w:rsidR="00B5633D" w:rsidRPr="00DE0CC4">
        <w:rPr>
          <w:rFonts w:cstheme="minorHAnsi"/>
          <w:b/>
          <w:szCs w:val="20"/>
        </w:rPr>
        <w:t>AVISENSE.AI TECHNOVLASTOS IKE (AviSense.AI)</w:t>
      </w:r>
      <w:r w:rsidR="00B5633D" w:rsidRPr="00DE0CC4">
        <w:rPr>
          <w:rFonts w:cstheme="minorHAnsi"/>
          <w:szCs w:val="20"/>
        </w:rPr>
        <w:t>, it is agreed between the Parties that, to the best of their knowledge, the following Background is hereby identified and agreed upon for the Project. Specific limitations and/or conditions, shall be as mentioned hereunder:</w:t>
      </w:r>
    </w:p>
    <w:tbl>
      <w:tblPr>
        <w:tblStyle w:val="TableGrid"/>
        <w:tblW w:w="5000" w:type="pct"/>
        <w:tblLook w:val="04A0" w:firstRow="1" w:lastRow="0" w:firstColumn="1" w:lastColumn="0" w:noHBand="0" w:noVBand="1"/>
      </w:tblPr>
      <w:tblGrid>
        <w:gridCol w:w="2920"/>
        <w:gridCol w:w="3219"/>
        <w:gridCol w:w="2921"/>
      </w:tblGrid>
      <w:tr w:rsidR="00B5633D" w:rsidRPr="00B5633D" w14:paraId="436A4EBD" w14:textId="77777777" w:rsidTr="00212CFC">
        <w:tc>
          <w:tcPr>
            <w:tcW w:w="1611" w:type="pct"/>
          </w:tcPr>
          <w:p w14:paraId="12F3974E" w14:textId="77777777" w:rsidR="00B5633D" w:rsidRPr="00DE0CC4" w:rsidRDefault="00B5633D" w:rsidP="00212CFC">
            <w:pPr>
              <w:rPr>
                <w:rFonts w:cstheme="minorHAnsi"/>
                <w:b/>
                <w:bCs/>
                <w:szCs w:val="20"/>
              </w:rPr>
            </w:pPr>
            <w:r w:rsidRPr="00DE0CC4">
              <w:rPr>
                <w:rFonts w:cstheme="minorHAnsi"/>
                <w:b/>
                <w:bCs/>
                <w:szCs w:val="20"/>
              </w:rPr>
              <w:t>Describe Background</w:t>
            </w:r>
          </w:p>
        </w:tc>
        <w:tc>
          <w:tcPr>
            <w:tcW w:w="1776" w:type="pct"/>
          </w:tcPr>
          <w:p w14:paraId="26004808" w14:textId="77777777" w:rsidR="00B5633D" w:rsidRPr="00DE0CC4" w:rsidRDefault="00B5633D" w:rsidP="00212CFC">
            <w:pPr>
              <w:rPr>
                <w:rFonts w:cstheme="minorHAnsi"/>
                <w:b/>
                <w:bCs/>
                <w:szCs w:val="20"/>
              </w:rPr>
            </w:pPr>
            <w:r w:rsidRPr="00DE0CC4">
              <w:rPr>
                <w:rFonts w:cstheme="minorHAnsi"/>
                <w:b/>
                <w:bCs/>
                <w:szCs w:val="20"/>
              </w:rPr>
              <w:t>Specific restrictions and/or conditions for implementation (Article 16.4 Grant Agreement and its Annex 5, Section “Access rights to results and background”, sub-section “Access rights to background and results for implementing the Action”)</w:t>
            </w:r>
          </w:p>
        </w:tc>
        <w:tc>
          <w:tcPr>
            <w:tcW w:w="1612" w:type="pct"/>
          </w:tcPr>
          <w:p w14:paraId="73D81353" w14:textId="77777777" w:rsidR="00B5633D" w:rsidRPr="00DE0CC4" w:rsidRDefault="00B5633D" w:rsidP="00212CFC">
            <w:pPr>
              <w:rPr>
                <w:rFonts w:cstheme="minorHAnsi"/>
                <w:b/>
                <w:bCs/>
                <w:szCs w:val="20"/>
              </w:rPr>
            </w:pPr>
            <w:r w:rsidRPr="00DE0CC4">
              <w:rPr>
                <w:rFonts w:cstheme="minorHAnsi"/>
                <w:b/>
                <w:bCs/>
                <w:szCs w:val="20"/>
              </w:rPr>
              <w:t xml:space="preserve">Specific restrictions and/or conditions for Exploitation (Article </w:t>
            </w:r>
            <w:proofErr w:type="gramStart"/>
            <w:r w:rsidRPr="00DE0CC4">
              <w:rPr>
                <w:rFonts w:cstheme="minorHAnsi"/>
                <w:b/>
                <w:bCs/>
                <w:szCs w:val="20"/>
              </w:rPr>
              <w:t>16.4  Grant</w:t>
            </w:r>
            <w:proofErr w:type="gramEnd"/>
            <w:r w:rsidRPr="00DE0CC4">
              <w:rPr>
                <w:rFonts w:cstheme="minorHAnsi"/>
                <w:b/>
                <w:bCs/>
                <w:szCs w:val="20"/>
              </w:rPr>
              <w:t xml:space="preserve"> Agreement and its Annex 5, Section “Access rights to results and background”, sub-section “Access rights for exploiting the results”)</w:t>
            </w:r>
          </w:p>
        </w:tc>
      </w:tr>
      <w:tr w:rsidR="00B5633D" w:rsidRPr="0045649F" w14:paraId="7F8841E7" w14:textId="77777777" w:rsidTr="00212CFC">
        <w:tc>
          <w:tcPr>
            <w:tcW w:w="1611" w:type="pct"/>
          </w:tcPr>
          <w:p w14:paraId="605B7E9A" w14:textId="77777777" w:rsidR="00B5633D" w:rsidRPr="0045649F" w:rsidRDefault="00B5633D" w:rsidP="00212CFC">
            <w:pPr>
              <w:autoSpaceDE w:val="0"/>
              <w:autoSpaceDN w:val="0"/>
              <w:adjustRightInd w:val="0"/>
              <w:spacing w:after="0"/>
              <w:rPr>
                <w:rFonts w:cstheme="minorHAnsi"/>
                <w:szCs w:val="20"/>
              </w:rPr>
            </w:pPr>
            <w:r w:rsidRPr="0045649F">
              <w:rPr>
                <w:rFonts w:cstheme="minorHAnsi"/>
                <w:szCs w:val="20"/>
              </w:rPr>
              <w:t>AviSense.AI offers research, prototyping and software solutions focused on providing extended perception and awareness through XR interfaces. More specifically offers the following services &amp; products:</w:t>
            </w:r>
          </w:p>
          <w:p w14:paraId="3114C0E6" w14:textId="77777777" w:rsidR="00B5633D" w:rsidRPr="0045649F" w:rsidRDefault="00B5633D" w:rsidP="00212CFC">
            <w:pPr>
              <w:rPr>
                <w:rFonts w:cstheme="minorHAnsi"/>
                <w:szCs w:val="20"/>
              </w:rPr>
            </w:pPr>
            <w:proofErr w:type="spellStart"/>
            <w:r w:rsidRPr="0045649F">
              <w:rPr>
                <w:rFonts w:cstheme="minorHAnsi"/>
                <w:szCs w:val="20"/>
              </w:rPr>
              <w:t>i</w:t>
            </w:r>
            <w:proofErr w:type="spellEnd"/>
            <w:r w:rsidRPr="0045649F">
              <w:rPr>
                <w:rFonts w:cstheme="minorHAnsi"/>
                <w:szCs w:val="20"/>
              </w:rPr>
              <w:t xml:space="preserve">) </w:t>
            </w:r>
            <w:proofErr w:type="spellStart"/>
            <w:r w:rsidRPr="0045649F">
              <w:rPr>
                <w:rFonts w:cstheme="minorHAnsi"/>
                <w:szCs w:val="20"/>
              </w:rPr>
              <w:t>AviSense</w:t>
            </w:r>
            <w:proofErr w:type="spellEnd"/>
            <w:r w:rsidRPr="0045649F">
              <w:rPr>
                <w:rFonts w:cstheme="minorHAnsi"/>
                <w:szCs w:val="20"/>
              </w:rPr>
              <w:t xml:space="preserve"> Visual/LiDAR Sensor Data Enhancement Kit,</w:t>
            </w:r>
            <w:r w:rsidRPr="0045649F">
              <w:rPr>
                <w:rFonts w:cstheme="minorHAnsi"/>
                <w:b/>
                <w:szCs w:val="20"/>
              </w:rPr>
              <w:t xml:space="preserve"> </w:t>
            </w:r>
            <w:r w:rsidRPr="0045649F">
              <w:rPr>
                <w:rFonts w:cstheme="minorHAnsi"/>
                <w:bCs/>
                <w:szCs w:val="20"/>
              </w:rPr>
              <w:t xml:space="preserve">ii) </w:t>
            </w:r>
            <w:proofErr w:type="spellStart"/>
            <w:r w:rsidRPr="0045649F">
              <w:rPr>
                <w:rFonts w:cstheme="minorHAnsi"/>
                <w:bCs/>
                <w:szCs w:val="20"/>
              </w:rPr>
              <w:t>AviSense</w:t>
            </w:r>
            <w:proofErr w:type="spellEnd"/>
            <w:r w:rsidRPr="0045649F">
              <w:rPr>
                <w:rFonts w:cstheme="minorHAnsi"/>
                <w:bCs/>
                <w:szCs w:val="20"/>
              </w:rPr>
              <w:t xml:space="preserve"> Hyper-Sensing Suite, iii) </w:t>
            </w:r>
            <w:proofErr w:type="spellStart"/>
            <w:r w:rsidRPr="0045649F">
              <w:rPr>
                <w:rFonts w:cstheme="minorHAnsi"/>
                <w:bCs/>
                <w:szCs w:val="20"/>
              </w:rPr>
              <w:t>AviSense</w:t>
            </w:r>
            <w:proofErr w:type="spellEnd"/>
            <w:r w:rsidRPr="0045649F">
              <w:rPr>
                <w:rFonts w:cstheme="minorHAnsi"/>
                <w:bCs/>
                <w:szCs w:val="20"/>
              </w:rPr>
              <w:t xml:space="preserve"> Multimodal Space Assistance Kit, iv) </w:t>
            </w:r>
            <w:proofErr w:type="spellStart"/>
            <w:r w:rsidRPr="0045649F">
              <w:rPr>
                <w:rFonts w:cstheme="minorHAnsi"/>
                <w:bCs/>
                <w:szCs w:val="20"/>
              </w:rPr>
              <w:t>AviSense</w:t>
            </w:r>
            <w:proofErr w:type="spellEnd"/>
            <w:r w:rsidRPr="0045649F">
              <w:rPr>
                <w:rFonts w:cstheme="minorHAnsi"/>
                <w:bCs/>
                <w:szCs w:val="20"/>
              </w:rPr>
              <w:t xml:space="preserve"> CAV Simulation Platform, v) </w:t>
            </w:r>
            <w:proofErr w:type="spellStart"/>
            <w:r w:rsidRPr="0045649F">
              <w:rPr>
                <w:rFonts w:cstheme="minorHAnsi"/>
                <w:bCs/>
                <w:szCs w:val="20"/>
              </w:rPr>
              <w:t>AviSense</w:t>
            </w:r>
            <w:proofErr w:type="spellEnd"/>
            <w:r w:rsidRPr="0045649F">
              <w:rPr>
                <w:rFonts w:cstheme="minorHAnsi"/>
                <w:bCs/>
                <w:szCs w:val="20"/>
              </w:rPr>
              <w:t xml:space="preserve"> XR System of XAI Content, vi) PCT patent application - “</w:t>
            </w:r>
            <w:r w:rsidRPr="0045649F">
              <w:rPr>
                <w:rFonts w:cstheme="minorHAnsi"/>
                <w:bCs/>
                <w:i/>
                <w:szCs w:val="20"/>
              </w:rPr>
              <w:t>Methods for receiving, processing, and AR displaying 3D objects in real-time cooperative driving conditions for situational awareness</w:t>
            </w:r>
            <w:r w:rsidRPr="0045649F">
              <w:rPr>
                <w:rFonts w:cstheme="minorHAnsi"/>
                <w:bCs/>
                <w:szCs w:val="20"/>
              </w:rPr>
              <w:t>"</w:t>
            </w:r>
          </w:p>
        </w:tc>
        <w:tc>
          <w:tcPr>
            <w:tcW w:w="1776" w:type="pct"/>
          </w:tcPr>
          <w:p w14:paraId="04390110" w14:textId="77777777" w:rsidR="00B5633D" w:rsidRPr="0045649F" w:rsidRDefault="00B5633D" w:rsidP="00212CFC">
            <w:pPr>
              <w:rPr>
                <w:rFonts w:cstheme="minorHAnsi"/>
                <w:spacing w:val="-3"/>
                <w:szCs w:val="20"/>
              </w:rPr>
            </w:pPr>
            <w:r w:rsidRPr="0045649F">
              <w:rPr>
                <w:rFonts w:cstheme="minorHAnsi"/>
                <w:spacing w:val="-3"/>
                <w:szCs w:val="20"/>
              </w:rPr>
              <w:t>Access Rights are granted exclusively for the purpose of implementing the Action and only to the extent that they are Needed for such purpose.</w:t>
            </w:r>
          </w:p>
          <w:p w14:paraId="19EA7D8F" w14:textId="77777777" w:rsidR="00B5633D" w:rsidRPr="0045649F" w:rsidRDefault="00B5633D" w:rsidP="00212CFC">
            <w:pPr>
              <w:rPr>
                <w:rFonts w:cstheme="minorHAnsi"/>
                <w:spacing w:val="-3"/>
                <w:szCs w:val="20"/>
              </w:rPr>
            </w:pPr>
            <w:r w:rsidRPr="0045649F">
              <w:rPr>
                <w:rFonts w:cstheme="minorHAnsi"/>
                <w:spacing w:val="-3"/>
                <w:szCs w:val="20"/>
              </w:rPr>
              <w:t xml:space="preserve">No Access Rights to source code nor object code will be granted. </w:t>
            </w:r>
          </w:p>
          <w:p w14:paraId="53DF9A02" w14:textId="77777777" w:rsidR="00B5633D" w:rsidRPr="0045649F" w:rsidRDefault="00B5633D" w:rsidP="00212CFC">
            <w:pPr>
              <w:rPr>
                <w:rFonts w:cstheme="minorHAnsi"/>
                <w:spacing w:val="-3"/>
                <w:szCs w:val="20"/>
              </w:rPr>
            </w:pPr>
            <w:r w:rsidRPr="0045649F">
              <w:rPr>
                <w:rFonts w:cstheme="minorHAnsi"/>
                <w:spacing w:val="-3"/>
                <w:szCs w:val="20"/>
              </w:rPr>
              <w:t>The Background is provided "as is". Any express or implied warranties of any kind are disclaimed.</w:t>
            </w:r>
          </w:p>
          <w:p w14:paraId="44242E5F" w14:textId="77777777" w:rsidR="00B5633D" w:rsidRPr="0045649F" w:rsidRDefault="00B5633D" w:rsidP="00212CFC">
            <w:pPr>
              <w:rPr>
                <w:rFonts w:cstheme="minorHAnsi"/>
                <w:szCs w:val="20"/>
              </w:rPr>
            </w:pPr>
            <w:r w:rsidRPr="0045649F">
              <w:rPr>
                <w:rFonts w:cstheme="minorHAnsi"/>
                <w:szCs w:val="20"/>
              </w:rPr>
              <w:t xml:space="preserve">AviSense.AI </w:t>
            </w:r>
            <w:r w:rsidRPr="0045649F">
              <w:rPr>
                <w:rFonts w:cstheme="minorHAnsi"/>
                <w:spacing w:val="-3"/>
                <w:szCs w:val="20"/>
              </w:rPr>
              <w:t xml:space="preserve">shall not be liable for any damage (whether direct, indirect, incidental, exemplary or consequential) arising in any way from Access Rights being exercised by any of the Parties. Any Party which exercises Access Rights regarding </w:t>
            </w:r>
            <w:proofErr w:type="spellStart"/>
            <w:r w:rsidRPr="0045649F">
              <w:rPr>
                <w:rFonts w:cstheme="minorHAnsi"/>
                <w:szCs w:val="20"/>
              </w:rPr>
              <w:t>AviSense</w:t>
            </w:r>
            <w:proofErr w:type="spellEnd"/>
            <w:r w:rsidRPr="0045649F">
              <w:rPr>
                <w:rFonts w:cstheme="minorHAnsi"/>
                <w:szCs w:val="20"/>
              </w:rPr>
              <w:t xml:space="preserve"> </w:t>
            </w:r>
            <w:r w:rsidRPr="0045649F">
              <w:rPr>
                <w:rFonts w:cstheme="minorHAnsi"/>
                <w:spacing w:val="-3"/>
                <w:szCs w:val="20"/>
              </w:rPr>
              <w:t xml:space="preserve">'s background will hold </w:t>
            </w:r>
            <w:proofErr w:type="spellStart"/>
            <w:r w:rsidRPr="0045649F">
              <w:rPr>
                <w:rFonts w:cstheme="minorHAnsi"/>
                <w:szCs w:val="20"/>
              </w:rPr>
              <w:t>AviSense</w:t>
            </w:r>
            <w:proofErr w:type="spellEnd"/>
            <w:r w:rsidRPr="0045649F">
              <w:rPr>
                <w:rFonts w:cstheme="minorHAnsi"/>
                <w:szCs w:val="20"/>
              </w:rPr>
              <w:t xml:space="preserve"> </w:t>
            </w:r>
            <w:r w:rsidRPr="0045649F">
              <w:rPr>
                <w:rFonts w:cstheme="minorHAnsi"/>
                <w:spacing w:val="-3"/>
                <w:szCs w:val="20"/>
              </w:rPr>
              <w:t xml:space="preserve">harmless against any claim which </w:t>
            </w:r>
            <w:r w:rsidRPr="0045649F">
              <w:rPr>
                <w:rFonts w:cstheme="minorHAnsi"/>
                <w:spacing w:val="-3"/>
                <w:szCs w:val="20"/>
              </w:rPr>
              <w:lastRenderedPageBreak/>
              <w:t>may arise from the activities involving such exercise.</w:t>
            </w:r>
          </w:p>
        </w:tc>
        <w:tc>
          <w:tcPr>
            <w:tcW w:w="1612" w:type="pct"/>
          </w:tcPr>
          <w:p w14:paraId="3B13BEB7" w14:textId="77777777" w:rsidR="00B5633D" w:rsidRPr="0045649F" w:rsidRDefault="00B5633D" w:rsidP="00212CFC">
            <w:pPr>
              <w:rPr>
                <w:rFonts w:cstheme="minorHAnsi"/>
                <w:spacing w:val="-3"/>
                <w:szCs w:val="20"/>
              </w:rPr>
            </w:pPr>
            <w:r w:rsidRPr="0045649F">
              <w:rPr>
                <w:rFonts w:cstheme="minorHAnsi"/>
                <w:spacing w:val="-3"/>
                <w:szCs w:val="20"/>
              </w:rPr>
              <w:lastRenderedPageBreak/>
              <w:t>Previous written agreement required for the grant of Access Rights for the purpose of Exploitation.</w:t>
            </w:r>
          </w:p>
        </w:tc>
      </w:tr>
    </w:tbl>
    <w:p w14:paraId="148B845F" w14:textId="29552970" w:rsidR="00B5633D" w:rsidRDefault="00B5633D" w:rsidP="007C2BAE">
      <w:pPr>
        <w:rPr>
          <w:rFonts w:cstheme="minorHAnsi"/>
        </w:rPr>
      </w:pPr>
    </w:p>
    <w:p w14:paraId="1FAF7A7A" w14:textId="77777777" w:rsidR="00662485" w:rsidRPr="008662E5" w:rsidRDefault="00662485">
      <w:pPr>
        <w:spacing w:before="0" w:after="80" w:line="240" w:lineRule="auto"/>
        <w:jc w:val="left"/>
        <w:rPr>
          <w:rFonts w:cstheme="minorHAnsi"/>
          <w:noProof/>
          <w:lang w:eastAsia="de-DE"/>
        </w:rPr>
      </w:pPr>
      <w:r w:rsidRPr="008662E5">
        <w:rPr>
          <w:rFonts w:cstheme="minorHAnsi"/>
          <w:noProof/>
          <w:lang w:eastAsia="de-DE"/>
        </w:rPr>
        <w:br w:type="page"/>
      </w:r>
    </w:p>
    <w:p w14:paraId="29FA6134" w14:textId="77777777" w:rsidR="00F5485F" w:rsidRPr="008662E5" w:rsidRDefault="00F5485F" w:rsidP="00995801">
      <w:pPr>
        <w:pStyle w:val="Attachmentheading"/>
        <w:rPr>
          <w:rFonts w:cstheme="minorHAnsi"/>
          <w:lang w:val="en-GB"/>
        </w:rPr>
      </w:pPr>
      <w:bookmarkStart w:id="232" w:name="_Toc169547871"/>
      <w:r w:rsidRPr="008662E5">
        <w:rPr>
          <w:rFonts w:cstheme="minorHAnsi"/>
        </w:rPr>
        <w:lastRenderedPageBreak/>
        <w:t>Attachment 2: Accession document</w:t>
      </w:r>
      <w:bookmarkEnd w:id="232"/>
    </w:p>
    <w:p w14:paraId="056FDB4A" w14:textId="77777777" w:rsidR="005957CD" w:rsidRPr="008662E5" w:rsidRDefault="005957CD" w:rsidP="005957CD">
      <w:pPr>
        <w:rPr>
          <w:rFonts w:cstheme="minorHAnsi"/>
        </w:rPr>
      </w:pPr>
      <w:r w:rsidRPr="008662E5">
        <w:rPr>
          <w:rFonts w:cstheme="minorHAnsi"/>
        </w:rPr>
        <w:t>ACCESSION</w:t>
      </w:r>
    </w:p>
    <w:p w14:paraId="2F3C5FBB" w14:textId="77777777" w:rsidR="005957CD" w:rsidRPr="008662E5" w:rsidRDefault="005957CD" w:rsidP="005957CD">
      <w:pPr>
        <w:rPr>
          <w:rFonts w:cstheme="minorHAnsi"/>
          <w:b/>
          <w:bCs/>
        </w:rPr>
      </w:pPr>
      <w:r w:rsidRPr="008662E5">
        <w:rPr>
          <w:rFonts w:cstheme="minorHAnsi"/>
          <w:b/>
          <w:bCs/>
        </w:rPr>
        <w:t>of a new Party to</w:t>
      </w:r>
    </w:p>
    <w:p w14:paraId="3A31451A" w14:textId="47B5645F" w:rsidR="005957CD" w:rsidRPr="008662E5" w:rsidRDefault="00C951E7" w:rsidP="005957CD">
      <w:pPr>
        <w:rPr>
          <w:rFonts w:cstheme="minorHAnsi"/>
          <w:b/>
          <w:bCs/>
        </w:rPr>
      </w:pPr>
      <w:proofErr w:type="spellStart"/>
      <w:r>
        <w:rPr>
          <w:rFonts w:cstheme="minorHAnsi"/>
          <w:b/>
          <w:bCs/>
        </w:rPr>
        <w:t>CoEvolution</w:t>
      </w:r>
      <w:proofErr w:type="spellEnd"/>
      <w:r w:rsidR="005957CD" w:rsidRPr="008662E5">
        <w:rPr>
          <w:rFonts w:cstheme="minorHAnsi"/>
          <w:b/>
          <w:bCs/>
        </w:rPr>
        <w:t xml:space="preserve"> Consortium Agreement, version [</w:t>
      </w:r>
      <w:r w:rsidR="005957CD" w:rsidRPr="008662E5">
        <w:rPr>
          <w:rFonts w:cstheme="minorHAnsi"/>
          <w:b/>
          <w:bCs/>
          <w:highlight w:val="yellow"/>
        </w:rPr>
        <w:t>…, YYYY-MM-DD</w:t>
      </w:r>
      <w:r w:rsidR="005957CD" w:rsidRPr="008662E5">
        <w:rPr>
          <w:rFonts w:cstheme="minorHAnsi"/>
          <w:b/>
          <w:bCs/>
        </w:rPr>
        <w:t>]</w:t>
      </w:r>
    </w:p>
    <w:p w14:paraId="0F34CAD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OFFICIAL NAME OF THE NEW PARTY AS IDENTIFIED IN THE Grant Agreement</w:t>
      </w:r>
      <w:r w:rsidRPr="008662E5">
        <w:rPr>
          <w:rFonts w:cstheme="minorHAnsi"/>
        </w:rPr>
        <w:t>]</w:t>
      </w:r>
    </w:p>
    <w:p w14:paraId="77557BA1" w14:textId="77777777" w:rsidR="005957CD" w:rsidRPr="008662E5" w:rsidRDefault="005957CD" w:rsidP="005957CD">
      <w:pPr>
        <w:rPr>
          <w:rFonts w:cstheme="minorHAnsi"/>
        </w:rPr>
      </w:pPr>
      <w:r w:rsidRPr="008662E5">
        <w:rPr>
          <w:rFonts w:cstheme="minorHAnsi"/>
        </w:rPr>
        <w:t>hereby consents to become a Party to the Consortium Agreement identified above and accepts all the rights and obligations of a Party starting [</w:t>
      </w:r>
      <w:r w:rsidRPr="008662E5">
        <w:rPr>
          <w:rFonts w:cstheme="minorHAnsi"/>
          <w:highlight w:val="yellow"/>
        </w:rPr>
        <w:t>date</w:t>
      </w:r>
      <w:r w:rsidRPr="008662E5">
        <w:rPr>
          <w:rFonts w:cstheme="minorHAnsi"/>
        </w:rPr>
        <w:t>].</w:t>
      </w:r>
    </w:p>
    <w:p w14:paraId="2574C92C" w14:textId="710FC0DF" w:rsidR="005957CD" w:rsidRPr="008662E5" w:rsidRDefault="00C951E7" w:rsidP="005957CD">
      <w:pPr>
        <w:rPr>
          <w:rFonts w:cstheme="minorHAnsi"/>
        </w:rPr>
      </w:pPr>
      <w:r w:rsidRPr="00C951E7">
        <w:rPr>
          <w:rFonts w:cstheme="minorHAnsi"/>
        </w:rPr>
        <w:t>EREVNITIKO PANEPISTIMIAKO INSTITOUTO SYSTIMATON EPIKOINONION KAI YPOLOGISTON, (ICCS)</w:t>
      </w:r>
    </w:p>
    <w:p w14:paraId="0C56763A" w14:textId="77777777" w:rsidR="005957CD" w:rsidRPr="008662E5" w:rsidRDefault="005957CD" w:rsidP="005957CD">
      <w:pPr>
        <w:rPr>
          <w:rFonts w:cstheme="minorHAnsi"/>
        </w:rPr>
      </w:pPr>
      <w:r w:rsidRPr="008662E5">
        <w:rPr>
          <w:rFonts w:cstheme="minorHAnsi"/>
        </w:rPr>
        <w:t>hereby certifies that the consortium has accepted in the meeting held on [</w:t>
      </w:r>
      <w:r w:rsidRPr="008662E5">
        <w:rPr>
          <w:rFonts w:cstheme="minorHAnsi"/>
          <w:highlight w:val="yellow"/>
        </w:rPr>
        <w:t>date</w:t>
      </w:r>
      <w:r w:rsidRPr="008662E5">
        <w:rPr>
          <w:rFonts w:cstheme="minorHAnsi"/>
        </w:rPr>
        <w:t>] the accession of [</w:t>
      </w:r>
      <w:r w:rsidRPr="008662E5">
        <w:rPr>
          <w:rFonts w:cstheme="minorHAnsi"/>
          <w:highlight w:val="yellow"/>
        </w:rPr>
        <w:t>the name of the new Party</w:t>
      </w:r>
      <w:r w:rsidRPr="008662E5">
        <w:rPr>
          <w:rFonts w:cstheme="minorHAnsi"/>
        </w:rPr>
        <w:t>] to the consortium starting [</w:t>
      </w:r>
      <w:r w:rsidRPr="008662E5">
        <w:rPr>
          <w:rFonts w:cstheme="minorHAnsi"/>
          <w:highlight w:val="yellow"/>
        </w:rPr>
        <w:t>date</w:t>
      </w:r>
      <w:r w:rsidRPr="008662E5">
        <w:rPr>
          <w:rFonts w:cstheme="minorHAnsi"/>
        </w:rPr>
        <w:t>].</w:t>
      </w:r>
    </w:p>
    <w:p w14:paraId="6C024F5B" w14:textId="5860C136" w:rsidR="005957CD" w:rsidRPr="008662E5" w:rsidRDefault="00CE7101" w:rsidP="005957CD">
      <w:pPr>
        <w:rPr>
          <w:rFonts w:cstheme="minorHAnsi"/>
        </w:rPr>
      </w:pPr>
      <w:r w:rsidRPr="008662E5">
        <w:rPr>
          <w:rFonts w:cstheme="minorHAnsi"/>
        </w:rPr>
        <w:t xml:space="preserve">This Accession document has been done in 2 originals to be duly signed by the undersigned </w:t>
      </w:r>
      <w:proofErr w:type="spellStart"/>
      <w:r w:rsidRPr="008662E5">
        <w:rPr>
          <w:rFonts w:cstheme="minorHAnsi"/>
        </w:rPr>
        <w:t>authorised</w:t>
      </w:r>
      <w:proofErr w:type="spellEnd"/>
      <w:r w:rsidRPr="008662E5">
        <w:rPr>
          <w:rFonts w:cstheme="minorHAnsi"/>
        </w:rPr>
        <w:t xml:space="preserve"> representatives.</w:t>
      </w:r>
    </w:p>
    <w:p w14:paraId="2FAB506B" w14:textId="77777777" w:rsidR="002F69DB" w:rsidRPr="008662E5" w:rsidRDefault="002F69DB" w:rsidP="005957CD">
      <w:pPr>
        <w:rPr>
          <w:rFonts w:cstheme="minorHAnsi"/>
        </w:rPr>
      </w:pPr>
    </w:p>
    <w:p w14:paraId="5A38E42C"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53965AE1"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INSERT NAME OF THE NEW PARTY</w:t>
      </w:r>
      <w:r w:rsidRPr="008662E5">
        <w:rPr>
          <w:rFonts w:cstheme="minorHAnsi"/>
        </w:rPr>
        <w:t>]</w:t>
      </w:r>
    </w:p>
    <w:p w14:paraId="4A293CFC" w14:textId="77777777" w:rsidR="005957CD" w:rsidRPr="008662E5" w:rsidRDefault="005957CD" w:rsidP="005957CD">
      <w:pPr>
        <w:rPr>
          <w:rFonts w:cstheme="minorHAnsi"/>
        </w:rPr>
      </w:pPr>
      <w:r w:rsidRPr="008662E5">
        <w:rPr>
          <w:rFonts w:cstheme="minorHAnsi"/>
        </w:rPr>
        <w:t>Signature(s)</w:t>
      </w:r>
    </w:p>
    <w:p w14:paraId="2B1561D2" w14:textId="77777777" w:rsidR="005957CD" w:rsidRPr="008662E5" w:rsidRDefault="005957CD" w:rsidP="005957CD">
      <w:pPr>
        <w:rPr>
          <w:rFonts w:cstheme="minorHAnsi"/>
        </w:rPr>
      </w:pPr>
      <w:r w:rsidRPr="008662E5">
        <w:rPr>
          <w:rFonts w:cstheme="minorHAnsi"/>
        </w:rPr>
        <w:t>Name(s)</w:t>
      </w:r>
    </w:p>
    <w:p w14:paraId="6E5679B2" w14:textId="77777777" w:rsidR="005957CD" w:rsidRPr="008662E5" w:rsidRDefault="005957CD" w:rsidP="005957CD">
      <w:pPr>
        <w:rPr>
          <w:rFonts w:cstheme="minorHAnsi"/>
        </w:rPr>
      </w:pPr>
      <w:r w:rsidRPr="008662E5">
        <w:rPr>
          <w:rFonts w:cstheme="minorHAnsi"/>
        </w:rPr>
        <w:t>Title(s)</w:t>
      </w:r>
    </w:p>
    <w:p w14:paraId="06879BA7" w14:textId="77777777" w:rsidR="005957CD" w:rsidRPr="008662E5" w:rsidRDefault="005957CD" w:rsidP="005957CD">
      <w:pPr>
        <w:rPr>
          <w:rFonts w:cstheme="minorHAnsi"/>
        </w:rPr>
      </w:pPr>
    </w:p>
    <w:p w14:paraId="1B6AFE0F" w14:textId="77777777" w:rsidR="005957CD" w:rsidRPr="008662E5" w:rsidRDefault="005957CD" w:rsidP="005957CD">
      <w:pPr>
        <w:rPr>
          <w:rFonts w:cstheme="minorHAnsi"/>
        </w:rPr>
      </w:pPr>
      <w:r w:rsidRPr="008662E5">
        <w:rPr>
          <w:rFonts w:cstheme="minorHAnsi"/>
        </w:rPr>
        <w:t>[</w:t>
      </w:r>
      <w:r w:rsidRPr="008662E5">
        <w:rPr>
          <w:rFonts w:cstheme="minorHAnsi"/>
          <w:highlight w:val="yellow"/>
        </w:rPr>
        <w:t>Date and Place</w:t>
      </w:r>
      <w:r w:rsidRPr="008662E5">
        <w:rPr>
          <w:rFonts w:cstheme="minorHAnsi"/>
        </w:rPr>
        <w:t>]</w:t>
      </w:r>
    </w:p>
    <w:p w14:paraId="72A13540" w14:textId="613869DE" w:rsidR="005957CD" w:rsidRPr="008662E5" w:rsidRDefault="00C951E7" w:rsidP="005957CD">
      <w:pPr>
        <w:rPr>
          <w:rFonts w:cstheme="minorHAnsi"/>
        </w:rPr>
      </w:pPr>
      <w:commentRangeStart w:id="233"/>
      <w:commentRangeStart w:id="234"/>
      <w:del w:id="235" w:author="Konstantinos Tserpes" w:date="2024-06-17T20:11:00Z">
        <w:r w:rsidRPr="00C951E7" w:rsidDel="00B5633D">
          <w:rPr>
            <w:rFonts w:cstheme="minorHAnsi"/>
          </w:rPr>
          <w:delText>EREVNITIKO PANEPISTIMIAKO INSTITOUTO SYSTIMATON EPIKOINONION KAI YPOLOGISTON, (ICCS)</w:delText>
        </w:r>
      </w:del>
      <w:ins w:id="236" w:author="Konstantinos Tserpes" w:date="2024-06-17T20:11:00Z">
        <w:r w:rsidR="00B5633D" w:rsidRPr="00B5633D">
          <w:rPr>
            <w:rFonts w:cstheme="minorHAnsi"/>
            <w:highlight w:val="yellow"/>
            <w:rPrChange w:id="237" w:author="Konstantinos Tserpes" w:date="2024-06-17T20:11:00Z">
              <w:rPr>
                <w:rFonts w:cstheme="minorHAnsi"/>
              </w:rPr>
            </w:rPrChange>
          </w:rPr>
          <w:t>[for each party]</w:t>
        </w:r>
      </w:ins>
    </w:p>
    <w:p w14:paraId="2D84D41C" w14:textId="77777777" w:rsidR="005957CD" w:rsidRPr="008662E5" w:rsidRDefault="005957CD" w:rsidP="005957CD">
      <w:pPr>
        <w:rPr>
          <w:rFonts w:cstheme="minorHAnsi"/>
        </w:rPr>
      </w:pPr>
      <w:r w:rsidRPr="008662E5">
        <w:rPr>
          <w:rFonts w:cstheme="minorHAnsi"/>
        </w:rPr>
        <w:t xml:space="preserve">Signature(s) </w:t>
      </w:r>
    </w:p>
    <w:p w14:paraId="5BC9F363" w14:textId="77777777" w:rsidR="005957CD" w:rsidRPr="008662E5" w:rsidRDefault="005957CD" w:rsidP="005957CD">
      <w:pPr>
        <w:rPr>
          <w:rFonts w:cstheme="minorHAnsi"/>
        </w:rPr>
      </w:pPr>
      <w:r w:rsidRPr="008662E5">
        <w:rPr>
          <w:rFonts w:cstheme="minorHAnsi"/>
        </w:rPr>
        <w:t xml:space="preserve">Name(s) </w:t>
      </w:r>
    </w:p>
    <w:p w14:paraId="6D8B0629" w14:textId="77777777" w:rsidR="005957CD" w:rsidRPr="008662E5" w:rsidRDefault="005957CD" w:rsidP="005957CD">
      <w:pPr>
        <w:rPr>
          <w:rFonts w:cstheme="minorHAnsi"/>
        </w:rPr>
      </w:pPr>
      <w:r w:rsidRPr="008662E5">
        <w:rPr>
          <w:rFonts w:cstheme="minorHAnsi"/>
        </w:rPr>
        <w:t>Title(s)</w:t>
      </w:r>
      <w:commentRangeEnd w:id="233"/>
      <w:r w:rsidR="00C33F3C">
        <w:rPr>
          <w:rStyle w:val="CommentReference"/>
        </w:rPr>
        <w:commentReference w:id="233"/>
      </w:r>
      <w:commentRangeEnd w:id="234"/>
      <w:r w:rsidR="00B5633D">
        <w:rPr>
          <w:rStyle w:val="CommentReference"/>
        </w:rPr>
        <w:commentReference w:id="234"/>
      </w:r>
    </w:p>
    <w:p w14:paraId="09785400" w14:textId="77777777" w:rsidR="008B4E67" w:rsidRPr="008662E5" w:rsidRDefault="008B4E67">
      <w:pPr>
        <w:spacing w:before="0" w:after="80" w:line="240" w:lineRule="auto"/>
        <w:jc w:val="left"/>
        <w:rPr>
          <w:rFonts w:cstheme="minorHAnsi"/>
          <w:noProof/>
          <w:lang w:eastAsia="de-DE"/>
        </w:rPr>
      </w:pPr>
      <w:r w:rsidRPr="008662E5">
        <w:rPr>
          <w:rFonts w:cstheme="minorHAnsi"/>
          <w:noProof/>
          <w:lang w:eastAsia="de-DE"/>
        </w:rPr>
        <w:br w:type="page"/>
      </w:r>
    </w:p>
    <w:p w14:paraId="683B3646" w14:textId="77777777" w:rsidR="007E5DF4" w:rsidRPr="008662E5" w:rsidRDefault="007E5DF4" w:rsidP="00995801">
      <w:pPr>
        <w:pStyle w:val="Attachmentheading"/>
        <w:rPr>
          <w:rFonts w:cstheme="minorHAnsi"/>
          <w:lang w:val="en-GB"/>
        </w:rPr>
      </w:pPr>
      <w:bookmarkStart w:id="238" w:name="_Toc169547872"/>
      <w:r w:rsidRPr="008662E5">
        <w:rPr>
          <w:rFonts w:cstheme="minorHAnsi"/>
        </w:rPr>
        <w:lastRenderedPageBreak/>
        <w:t>Attachment 3: List of third parties for simplified transfer according to Section 8.3.2.</w:t>
      </w:r>
      <w:bookmarkEnd w:id="238"/>
    </w:p>
    <w:p w14:paraId="429E1710" w14:textId="77777777" w:rsidR="007E5DF4" w:rsidRPr="008662E5" w:rsidRDefault="007E5DF4" w:rsidP="007E5DF4">
      <w:pPr>
        <w:rPr>
          <w:rFonts w:eastAsiaTheme="minorHAnsi" w:cstheme="minorHAnsi"/>
          <w:sz w:val="22"/>
        </w:rPr>
      </w:pPr>
    </w:p>
    <w:p w14:paraId="45E78F6A" w14:textId="77777777" w:rsidR="007E5DF4" w:rsidRPr="008662E5" w:rsidRDefault="007E5DF4" w:rsidP="007E5DF4">
      <w:pPr>
        <w:rPr>
          <w:rFonts w:cstheme="minorHAnsi"/>
        </w:rPr>
      </w:pPr>
    </w:p>
    <w:p w14:paraId="5F759DBD" w14:textId="77777777" w:rsidR="007E5DF4" w:rsidRPr="008662E5" w:rsidRDefault="007E5DF4" w:rsidP="007E5DF4">
      <w:pPr>
        <w:rPr>
          <w:rFonts w:cstheme="minorHAnsi"/>
        </w:rPr>
      </w:pPr>
    </w:p>
    <w:p w14:paraId="39AA7340" w14:textId="07975067" w:rsidR="00BA7DC0" w:rsidRPr="008662E5" w:rsidRDefault="00BA7DC0" w:rsidP="00B5633D">
      <w:pPr>
        <w:spacing w:before="0" w:after="80" w:line="240" w:lineRule="auto"/>
        <w:jc w:val="left"/>
        <w:rPr>
          <w:rFonts w:cstheme="minorHAnsi"/>
        </w:rPr>
      </w:pPr>
    </w:p>
    <w:sectPr w:rsidR="00BA7DC0" w:rsidRPr="008662E5" w:rsidSect="00B76D6E">
      <w:headerReference w:type="default" r:id="rId22"/>
      <w:footerReference w:type="default" r:id="rId23"/>
      <w:pgSz w:w="11906" w:h="16838"/>
      <w:pgMar w:top="1418" w:right="1418" w:bottom="1134" w:left="1418" w:header="709" w:footer="56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Konstantinos Tserpes" w:date="2024-06-12T09:51:00Z" w:initials="KTT">
    <w:p w14:paraId="01176148" w14:textId="77777777" w:rsidR="004033D8" w:rsidRDefault="004033D8" w:rsidP="004033D8">
      <w:pPr>
        <w:jc w:val="left"/>
      </w:pPr>
      <w:r>
        <w:rPr>
          <w:rStyle w:val="CommentReference"/>
        </w:rPr>
        <w:annotationRef/>
      </w:r>
      <w:r>
        <w:rPr>
          <w:szCs w:val="20"/>
        </w:rPr>
        <w:t>SIE: Siemens prefers more comprehensive definition from MCARD template</w:t>
      </w:r>
    </w:p>
  </w:comment>
  <w:comment w:id="3" w:author="Konstantinos Tserpes" w:date="2024-06-17T19:55:00Z" w:initials="KTT">
    <w:p w14:paraId="302103CD" w14:textId="77777777" w:rsidR="0007518C" w:rsidRDefault="0007518C" w:rsidP="0007518C">
      <w:pPr>
        <w:jc w:val="left"/>
      </w:pPr>
      <w:r>
        <w:rPr>
          <w:rStyle w:val="CommentReference"/>
        </w:rPr>
        <w:annotationRef/>
      </w:r>
      <w:r>
        <w:rPr>
          <w:szCs w:val="20"/>
        </w:rPr>
        <w:t>Accepted</w:t>
      </w:r>
    </w:p>
  </w:comment>
  <w:comment w:id="4" w:author="Konstantinos Tserpes" w:date="2024-06-12T09:47:00Z" w:initials="KTT">
    <w:p w14:paraId="4BF27D75" w14:textId="3B8EC688" w:rsidR="004033D8" w:rsidRDefault="004033D8" w:rsidP="004033D8">
      <w:pPr>
        <w:jc w:val="left"/>
      </w:pPr>
      <w:r>
        <w:rPr>
          <w:rStyle w:val="CommentReference"/>
        </w:rPr>
        <w:annotationRef/>
      </w:r>
      <w:r>
        <w:rPr>
          <w:szCs w:val="20"/>
        </w:rPr>
        <w:t>SIE: Added definition of background</w:t>
      </w:r>
    </w:p>
  </w:comment>
  <w:comment w:id="5" w:author="Konstantinos Tserpes" w:date="2024-06-17T19:56:00Z" w:initials="KTT">
    <w:p w14:paraId="2A09A798" w14:textId="77777777" w:rsidR="0007518C" w:rsidRDefault="0007518C" w:rsidP="0007518C">
      <w:pPr>
        <w:jc w:val="left"/>
      </w:pPr>
      <w:r>
        <w:rPr>
          <w:rStyle w:val="CommentReference"/>
        </w:rPr>
        <w:annotationRef/>
      </w:r>
      <w:r>
        <w:rPr>
          <w:szCs w:val="20"/>
        </w:rPr>
        <w:t>Accepted</w:t>
      </w:r>
    </w:p>
  </w:comment>
  <w:comment w:id="6" w:author="Konstantinos Tserpes" w:date="2024-06-12T09:49:00Z" w:initials="KTT">
    <w:p w14:paraId="4E5A3C50" w14:textId="780D5A94" w:rsidR="004033D8" w:rsidRDefault="004033D8" w:rsidP="004033D8">
      <w:pPr>
        <w:jc w:val="left"/>
      </w:pPr>
      <w:r>
        <w:rPr>
          <w:rStyle w:val="CommentReference"/>
        </w:rPr>
        <w:annotationRef/>
      </w:r>
      <w:r>
        <w:rPr>
          <w:szCs w:val="20"/>
        </w:rPr>
        <w:t>SIE: Copied from the software-specific exhibit to the definition section</w:t>
      </w:r>
    </w:p>
  </w:comment>
  <w:comment w:id="7" w:author="Konstantinos Tserpes" w:date="2024-06-17T19:56:00Z" w:initials="KTT">
    <w:p w14:paraId="79971057" w14:textId="77777777" w:rsidR="0007518C" w:rsidRDefault="0007518C" w:rsidP="0007518C">
      <w:pPr>
        <w:jc w:val="left"/>
      </w:pPr>
      <w:r>
        <w:rPr>
          <w:rStyle w:val="CommentReference"/>
        </w:rPr>
        <w:annotationRef/>
      </w:r>
      <w:r>
        <w:rPr>
          <w:szCs w:val="20"/>
        </w:rPr>
        <w:t>Accepted</w:t>
      </w:r>
    </w:p>
  </w:comment>
  <w:comment w:id="8" w:author="Konstantinos Tserpes" w:date="2024-06-12T09:50:00Z" w:initials="KTT">
    <w:p w14:paraId="363EE7C7" w14:textId="03B68677" w:rsidR="004033D8" w:rsidRDefault="004033D8" w:rsidP="004033D8">
      <w:pPr>
        <w:jc w:val="left"/>
      </w:pPr>
      <w:r>
        <w:rPr>
          <w:rStyle w:val="CommentReference"/>
        </w:rPr>
        <w:annotationRef/>
      </w:r>
      <w:r>
        <w:rPr>
          <w:szCs w:val="20"/>
        </w:rPr>
        <w:t xml:space="preserve">SIE: Definition from MCARD added. DESCA does not sufficently cater for the needs of industrial partners with cross-boarder structure. </w:t>
      </w:r>
    </w:p>
  </w:comment>
  <w:comment w:id="9" w:author="Konstantinos Tserpes" w:date="2024-06-17T19:56:00Z" w:initials="KTT">
    <w:p w14:paraId="54B97A8F" w14:textId="77777777" w:rsidR="0007518C" w:rsidRDefault="0007518C" w:rsidP="0007518C">
      <w:pPr>
        <w:jc w:val="left"/>
      </w:pPr>
      <w:r>
        <w:rPr>
          <w:rStyle w:val="CommentReference"/>
        </w:rPr>
        <w:annotationRef/>
      </w:r>
      <w:r>
        <w:rPr>
          <w:szCs w:val="20"/>
        </w:rPr>
        <w:t>Accepted</w:t>
      </w:r>
    </w:p>
  </w:comment>
  <w:comment w:id="23" w:author="Konstantinos Tserpes" w:date="2024-06-12T09:52:00Z" w:initials="KTT">
    <w:p w14:paraId="333C8CE7" w14:textId="2B81685B" w:rsidR="004033D8" w:rsidRDefault="004033D8" w:rsidP="004033D8">
      <w:pPr>
        <w:jc w:val="left"/>
      </w:pPr>
      <w:r>
        <w:rPr>
          <w:rStyle w:val="CommentReference"/>
        </w:rPr>
        <w:annotationRef/>
      </w:r>
      <w:r>
        <w:rPr>
          <w:szCs w:val="20"/>
        </w:rPr>
        <w:t>SIE: Suggestion</w:t>
      </w:r>
    </w:p>
  </w:comment>
  <w:comment w:id="24" w:author="Konstantinos Tserpes" w:date="2024-06-12T09:53:00Z" w:initials="KTT">
    <w:p w14:paraId="3C2AC35C" w14:textId="77777777" w:rsidR="004033D8" w:rsidRDefault="004033D8" w:rsidP="004033D8">
      <w:pPr>
        <w:jc w:val="left"/>
      </w:pPr>
      <w:r>
        <w:rPr>
          <w:rStyle w:val="CommentReference"/>
        </w:rPr>
        <w:annotationRef/>
      </w:r>
      <w:r>
        <w:rPr>
          <w:szCs w:val="20"/>
        </w:rPr>
        <w:t>NTUA: OK</w:t>
      </w:r>
    </w:p>
  </w:comment>
  <w:comment w:id="48" w:author="Konstantinos Tserpes" w:date="2024-06-12T09:54:00Z" w:initials="KTT">
    <w:p w14:paraId="6D2244E4" w14:textId="77777777" w:rsidR="004033D8" w:rsidRDefault="004033D8" w:rsidP="004033D8">
      <w:pPr>
        <w:jc w:val="left"/>
      </w:pPr>
      <w:r>
        <w:rPr>
          <w:rStyle w:val="CommentReference"/>
        </w:rPr>
        <w:annotationRef/>
      </w:r>
      <w:r>
        <w:rPr>
          <w:szCs w:val="20"/>
        </w:rPr>
        <w:t>SIE: Suggestion from SIE</w:t>
      </w:r>
    </w:p>
  </w:comment>
  <w:comment w:id="49" w:author="Konstantinos Tserpes" w:date="2024-06-17T19:58:00Z" w:initials="KTT">
    <w:p w14:paraId="654A47D5" w14:textId="77777777" w:rsidR="0007518C" w:rsidRDefault="0007518C" w:rsidP="0007518C">
      <w:pPr>
        <w:jc w:val="left"/>
      </w:pPr>
      <w:r>
        <w:rPr>
          <w:rStyle w:val="CommentReference"/>
        </w:rPr>
        <w:annotationRef/>
      </w:r>
      <w:r>
        <w:rPr>
          <w:szCs w:val="20"/>
        </w:rPr>
        <w:t>Accepted</w:t>
      </w:r>
    </w:p>
  </w:comment>
  <w:comment w:id="57" w:author="Konstantinos Tserpes" w:date="2024-06-12T09:55:00Z" w:initials="KTT">
    <w:p w14:paraId="6FD650BA" w14:textId="798B7D49" w:rsidR="004033D8" w:rsidRDefault="004033D8" w:rsidP="004033D8">
      <w:pPr>
        <w:jc w:val="left"/>
      </w:pPr>
      <w:r>
        <w:rPr>
          <w:rStyle w:val="CommentReference"/>
        </w:rPr>
        <w:annotationRef/>
      </w:r>
      <w:r>
        <w:rPr>
          <w:szCs w:val="20"/>
        </w:rPr>
        <w:t xml:space="preserve">SIE: To clarify that </w:t>
      </w:r>
      <w:r>
        <w:rPr>
          <w:i/>
          <w:iCs/>
          <w:szCs w:val="20"/>
        </w:rPr>
        <w:t xml:space="preserve">adding </w:t>
      </w:r>
      <w:r>
        <w:rPr>
          <w:szCs w:val="20"/>
        </w:rPr>
        <w:t xml:space="preserve">new background does not fall under „modifications“ - only such that negatively impact already listed background. </w:t>
      </w:r>
    </w:p>
  </w:comment>
  <w:comment w:id="58" w:author="Konstantinos Tserpes" w:date="2024-06-17T19:58:00Z" w:initials="KTT">
    <w:p w14:paraId="64B92905" w14:textId="77777777" w:rsidR="0007518C" w:rsidRDefault="0007518C" w:rsidP="0007518C">
      <w:pPr>
        <w:jc w:val="left"/>
      </w:pPr>
      <w:r>
        <w:rPr>
          <w:rStyle w:val="CommentReference"/>
        </w:rPr>
        <w:annotationRef/>
      </w:r>
      <w:r>
        <w:rPr>
          <w:szCs w:val="20"/>
        </w:rPr>
        <w:t>Accepted</w:t>
      </w:r>
    </w:p>
  </w:comment>
  <w:comment w:id="59" w:author="Konstantinos Tserpes" w:date="2024-06-12T09:55:00Z" w:initials="KTT">
    <w:p w14:paraId="5C6CE505" w14:textId="28E297E9" w:rsidR="008C1528" w:rsidRDefault="008C1528" w:rsidP="008C1528">
      <w:pPr>
        <w:jc w:val="left"/>
      </w:pPr>
      <w:r>
        <w:rPr>
          <w:rStyle w:val="CommentReference"/>
        </w:rPr>
        <w:annotationRef/>
      </w:r>
      <w:r>
        <w:rPr>
          <w:szCs w:val="20"/>
        </w:rPr>
        <w:t>SIE: suggestion</w:t>
      </w:r>
    </w:p>
  </w:comment>
  <w:comment w:id="60" w:author="Konstantinos Tserpes" w:date="2024-06-17T19:58:00Z" w:initials="KTT">
    <w:p w14:paraId="1EA9D4D8" w14:textId="77777777" w:rsidR="0007518C" w:rsidRDefault="0007518C" w:rsidP="0007518C">
      <w:pPr>
        <w:jc w:val="left"/>
      </w:pPr>
      <w:r>
        <w:rPr>
          <w:rStyle w:val="CommentReference"/>
        </w:rPr>
        <w:annotationRef/>
      </w:r>
      <w:r>
        <w:rPr>
          <w:szCs w:val="20"/>
        </w:rPr>
        <w:t>Accepted</w:t>
      </w:r>
    </w:p>
  </w:comment>
  <w:comment w:id="81" w:author="Konstantinos Tserpes" w:date="2024-06-12T09:56:00Z" w:initials="KTT">
    <w:p w14:paraId="4EB5419F" w14:textId="1E4C5957" w:rsidR="008C1528" w:rsidRDefault="008C1528" w:rsidP="008C1528">
      <w:pPr>
        <w:jc w:val="left"/>
      </w:pPr>
      <w:r>
        <w:rPr>
          <w:rStyle w:val="CommentReference"/>
        </w:rPr>
        <w:annotationRef/>
      </w:r>
      <w:r>
        <w:rPr>
          <w:szCs w:val="20"/>
        </w:rPr>
        <w:t>SIE: Suggestion</w:t>
      </w:r>
    </w:p>
  </w:comment>
  <w:comment w:id="82" w:author="Konstantinos Tserpes" w:date="2024-06-17T19:59:00Z" w:initials="KTT">
    <w:p w14:paraId="43B39CC0" w14:textId="77777777" w:rsidR="0007518C" w:rsidRDefault="0007518C" w:rsidP="0007518C">
      <w:pPr>
        <w:jc w:val="left"/>
      </w:pPr>
      <w:r>
        <w:rPr>
          <w:rStyle w:val="CommentReference"/>
        </w:rPr>
        <w:annotationRef/>
      </w:r>
      <w:r>
        <w:rPr>
          <w:szCs w:val="20"/>
        </w:rPr>
        <w:t>Accepted</w:t>
      </w:r>
    </w:p>
  </w:comment>
  <w:comment w:id="83" w:author="Konstantinos Tserpes" w:date="2024-06-12T09:57:00Z" w:initials="KTT">
    <w:p w14:paraId="062C6AAF" w14:textId="4D42C8DB" w:rsidR="008C1528" w:rsidRPr="008C1528" w:rsidRDefault="008C1528" w:rsidP="008C1528">
      <w:pPr>
        <w:jc w:val="left"/>
      </w:pPr>
      <w:r>
        <w:rPr>
          <w:rStyle w:val="CommentReference"/>
        </w:rPr>
        <w:annotationRef/>
      </w:r>
      <w:r>
        <w:rPr>
          <w:szCs w:val="20"/>
        </w:rPr>
        <w:t xml:space="preserve">SIE: For Siemens, this is a walk away position. Each joint owner must be able to do own core business without accountability to the other joint owner, like (unrealistic) notices  or constantly tracking, accounting and sharing each benefit derived from a joint result. </w:t>
      </w:r>
    </w:p>
  </w:comment>
  <w:comment w:id="84" w:author="Konstantinos Tserpes" w:date="2024-06-17T19:59:00Z" w:initials="KTT">
    <w:p w14:paraId="3DF36487" w14:textId="77777777" w:rsidR="0007518C" w:rsidRDefault="0007518C" w:rsidP="0007518C">
      <w:pPr>
        <w:jc w:val="left"/>
      </w:pPr>
      <w:r>
        <w:rPr>
          <w:rStyle w:val="CommentReference"/>
        </w:rPr>
        <w:annotationRef/>
      </w:r>
      <w:r>
        <w:rPr>
          <w:szCs w:val="20"/>
        </w:rPr>
        <w:t>Accepted</w:t>
      </w:r>
    </w:p>
  </w:comment>
  <w:comment w:id="87" w:author="Konstantinos Tserpes" w:date="2024-06-12T10:04:00Z" w:initials="KTT">
    <w:p w14:paraId="136FD8E3" w14:textId="253A5AA6" w:rsidR="008C1528" w:rsidRDefault="008C1528" w:rsidP="008C1528">
      <w:pPr>
        <w:jc w:val="left"/>
      </w:pPr>
      <w:r>
        <w:rPr>
          <w:rStyle w:val="CommentReference"/>
        </w:rPr>
        <w:annotationRef/>
      </w:r>
      <w:r>
        <w:rPr>
          <w:szCs w:val="20"/>
        </w:rPr>
        <w:t xml:space="preserve">SIE: </w:t>
      </w:r>
    </w:p>
  </w:comment>
  <w:comment w:id="88" w:author="Konstantinos Tserpes" w:date="2024-06-17T19:59:00Z" w:initials="KTT">
    <w:p w14:paraId="5CDB7493" w14:textId="77777777" w:rsidR="0007518C" w:rsidRDefault="0007518C" w:rsidP="0007518C">
      <w:pPr>
        <w:jc w:val="left"/>
      </w:pPr>
      <w:r>
        <w:rPr>
          <w:rStyle w:val="CommentReference"/>
        </w:rPr>
        <w:annotationRef/>
      </w:r>
      <w:r>
        <w:rPr>
          <w:szCs w:val="20"/>
        </w:rPr>
        <w:t>Accepted</w:t>
      </w:r>
    </w:p>
  </w:comment>
  <w:comment w:id="89" w:author="Konstantinos Tserpes" w:date="2024-06-12T10:04:00Z" w:initials="KTT">
    <w:p w14:paraId="0F0A42E8" w14:textId="5F81CFF0" w:rsidR="008C1528" w:rsidRDefault="008C1528" w:rsidP="008C1528">
      <w:pPr>
        <w:jc w:val="left"/>
      </w:pPr>
      <w:r>
        <w:rPr>
          <w:rStyle w:val="CommentReference"/>
        </w:rPr>
        <w:annotationRef/>
      </w:r>
      <w:r>
        <w:rPr>
          <w:szCs w:val="20"/>
        </w:rPr>
        <w:t>SIE:</w:t>
      </w:r>
    </w:p>
  </w:comment>
  <w:comment w:id="90" w:author="Konstantinos Tserpes" w:date="2024-06-17T19:59:00Z" w:initials="KTT">
    <w:p w14:paraId="7B8ACB5F" w14:textId="77777777" w:rsidR="0007518C" w:rsidRDefault="0007518C" w:rsidP="0007518C">
      <w:pPr>
        <w:jc w:val="left"/>
      </w:pPr>
      <w:r>
        <w:rPr>
          <w:rStyle w:val="CommentReference"/>
        </w:rPr>
        <w:annotationRef/>
      </w:r>
      <w:r>
        <w:rPr>
          <w:szCs w:val="20"/>
        </w:rPr>
        <w:t>Accepted</w:t>
      </w:r>
    </w:p>
  </w:comment>
  <w:comment w:id="91" w:author="Konstantinos Tserpes" w:date="2024-06-12T10:08:00Z" w:initials="KTT">
    <w:p w14:paraId="3C4290E0" w14:textId="1BDD6912" w:rsidR="00D73972" w:rsidRDefault="00D73972" w:rsidP="00D73972">
      <w:pPr>
        <w:jc w:val="left"/>
      </w:pPr>
      <w:r>
        <w:rPr>
          <w:rStyle w:val="CommentReference"/>
        </w:rPr>
        <w:annotationRef/>
      </w:r>
      <w:r>
        <w:rPr>
          <w:szCs w:val="20"/>
        </w:rPr>
        <w:t>SIE:</w:t>
      </w:r>
    </w:p>
  </w:comment>
  <w:comment w:id="92" w:author="Konstantinos Tserpes" w:date="2024-06-17T19:59:00Z" w:initials="KTT">
    <w:p w14:paraId="3ABF0718" w14:textId="77777777" w:rsidR="0007518C" w:rsidRDefault="0007518C" w:rsidP="0007518C">
      <w:pPr>
        <w:jc w:val="left"/>
      </w:pPr>
      <w:r>
        <w:rPr>
          <w:rStyle w:val="CommentReference"/>
        </w:rPr>
        <w:annotationRef/>
      </w:r>
      <w:r>
        <w:rPr>
          <w:szCs w:val="20"/>
        </w:rPr>
        <w:t>Accepted</w:t>
      </w:r>
    </w:p>
  </w:comment>
  <w:comment w:id="93" w:author="Konstantinos Tserpes" w:date="2024-06-12T10:08:00Z" w:initials="KTT">
    <w:p w14:paraId="050B5046" w14:textId="7C43E6FD" w:rsidR="00D73972" w:rsidRDefault="00D73972" w:rsidP="00D73972">
      <w:pPr>
        <w:jc w:val="left"/>
      </w:pPr>
      <w:r>
        <w:rPr>
          <w:rStyle w:val="CommentReference"/>
        </w:rPr>
        <w:annotationRef/>
      </w:r>
      <w:r>
        <w:rPr>
          <w:szCs w:val="20"/>
        </w:rPr>
        <w:t xml:space="preserve">SIE: </w:t>
      </w:r>
    </w:p>
  </w:comment>
  <w:comment w:id="94" w:author="Konstantinos Tserpes" w:date="2024-06-17T19:59:00Z" w:initials="KTT">
    <w:p w14:paraId="32888350" w14:textId="77777777" w:rsidR="0007518C" w:rsidRDefault="0007518C" w:rsidP="0007518C">
      <w:pPr>
        <w:jc w:val="left"/>
      </w:pPr>
      <w:r>
        <w:rPr>
          <w:rStyle w:val="CommentReference"/>
        </w:rPr>
        <w:annotationRef/>
      </w:r>
      <w:r>
        <w:rPr>
          <w:szCs w:val="20"/>
        </w:rPr>
        <w:t>Accepted</w:t>
      </w:r>
    </w:p>
  </w:comment>
  <w:comment w:id="95" w:author="Konstantinos Tserpes" w:date="2024-06-12T10:09:00Z" w:initials="KTT">
    <w:p w14:paraId="44762DA0" w14:textId="1AB88BEA" w:rsidR="00D73972" w:rsidRDefault="00D73972" w:rsidP="00D73972">
      <w:pPr>
        <w:jc w:val="left"/>
      </w:pPr>
      <w:r>
        <w:rPr>
          <w:rStyle w:val="CommentReference"/>
        </w:rPr>
        <w:annotationRef/>
      </w:r>
      <w:r>
        <w:rPr>
          <w:szCs w:val="20"/>
        </w:rPr>
        <w:t xml:space="preserve">SIE: </w:t>
      </w:r>
    </w:p>
  </w:comment>
  <w:comment w:id="96" w:author="Konstantinos Tserpes" w:date="2024-06-17T19:59:00Z" w:initials="KTT">
    <w:p w14:paraId="233FD59D" w14:textId="77777777" w:rsidR="0007518C" w:rsidRDefault="0007518C" w:rsidP="0007518C">
      <w:pPr>
        <w:jc w:val="left"/>
      </w:pPr>
      <w:r>
        <w:rPr>
          <w:rStyle w:val="CommentReference"/>
        </w:rPr>
        <w:annotationRef/>
      </w:r>
      <w:r>
        <w:rPr>
          <w:szCs w:val="20"/>
        </w:rPr>
        <w:t>Accepted</w:t>
      </w:r>
    </w:p>
  </w:comment>
  <w:comment w:id="97" w:author="Konstantinos Tserpes" w:date="2024-06-12T10:08:00Z" w:initials="KTT">
    <w:p w14:paraId="3B3222F6" w14:textId="58289BFC" w:rsidR="00D73972" w:rsidRDefault="00D73972" w:rsidP="00D73972">
      <w:pPr>
        <w:jc w:val="left"/>
      </w:pPr>
      <w:r>
        <w:rPr>
          <w:rStyle w:val="CommentReference"/>
        </w:rPr>
        <w:annotationRef/>
      </w:r>
      <w:r>
        <w:rPr>
          <w:szCs w:val="20"/>
        </w:rPr>
        <w:t xml:space="preserve">SIE: This should apply generally, not just to transfers under Attachment 3. </w:t>
      </w:r>
    </w:p>
  </w:comment>
  <w:comment w:id="98" w:author="Konstantinos Tserpes" w:date="2024-06-17T20:00:00Z" w:initials="KTT">
    <w:p w14:paraId="36B13DFB" w14:textId="77777777" w:rsidR="0007518C" w:rsidRDefault="0007518C" w:rsidP="0007518C">
      <w:pPr>
        <w:jc w:val="left"/>
      </w:pPr>
      <w:r>
        <w:rPr>
          <w:rStyle w:val="CommentReference"/>
        </w:rPr>
        <w:annotationRef/>
      </w:r>
      <w:r>
        <w:rPr>
          <w:szCs w:val="20"/>
        </w:rPr>
        <w:t>Accepted</w:t>
      </w:r>
    </w:p>
  </w:comment>
  <w:comment w:id="99" w:author="Konstantinos Tserpes" w:date="2024-06-12T10:09:00Z" w:initials="KTT">
    <w:p w14:paraId="2F23BB05" w14:textId="4F80A08E" w:rsidR="00D73972" w:rsidRDefault="00D73972" w:rsidP="00D73972">
      <w:pPr>
        <w:jc w:val="left"/>
      </w:pPr>
      <w:r>
        <w:rPr>
          <w:rStyle w:val="CommentReference"/>
        </w:rPr>
        <w:annotationRef/>
      </w:r>
      <w:r>
        <w:rPr>
          <w:szCs w:val="20"/>
        </w:rPr>
        <w:t>SIE:</w:t>
      </w:r>
    </w:p>
  </w:comment>
  <w:comment w:id="100" w:author="Konstantinos Tserpes" w:date="2024-06-17T20:00:00Z" w:initials="KTT">
    <w:p w14:paraId="0BAB9CB6" w14:textId="77777777" w:rsidR="0007518C" w:rsidRDefault="0007518C" w:rsidP="0007518C">
      <w:pPr>
        <w:jc w:val="left"/>
      </w:pPr>
      <w:r>
        <w:rPr>
          <w:rStyle w:val="CommentReference"/>
        </w:rPr>
        <w:annotationRef/>
      </w:r>
      <w:r>
        <w:rPr>
          <w:szCs w:val="20"/>
        </w:rPr>
        <w:t>Accepted</w:t>
      </w:r>
    </w:p>
  </w:comment>
  <w:comment w:id="101" w:author="Konstantinos Tserpes" w:date="2024-06-12T10:09:00Z" w:initials="KTT">
    <w:p w14:paraId="1997674B" w14:textId="05493F21" w:rsidR="00D73972" w:rsidRDefault="00D73972" w:rsidP="00D73972">
      <w:pPr>
        <w:jc w:val="left"/>
      </w:pPr>
      <w:r>
        <w:rPr>
          <w:rStyle w:val="CommentReference"/>
        </w:rPr>
        <w:annotationRef/>
      </w:r>
      <w:r>
        <w:rPr>
          <w:szCs w:val="20"/>
        </w:rPr>
        <w:t xml:space="preserve">SIE: </w:t>
      </w:r>
    </w:p>
  </w:comment>
  <w:comment w:id="102" w:author="Konstantinos Tserpes" w:date="2024-06-17T20:00:00Z" w:initials="KTT">
    <w:p w14:paraId="46FC064A" w14:textId="77777777" w:rsidR="0007518C" w:rsidRDefault="0007518C" w:rsidP="0007518C">
      <w:pPr>
        <w:jc w:val="left"/>
      </w:pPr>
      <w:r>
        <w:rPr>
          <w:rStyle w:val="CommentReference"/>
        </w:rPr>
        <w:annotationRef/>
      </w:r>
      <w:r>
        <w:rPr>
          <w:szCs w:val="20"/>
        </w:rPr>
        <w:t>Accepted</w:t>
      </w:r>
    </w:p>
  </w:comment>
  <w:comment w:id="103" w:author="Konstantinos Tserpes" w:date="2024-06-12T10:09:00Z" w:initials="KTT">
    <w:p w14:paraId="3E88B805" w14:textId="1670B41C" w:rsidR="00D73972" w:rsidRDefault="00D73972" w:rsidP="00D73972">
      <w:pPr>
        <w:jc w:val="left"/>
      </w:pPr>
      <w:r>
        <w:rPr>
          <w:rStyle w:val="CommentReference"/>
        </w:rPr>
        <w:annotationRef/>
      </w:r>
      <w:r>
        <w:rPr>
          <w:szCs w:val="20"/>
        </w:rPr>
        <w:t>SIE:</w:t>
      </w:r>
    </w:p>
  </w:comment>
  <w:comment w:id="104" w:author="Konstantinos Tserpes" w:date="2024-06-17T20:00:00Z" w:initials="KTT">
    <w:p w14:paraId="6A9D7D5D" w14:textId="77777777" w:rsidR="0007518C" w:rsidRDefault="0007518C" w:rsidP="0007518C">
      <w:pPr>
        <w:jc w:val="left"/>
      </w:pPr>
      <w:r>
        <w:rPr>
          <w:rStyle w:val="CommentReference"/>
        </w:rPr>
        <w:annotationRef/>
      </w:r>
      <w:r>
        <w:rPr>
          <w:szCs w:val="20"/>
        </w:rPr>
        <w:t>Accepted</w:t>
      </w:r>
    </w:p>
  </w:comment>
  <w:comment w:id="105" w:author="Konstantinos Tserpes" w:date="2024-06-12T10:09:00Z" w:initials="KTT">
    <w:p w14:paraId="1DD96B64" w14:textId="6549C953" w:rsidR="00D73972" w:rsidRDefault="00D73972" w:rsidP="00D73972">
      <w:pPr>
        <w:jc w:val="left"/>
      </w:pPr>
      <w:r>
        <w:rPr>
          <w:rStyle w:val="CommentReference"/>
        </w:rPr>
        <w:annotationRef/>
      </w:r>
      <w:r>
        <w:rPr>
          <w:szCs w:val="20"/>
        </w:rPr>
        <w:t>SIE:</w:t>
      </w:r>
    </w:p>
  </w:comment>
  <w:comment w:id="106" w:author="Konstantinos Tserpes" w:date="2024-06-17T20:00:00Z" w:initials="KTT">
    <w:p w14:paraId="2AA343A6" w14:textId="77777777" w:rsidR="0007518C" w:rsidRDefault="0007518C" w:rsidP="0007518C">
      <w:pPr>
        <w:jc w:val="left"/>
      </w:pPr>
      <w:r>
        <w:rPr>
          <w:rStyle w:val="CommentReference"/>
        </w:rPr>
        <w:annotationRef/>
      </w:r>
      <w:r>
        <w:rPr>
          <w:szCs w:val="20"/>
        </w:rPr>
        <w:t>Accepted</w:t>
      </w:r>
    </w:p>
  </w:comment>
  <w:comment w:id="109" w:author="Konstantinos Tserpes" w:date="2024-06-12T10:10:00Z" w:initials="KTT">
    <w:p w14:paraId="72A7D076" w14:textId="37BDBD98" w:rsidR="00D73972" w:rsidRDefault="00D73972" w:rsidP="00D73972">
      <w:pPr>
        <w:jc w:val="left"/>
      </w:pPr>
      <w:r>
        <w:rPr>
          <w:rStyle w:val="CommentReference"/>
        </w:rPr>
        <w:annotationRef/>
      </w:r>
      <w:r>
        <w:rPr>
          <w:szCs w:val="20"/>
        </w:rPr>
        <w:t>SIE:</w:t>
      </w:r>
    </w:p>
  </w:comment>
  <w:comment w:id="110" w:author="Konstantinos Tserpes" w:date="2024-06-17T20:00:00Z" w:initials="KTT">
    <w:p w14:paraId="583D777D" w14:textId="77777777" w:rsidR="00852FF8" w:rsidRDefault="0007518C" w:rsidP="00852FF8">
      <w:pPr>
        <w:jc w:val="left"/>
      </w:pPr>
      <w:r>
        <w:rPr>
          <w:rStyle w:val="CommentReference"/>
        </w:rPr>
        <w:annotationRef/>
      </w:r>
      <w:r w:rsidR="00852FF8">
        <w:rPr>
          <w:szCs w:val="20"/>
        </w:rPr>
        <w:t>Counter-proposal: 3 years</w:t>
      </w:r>
    </w:p>
  </w:comment>
  <w:comment w:id="113" w:author="Konstantinos Tserpes" w:date="2024-06-12T10:10:00Z" w:initials="KTT">
    <w:p w14:paraId="32D66F47" w14:textId="360D25AE" w:rsidR="00D73972" w:rsidRDefault="00D73972" w:rsidP="00D73972">
      <w:pPr>
        <w:jc w:val="left"/>
      </w:pPr>
      <w:r>
        <w:rPr>
          <w:rStyle w:val="CommentReference"/>
        </w:rPr>
        <w:annotationRef/>
      </w:r>
      <w:r>
        <w:rPr>
          <w:szCs w:val="20"/>
        </w:rPr>
        <w:t>SIE:</w:t>
      </w:r>
    </w:p>
  </w:comment>
  <w:comment w:id="114" w:author="Konstantinos Tserpes" w:date="2024-06-12T10:12:00Z" w:initials="KTT">
    <w:p w14:paraId="4944A406" w14:textId="77777777" w:rsidR="00D73972" w:rsidRDefault="00D73972" w:rsidP="00D73972">
      <w:pPr>
        <w:jc w:val="left"/>
      </w:pPr>
      <w:r>
        <w:rPr>
          <w:rStyle w:val="CommentReference"/>
        </w:rPr>
        <w:annotationRef/>
      </w:r>
      <w:r>
        <w:rPr>
          <w:szCs w:val="20"/>
        </w:rPr>
        <w:t>NTUA: this includes jointly owned results, rights? The Section title refers to these too.</w:t>
      </w:r>
    </w:p>
  </w:comment>
  <w:comment w:id="115" w:author="Konstantinos Tserpes" w:date="2024-06-17T20:01:00Z" w:initials="KTT">
    <w:p w14:paraId="7703B445" w14:textId="77777777" w:rsidR="0007518C" w:rsidRDefault="0007518C" w:rsidP="0007518C">
      <w:pPr>
        <w:jc w:val="left"/>
      </w:pPr>
      <w:r>
        <w:rPr>
          <w:rStyle w:val="CommentReference"/>
        </w:rPr>
        <w:annotationRef/>
      </w:r>
      <w:r>
        <w:rPr>
          <w:szCs w:val="20"/>
        </w:rPr>
        <w:t>Accepted</w:t>
      </w:r>
    </w:p>
  </w:comment>
  <w:comment w:id="116" w:author="Konstantinos Tserpes" w:date="2024-06-12T10:10:00Z" w:initials="KTT">
    <w:p w14:paraId="1279E3BD" w14:textId="6C2BCD5C" w:rsidR="00D73972" w:rsidRDefault="00D73972" w:rsidP="00D73972">
      <w:pPr>
        <w:jc w:val="left"/>
      </w:pPr>
      <w:r>
        <w:rPr>
          <w:rStyle w:val="CommentReference"/>
        </w:rPr>
        <w:annotationRef/>
      </w:r>
      <w:r>
        <w:rPr>
          <w:szCs w:val="20"/>
        </w:rPr>
        <w:t>SIE:</w:t>
      </w:r>
    </w:p>
  </w:comment>
  <w:comment w:id="117" w:author="Konstantinos Tserpes" w:date="2024-06-12T10:11:00Z" w:initials="KTT">
    <w:p w14:paraId="3351A10E" w14:textId="77777777" w:rsidR="00D73972" w:rsidRDefault="00D73972" w:rsidP="00D73972">
      <w:pPr>
        <w:jc w:val="left"/>
      </w:pPr>
      <w:r>
        <w:rPr>
          <w:rStyle w:val="CommentReference"/>
        </w:rPr>
        <w:annotationRef/>
      </w:r>
      <w:r>
        <w:rPr>
          <w:szCs w:val="20"/>
        </w:rPr>
        <w:t>NTUA: we have found in the past that this is unattainable. The burden for achieving this goal will even deter us from publishing our own (not jointly owned) results. We would like to stick to 15</w:t>
      </w:r>
    </w:p>
  </w:comment>
  <w:comment w:id="118" w:author="Konstantinos Tserpes" w:date="2024-06-12T10:13:00Z" w:initials="KTT">
    <w:p w14:paraId="4F5B582F" w14:textId="7C3CAE9A" w:rsidR="00D73972" w:rsidRDefault="00D73972" w:rsidP="00D73972">
      <w:pPr>
        <w:jc w:val="left"/>
      </w:pPr>
      <w:r>
        <w:rPr>
          <w:rStyle w:val="CommentReference"/>
        </w:rPr>
        <w:annotationRef/>
      </w:r>
      <w:r>
        <w:rPr>
          <w:szCs w:val="20"/>
        </w:rPr>
        <w:t>SIE:</w:t>
      </w:r>
    </w:p>
  </w:comment>
  <w:comment w:id="119" w:author="Konstantinos Tserpes" w:date="2024-06-17T20:01:00Z" w:initials="KTT">
    <w:p w14:paraId="7B04B6AA" w14:textId="77777777" w:rsidR="0007518C" w:rsidRDefault="0007518C" w:rsidP="0007518C">
      <w:pPr>
        <w:jc w:val="left"/>
      </w:pPr>
      <w:r>
        <w:rPr>
          <w:rStyle w:val="CommentReference"/>
        </w:rPr>
        <w:annotationRef/>
      </w:r>
      <w:r>
        <w:rPr>
          <w:szCs w:val="20"/>
        </w:rPr>
        <w:t>Accepted</w:t>
      </w:r>
    </w:p>
  </w:comment>
  <w:comment w:id="126" w:author="Konstantinos Tserpes" w:date="2024-06-12T10:18:00Z" w:initials="KTT">
    <w:p w14:paraId="0C30B41D" w14:textId="0DC61EF9" w:rsidR="002E76AF" w:rsidRDefault="002E76AF" w:rsidP="002E76AF">
      <w:pPr>
        <w:jc w:val="left"/>
      </w:pPr>
      <w:r>
        <w:rPr>
          <w:rStyle w:val="CommentReference"/>
        </w:rPr>
        <w:annotationRef/>
      </w:r>
      <w:r>
        <w:rPr>
          <w:szCs w:val="20"/>
        </w:rPr>
        <w:t>SIE:</w:t>
      </w:r>
    </w:p>
  </w:comment>
  <w:comment w:id="127" w:author="Konstantinos Tserpes" w:date="2024-06-17T20:01:00Z" w:initials="KTT">
    <w:p w14:paraId="0F414874" w14:textId="77777777" w:rsidR="0007518C" w:rsidRDefault="0007518C" w:rsidP="0007518C">
      <w:pPr>
        <w:jc w:val="left"/>
      </w:pPr>
      <w:r>
        <w:rPr>
          <w:rStyle w:val="CommentReference"/>
        </w:rPr>
        <w:annotationRef/>
      </w:r>
      <w:r>
        <w:rPr>
          <w:szCs w:val="20"/>
        </w:rPr>
        <w:t>Accepted</w:t>
      </w:r>
    </w:p>
  </w:comment>
  <w:comment w:id="128" w:author="Konstantinos Tserpes" w:date="2024-06-12T10:19:00Z" w:initials="KTT">
    <w:p w14:paraId="12AEF6B2" w14:textId="3D6047BA" w:rsidR="002E76AF" w:rsidRDefault="002E76AF" w:rsidP="002E76AF">
      <w:pPr>
        <w:jc w:val="left"/>
      </w:pPr>
      <w:r>
        <w:rPr>
          <w:rStyle w:val="CommentReference"/>
        </w:rPr>
        <w:annotationRef/>
      </w:r>
      <w:r>
        <w:rPr>
          <w:szCs w:val="20"/>
        </w:rPr>
        <w:t>SIE:</w:t>
      </w:r>
    </w:p>
  </w:comment>
  <w:comment w:id="129" w:author="Konstantinos Tserpes" w:date="2024-06-17T20:01:00Z" w:initials="KTT">
    <w:p w14:paraId="794F83FF" w14:textId="77777777" w:rsidR="0007518C" w:rsidRDefault="0007518C" w:rsidP="0007518C">
      <w:pPr>
        <w:jc w:val="left"/>
      </w:pPr>
      <w:r>
        <w:rPr>
          <w:rStyle w:val="CommentReference"/>
        </w:rPr>
        <w:annotationRef/>
      </w:r>
      <w:r>
        <w:rPr>
          <w:szCs w:val="20"/>
        </w:rPr>
        <w:t>Accepted</w:t>
      </w:r>
    </w:p>
  </w:comment>
  <w:comment w:id="133" w:author="Konstantinos Tserpes" w:date="2024-06-12T10:21:00Z" w:initials="KTT">
    <w:p w14:paraId="34C64CF4" w14:textId="6DBB0AE2" w:rsidR="002E76AF" w:rsidRDefault="002E76AF" w:rsidP="002E76AF">
      <w:pPr>
        <w:jc w:val="left"/>
      </w:pPr>
      <w:r>
        <w:rPr>
          <w:rStyle w:val="CommentReference"/>
        </w:rPr>
        <w:annotationRef/>
      </w:r>
      <w:r>
        <w:rPr>
          <w:szCs w:val="20"/>
        </w:rPr>
        <w:t>SIE:</w:t>
      </w:r>
    </w:p>
  </w:comment>
  <w:comment w:id="134" w:author="Konstantinos Tserpes" w:date="2024-06-17T20:02:00Z" w:initials="KTT">
    <w:p w14:paraId="60B9E339" w14:textId="77777777" w:rsidR="0007518C" w:rsidRDefault="0007518C" w:rsidP="0007518C">
      <w:pPr>
        <w:jc w:val="left"/>
      </w:pPr>
      <w:r>
        <w:rPr>
          <w:rStyle w:val="CommentReference"/>
        </w:rPr>
        <w:annotationRef/>
      </w:r>
      <w:r>
        <w:rPr>
          <w:szCs w:val="20"/>
        </w:rPr>
        <w:t>Accepted</w:t>
      </w:r>
    </w:p>
  </w:comment>
  <w:comment w:id="135" w:author="Konstantinos Tserpes" w:date="2024-06-12T10:21:00Z" w:initials="KTT">
    <w:p w14:paraId="6BFDCEFD" w14:textId="08CAFBB0" w:rsidR="002E76AF" w:rsidRDefault="002E76AF" w:rsidP="002E76AF">
      <w:pPr>
        <w:jc w:val="left"/>
      </w:pPr>
      <w:r>
        <w:rPr>
          <w:rStyle w:val="CommentReference"/>
        </w:rPr>
        <w:annotationRef/>
      </w:r>
      <w:r>
        <w:rPr>
          <w:szCs w:val="20"/>
        </w:rPr>
        <w:t>SIE:</w:t>
      </w:r>
    </w:p>
  </w:comment>
  <w:comment w:id="136" w:author="Konstantinos Tserpes" w:date="2024-06-17T20:02:00Z" w:initials="KTT">
    <w:p w14:paraId="2E0542B7" w14:textId="77777777" w:rsidR="0007518C" w:rsidRDefault="0007518C" w:rsidP="0007518C">
      <w:pPr>
        <w:jc w:val="left"/>
      </w:pPr>
      <w:r>
        <w:rPr>
          <w:rStyle w:val="CommentReference"/>
        </w:rPr>
        <w:annotationRef/>
      </w:r>
      <w:r>
        <w:rPr>
          <w:szCs w:val="20"/>
        </w:rPr>
        <w:t>Accepted</w:t>
      </w:r>
    </w:p>
  </w:comment>
  <w:comment w:id="137" w:author="Konstantinos Tserpes" w:date="2024-06-17T20:02:00Z" w:initials="KTT">
    <w:p w14:paraId="05A7FDA4" w14:textId="77777777" w:rsidR="0007518C" w:rsidRDefault="0007518C" w:rsidP="0007518C">
      <w:pPr>
        <w:jc w:val="left"/>
      </w:pPr>
      <w:r>
        <w:rPr>
          <w:rStyle w:val="CommentReference"/>
        </w:rPr>
        <w:annotationRef/>
      </w:r>
      <w:r>
        <w:rPr>
          <w:szCs w:val="20"/>
        </w:rPr>
        <w:t>SIE:</w:t>
      </w:r>
    </w:p>
  </w:comment>
  <w:comment w:id="138" w:author="Konstantinos Tserpes" w:date="2024-06-17T20:02:00Z" w:initials="KTT">
    <w:p w14:paraId="00E8ED4B" w14:textId="77777777" w:rsidR="0007518C" w:rsidRDefault="0007518C" w:rsidP="0007518C">
      <w:pPr>
        <w:jc w:val="left"/>
      </w:pPr>
      <w:r>
        <w:rPr>
          <w:rStyle w:val="CommentReference"/>
        </w:rPr>
        <w:annotationRef/>
      </w:r>
      <w:r>
        <w:rPr>
          <w:szCs w:val="20"/>
        </w:rPr>
        <w:t>Accepted</w:t>
      </w:r>
    </w:p>
  </w:comment>
  <w:comment w:id="140" w:author="Konstantinos Tserpes" w:date="2024-06-12T10:22:00Z" w:initials="KTT">
    <w:p w14:paraId="137B8525" w14:textId="37BF3CE6" w:rsidR="002E76AF" w:rsidRDefault="002E76AF" w:rsidP="002E76AF">
      <w:pPr>
        <w:jc w:val="left"/>
      </w:pPr>
      <w:r>
        <w:rPr>
          <w:rStyle w:val="CommentReference"/>
        </w:rPr>
        <w:annotationRef/>
      </w:r>
      <w:r>
        <w:rPr>
          <w:szCs w:val="20"/>
        </w:rPr>
        <w:t xml:space="preserve">SIE: </w:t>
      </w:r>
    </w:p>
  </w:comment>
  <w:comment w:id="141" w:author="Konstantinos Tserpes" w:date="2024-06-17T20:02:00Z" w:initials="KTT">
    <w:p w14:paraId="2C454D28" w14:textId="77777777" w:rsidR="0007518C" w:rsidRDefault="0007518C" w:rsidP="0007518C">
      <w:pPr>
        <w:jc w:val="left"/>
      </w:pPr>
      <w:r>
        <w:rPr>
          <w:rStyle w:val="CommentReference"/>
        </w:rPr>
        <w:annotationRef/>
      </w:r>
      <w:r>
        <w:rPr>
          <w:szCs w:val="20"/>
        </w:rPr>
        <w:t>Accepted</w:t>
      </w:r>
    </w:p>
  </w:comment>
  <w:comment w:id="145" w:author="Konstantinos Tserpes" w:date="2024-06-12T10:22:00Z" w:initials="KTT">
    <w:p w14:paraId="51926BB1" w14:textId="78E3A1EA" w:rsidR="004A2BF8" w:rsidRDefault="004A2BF8" w:rsidP="004A2BF8">
      <w:pPr>
        <w:jc w:val="left"/>
      </w:pPr>
      <w:r>
        <w:rPr>
          <w:rStyle w:val="CommentReference"/>
        </w:rPr>
        <w:annotationRef/>
      </w:r>
      <w:r>
        <w:rPr>
          <w:szCs w:val="20"/>
        </w:rPr>
        <w:t>SIE:</w:t>
      </w:r>
    </w:p>
  </w:comment>
  <w:comment w:id="146" w:author="Konstantinos Tserpes" w:date="2024-06-17T20:03:00Z" w:initials="KTT">
    <w:p w14:paraId="38F6B1D0" w14:textId="77777777" w:rsidR="0007518C" w:rsidRDefault="0007518C" w:rsidP="0007518C">
      <w:pPr>
        <w:jc w:val="left"/>
      </w:pPr>
      <w:r>
        <w:rPr>
          <w:rStyle w:val="CommentReference"/>
        </w:rPr>
        <w:annotationRef/>
      </w:r>
      <w:r>
        <w:rPr>
          <w:szCs w:val="20"/>
        </w:rPr>
        <w:t>Accepted</w:t>
      </w:r>
    </w:p>
  </w:comment>
  <w:comment w:id="148" w:author="Konstantinos Tserpes" w:date="2024-06-12T10:23:00Z" w:initials="KTT">
    <w:p w14:paraId="416DC731" w14:textId="78DBA686" w:rsidR="004A2BF8" w:rsidRDefault="004A2BF8" w:rsidP="004A2BF8">
      <w:pPr>
        <w:jc w:val="left"/>
      </w:pPr>
      <w:r>
        <w:rPr>
          <w:rStyle w:val="CommentReference"/>
        </w:rPr>
        <w:annotationRef/>
      </w:r>
      <w:r>
        <w:rPr>
          <w:szCs w:val="20"/>
        </w:rPr>
        <w:t>SIE:</w:t>
      </w:r>
    </w:p>
  </w:comment>
  <w:comment w:id="149" w:author="Konstantinos Tserpes" w:date="2024-06-17T20:03:00Z" w:initials="KTT">
    <w:p w14:paraId="65F89D25" w14:textId="77777777" w:rsidR="0007518C" w:rsidRDefault="0007518C" w:rsidP="0007518C">
      <w:pPr>
        <w:jc w:val="left"/>
      </w:pPr>
      <w:r>
        <w:rPr>
          <w:rStyle w:val="CommentReference"/>
        </w:rPr>
        <w:annotationRef/>
      </w:r>
      <w:r>
        <w:rPr>
          <w:szCs w:val="20"/>
        </w:rPr>
        <w:t>Accepted</w:t>
      </w:r>
    </w:p>
  </w:comment>
  <w:comment w:id="151" w:author="Konstantinos Tserpes" w:date="2024-06-12T10:34:00Z" w:initials="KTT">
    <w:p w14:paraId="7F721960" w14:textId="39DBE000" w:rsidR="000250C0" w:rsidRDefault="000250C0" w:rsidP="000250C0">
      <w:pPr>
        <w:jc w:val="left"/>
      </w:pPr>
      <w:r>
        <w:rPr>
          <w:rStyle w:val="CommentReference"/>
        </w:rPr>
        <w:annotationRef/>
      </w:r>
      <w:r>
        <w:rPr>
          <w:szCs w:val="20"/>
        </w:rPr>
        <w:t>SIE:</w:t>
      </w:r>
    </w:p>
  </w:comment>
  <w:comment w:id="152" w:author="Konstantinos Tserpes" w:date="2024-06-17T20:03:00Z" w:initials="KTT">
    <w:p w14:paraId="2ECE9041" w14:textId="77777777" w:rsidR="0007518C" w:rsidRDefault="0007518C" w:rsidP="0007518C">
      <w:pPr>
        <w:jc w:val="left"/>
      </w:pPr>
      <w:r>
        <w:rPr>
          <w:rStyle w:val="CommentReference"/>
        </w:rPr>
        <w:annotationRef/>
      </w:r>
      <w:r>
        <w:rPr>
          <w:szCs w:val="20"/>
        </w:rPr>
        <w:t>Accepted</w:t>
      </w:r>
    </w:p>
  </w:comment>
  <w:comment w:id="153" w:author="Konstantinos Tserpes" w:date="2024-06-12T10:34:00Z" w:initials="KTT">
    <w:p w14:paraId="5453F518" w14:textId="2BFDEFDD" w:rsidR="000250C0" w:rsidRDefault="000250C0" w:rsidP="000250C0">
      <w:pPr>
        <w:jc w:val="left"/>
      </w:pPr>
      <w:r>
        <w:rPr>
          <w:rStyle w:val="CommentReference"/>
        </w:rPr>
        <w:annotationRef/>
      </w:r>
      <w:r>
        <w:rPr>
          <w:szCs w:val="20"/>
        </w:rPr>
        <w:t>SIE:</w:t>
      </w:r>
    </w:p>
  </w:comment>
  <w:comment w:id="154" w:author="Konstantinos Tserpes" w:date="2024-06-17T20:03:00Z" w:initials="KTT">
    <w:p w14:paraId="1AF46BEA" w14:textId="77777777" w:rsidR="0007518C" w:rsidRDefault="0007518C" w:rsidP="0007518C">
      <w:pPr>
        <w:jc w:val="left"/>
      </w:pPr>
      <w:r>
        <w:rPr>
          <w:rStyle w:val="CommentReference"/>
        </w:rPr>
        <w:annotationRef/>
      </w:r>
      <w:r>
        <w:rPr>
          <w:szCs w:val="20"/>
        </w:rPr>
        <w:t>Accepted</w:t>
      </w:r>
    </w:p>
  </w:comment>
  <w:comment w:id="155" w:author="Konstantinos Tserpes" w:date="2024-06-12T10:27:00Z" w:initials="KTT">
    <w:p w14:paraId="25ECBE31" w14:textId="27644803" w:rsidR="000250C0" w:rsidRPr="000250C0" w:rsidRDefault="000250C0" w:rsidP="000250C0">
      <w:pPr>
        <w:jc w:val="left"/>
      </w:pPr>
      <w:r>
        <w:rPr>
          <w:rStyle w:val="CommentReference"/>
        </w:rPr>
        <w:annotationRef/>
      </w:r>
      <w:r>
        <w:rPr>
          <w:szCs w:val="20"/>
        </w:rPr>
        <w:t>SIE:</w:t>
      </w:r>
    </w:p>
  </w:comment>
  <w:comment w:id="156" w:author="Konstantinos Tserpes" w:date="2024-06-17T20:03:00Z" w:initials="KTT">
    <w:p w14:paraId="1C302973" w14:textId="77777777" w:rsidR="0007518C" w:rsidRDefault="0007518C" w:rsidP="0007518C">
      <w:pPr>
        <w:jc w:val="left"/>
      </w:pPr>
      <w:r>
        <w:rPr>
          <w:rStyle w:val="CommentReference"/>
        </w:rPr>
        <w:annotationRef/>
      </w:r>
      <w:r>
        <w:rPr>
          <w:szCs w:val="20"/>
        </w:rPr>
        <w:t>Accepted</w:t>
      </w:r>
    </w:p>
  </w:comment>
  <w:comment w:id="163" w:author="Konstantinos Tserpes" w:date="2024-06-12T11:21:00Z" w:initials="KTT">
    <w:p w14:paraId="23C27091" w14:textId="26C72A33" w:rsidR="005C73F2" w:rsidRDefault="005C73F2" w:rsidP="005C73F2">
      <w:pPr>
        <w:jc w:val="left"/>
      </w:pPr>
      <w:r>
        <w:rPr>
          <w:rStyle w:val="CommentReference"/>
        </w:rPr>
        <w:annotationRef/>
      </w:r>
      <w:r>
        <w:rPr>
          <w:szCs w:val="20"/>
        </w:rPr>
        <w:t>SIE:</w:t>
      </w:r>
    </w:p>
  </w:comment>
  <w:comment w:id="164" w:author="Konstantinos Tserpes" w:date="2024-06-17T20:04:00Z" w:initials="KTT">
    <w:p w14:paraId="716D98F0" w14:textId="77777777" w:rsidR="0007518C" w:rsidRDefault="0007518C" w:rsidP="0007518C">
      <w:pPr>
        <w:jc w:val="left"/>
      </w:pPr>
      <w:r>
        <w:rPr>
          <w:rStyle w:val="CommentReference"/>
        </w:rPr>
        <w:annotationRef/>
      </w:r>
      <w:r>
        <w:rPr>
          <w:szCs w:val="20"/>
        </w:rPr>
        <w:t>Accepted</w:t>
      </w:r>
    </w:p>
  </w:comment>
  <w:comment w:id="171" w:author="Konstantinos Tserpes" w:date="2024-06-12T11:32:00Z" w:initials="KTT">
    <w:p w14:paraId="4CFA5822" w14:textId="533CDCEF" w:rsidR="00691E86" w:rsidRDefault="00691E86" w:rsidP="00691E86">
      <w:pPr>
        <w:jc w:val="left"/>
      </w:pPr>
      <w:r>
        <w:rPr>
          <w:rStyle w:val="CommentReference"/>
        </w:rPr>
        <w:annotationRef/>
      </w:r>
      <w:r>
        <w:rPr>
          <w:szCs w:val="20"/>
        </w:rPr>
        <w:t>SIE: We would expect that all information exchanged in a close cooperation remains secret, irrespective if marked or not. However, at least the rules for orall disclosures should be less burdensome.</w:t>
      </w:r>
    </w:p>
  </w:comment>
  <w:comment w:id="172" w:author="Konstantinos Tserpes" w:date="2024-06-17T20:04:00Z" w:initials="KTT">
    <w:p w14:paraId="1FC3A018" w14:textId="77777777" w:rsidR="0007518C" w:rsidRDefault="0007518C" w:rsidP="0007518C">
      <w:pPr>
        <w:jc w:val="left"/>
      </w:pPr>
      <w:r>
        <w:rPr>
          <w:rStyle w:val="CommentReference"/>
        </w:rPr>
        <w:annotationRef/>
      </w:r>
      <w:r>
        <w:rPr>
          <w:szCs w:val="20"/>
        </w:rPr>
        <w:t>Accepted</w:t>
      </w:r>
    </w:p>
  </w:comment>
  <w:comment w:id="175" w:author="Konstantinos Tserpes" w:date="2024-06-12T11:33:00Z" w:initials="KTT">
    <w:p w14:paraId="5F83DB06" w14:textId="6D860DC1" w:rsidR="00D744C1" w:rsidRDefault="00D744C1" w:rsidP="00D744C1">
      <w:pPr>
        <w:jc w:val="left"/>
      </w:pPr>
      <w:r>
        <w:rPr>
          <w:rStyle w:val="CommentReference"/>
        </w:rPr>
        <w:annotationRef/>
      </w:r>
      <w:r>
        <w:rPr>
          <w:szCs w:val="20"/>
        </w:rPr>
        <w:t>SIE:</w:t>
      </w:r>
    </w:p>
  </w:comment>
  <w:comment w:id="176" w:author="Konstantinos Tserpes" w:date="2024-06-17T20:04:00Z" w:initials="KTT">
    <w:p w14:paraId="189AF389" w14:textId="77777777" w:rsidR="0007518C" w:rsidRDefault="0007518C" w:rsidP="0007518C">
      <w:pPr>
        <w:jc w:val="left"/>
      </w:pPr>
      <w:r>
        <w:rPr>
          <w:rStyle w:val="CommentReference"/>
        </w:rPr>
        <w:annotationRef/>
      </w:r>
      <w:r>
        <w:rPr>
          <w:szCs w:val="20"/>
        </w:rPr>
        <w:t>Accepted</w:t>
      </w:r>
    </w:p>
  </w:comment>
  <w:comment w:id="178" w:author="Konstantinos Tserpes" w:date="2024-06-12T11:34:00Z" w:initials="KTT">
    <w:p w14:paraId="4F37C6DE" w14:textId="7D25D590" w:rsidR="00D744C1" w:rsidRDefault="00D744C1" w:rsidP="00D744C1">
      <w:pPr>
        <w:jc w:val="left"/>
      </w:pPr>
      <w:r>
        <w:rPr>
          <w:rStyle w:val="CommentReference"/>
        </w:rPr>
        <w:annotationRef/>
      </w:r>
      <w:r>
        <w:rPr>
          <w:szCs w:val="20"/>
        </w:rPr>
        <w:t>SIE: Should be more precide - any type of „</w:t>
      </w:r>
      <w:r>
        <w:rPr>
          <w:i/>
          <w:iCs/>
          <w:szCs w:val="20"/>
        </w:rPr>
        <w:t>involvement</w:t>
      </w:r>
      <w:r>
        <w:rPr>
          <w:szCs w:val="20"/>
        </w:rPr>
        <w:t xml:space="preserve">“ (?) seems insufficient to receive CI. </w:t>
      </w:r>
    </w:p>
  </w:comment>
  <w:comment w:id="179" w:author="Konstantinos Tserpes" w:date="2024-06-17T20:04:00Z" w:initials="KTT">
    <w:p w14:paraId="57E2B3A3" w14:textId="77777777" w:rsidR="0007518C" w:rsidRDefault="0007518C" w:rsidP="0007518C">
      <w:pPr>
        <w:jc w:val="left"/>
      </w:pPr>
      <w:r>
        <w:rPr>
          <w:rStyle w:val="CommentReference"/>
        </w:rPr>
        <w:annotationRef/>
      </w:r>
      <w:r>
        <w:rPr>
          <w:szCs w:val="20"/>
        </w:rPr>
        <w:t>Accepted</w:t>
      </w:r>
    </w:p>
  </w:comment>
  <w:comment w:id="181" w:author="Konstantinos Tserpes" w:date="2024-06-12T11:34:00Z" w:initials="KTT">
    <w:p w14:paraId="79C7CA3D" w14:textId="6C5CCCB7" w:rsidR="00B01ED9" w:rsidRDefault="00B01ED9" w:rsidP="00B01ED9">
      <w:pPr>
        <w:jc w:val="left"/>
      </w:pPr>
      <w:r>
        <w:rPr>
          <w:rStyle w:val="CommentReference"/>
        </w:rPr>
        <w:annotationRef/>
      </w:r>
      <w:r>
        <w:rPr>
          <w:szCs w:val="20"/>
        </w:rPr>
        <w:t>SIE:</w:t>
      </w:r>
    </w:p>
  </w:comment>
  <w:comment w:id="182" w:author="Konstantinos Tserpes" w:date="2024-06-17T20:05:00Z" w:initials="KTT">
    <w:p w14:paraId="3CB04BFC" w14:textId="77777777" w:rsidR="0007518C" w:rsidRDefault="0007518C" w:rsidP="0007518C">
      <w:pPr>
        <w:jc w:val="left"/>
      </w:pPr>
      <w:r>
        <w:rPr>
          <w:rStyle w:val="CommentReference"/>
        </w:rPr>
        <w:annotationRef/>
      </w:r>
      <w:r>
        <w:rPr>
          <w:szCs w:val="20"/>
        </w:rPr>
        <w:t>Accepted</w:t>
      </w:r>
    </w:p>
  </w:comment>
  <w:comment w:id="197" w:author="Konstantinos Tserpes" w:date="2024-06-12T11:35:00Z" w:initials="KTT">
    <w:p w14:paraId="2E1B8074" w14:textId="6648B246" w:rsidR="00B01ED9" w:rsidRDefault="00B01ED9" w:rsidP="00B01ED9">
      <w:pPr>
        <w:jc w:val="left"/>
      </w:pPr>
      <w:r>
        <w:rPr>
          <w:rStyle w:val="CommentReference"/>
        </w:rPr>
        <w:annotationRef/>
      </w:r>
      <w:r>
        <w:rPr>
          <w:szCs w:val="20"/>
        </w:rPr>
        <w:t>SIE:</w:t>
      </w:r>
    </w:p>
  </w:comment>
  <w:comment w:id="198" w:author="Konstantinos Tserpes" w:date="2024-06-17T20:05:00Z" w:initials="KTT">
    <w:p w14:paraId="789576E6" w14:textId="77777777" w:rsidR="0007518C" w:rsidRDefault="0007518C" w:rsidP="0007518C">
      <w:pPr>
        <w:jc w:val="left"/>
      </w:pPr>
      <w:r>
        <w:rPr>
          <w:rStyle w:val="CommentReference"/>
        </w:rPr>
        <w:annotationRef/>
      </w:r>
      <w:r>
        <w:rPr>
          <w:szCs w:val="20"/>
        </w:rPr>
        <w:t>Accepted</w:t>
      </w:r>
    </w:p>
  </w:comment>
  <w:comment w:id="207" w:author="Konstantinos Tserpes" w:date="2024-06-07T18:15:00Z" w:initials="KTT">
    <w:p w14:paraId="4EBB4DEC" w14:textId="060FEC3F" w:rsidR="00EE5E2C" w:rsidRDefault="00EE5E2C" w:rsidP="00EE5E2C">
      <w:pPr>
        <w:jc w:val="left"/>
      </w:pPr>
      <w:r>
        <w:rPr>
          <w:rStyle w:val="CommentReference"/>
        </w:rPr>
        <w:annotationRef/>
      </w:r>
      <w:r>
        <w:rPr>
          <w:szCs w:val="20"/>
        </w:rPr>
        <w:t xml:space="preserve">IMT: </w:t>
      </w:r>
      <w:r>
        <w:rPr>
          <w:color w:val="212121"/>
          <w:szCs w:val="20"/>
          <w:highlight w:val="white"/>
        </w:rPr>
        <w:t>We do not wish for disputes relating to the project to be submitted to mediation. We would prefer for all disputes not settled amicably to be directly submitted to the courts of Brussel.</w:t>
      </w:r>
    </w:p>
  </w:comment>
  <w:comment w:id="208" w:author="Konstantinos Tserpes" w:date="2024-06-12T13:37:00Z" w:initials="KTT">
    <w:p w14:paraId="4D73D2E6" w14:textId="77777777" w:rsidR="00C155E7" w:rsidRDefault="00C155E7" w:rsidP="00C155E7">
      <w:pPr>
        <w:jc w:val="left"/>
      </w:pPr>
      <w:r>
        <w:rPr>
          <w:rStyle w:val="CommentReference"/>
        </w:rPr>
        <w:annotationRef/>
      </w:r>
      <w:r>
        <w:rPr>
          <w:szCs w:val="20"/>
        </w:rPr>
        <w:t>NTUA: We agree</w:t>
      </w:r>
    </w:p>
  </w:comment>
  <w:comment w:id="230" w:author="Konstantinos Tserpes" w:date="2024-06-12T11:39:00Z" w:initials="KTT">
    <w:p w14:paraId="6AE96274" w14:textId="536DA95E" w:rsidR="00656410" w:rsidRDefault="00656410" w:rsidP="00656410">
      <w:pPr>
        <w:jc w:val="left"/>
      </w:pPr>
      <w:r>
        <w:rPr>
          <w:rStyle w:val="CommentReference"/>
        </w:rPr>
        <w:annotationRef/>
      </w:r>
      <w:r>
        <w:rPr>
          <w:szCs w:val="20"/>
        </w:rPr>
        <w:t>AEGIS:</w:t>
      </w:r>
    </w:p>
  </w:comment>
  <w:comment w:id="231" w:author="Konstantinos Tserpes" w:date="2024-06-17T20:14:00Z" w:initials="KTT">
    <w:p w14:paraId="5EB142CC" w14:textId="77777777" w:rsidR="00DE0CC4" w:rsidRDefault="00DE0CC4" w:rsidP="00DE0CC4">
      <w:pPr>
        <w:jc w:val="left"/>
      </w:pPr>
      <w:r>
        <w:rPr>
          <w:rStyle w:val="CommentReference"/>
        </w:rPr>
        <w:annotationRef/>
      </w:r>
      <w:r>
        <w:rPr>
          <w:szCs w:val="20"/>
        </w:rPr>
        <w:t>accepted</w:t>
      </w:r>
    </w:p>
  </w:comment>
  <w:comment w:id="233" w:author="Konstantinos Tserpes" w:date="2024-06-12T11:37:00Z" w:initials="KTT">
    <w:p w14:paraId="169AC8D9" w14:textId="4F698156" w:rsidR="00C33F3C" w:rsidRDefault="00C33F3C" w:rsidP="00C33F3C">
      <w:pPr>
        <w:jc w:val="left"/>
      </w:pPr>
      <w:r>
        <w:rPr>
          <w:rStyle w:val="CommentReference"/>
        </w:rPr>
        <w:annotationRef/>
      </w:r>
      <w:r>
        <w:rPr>
          <w:szCs w:val="20"/>
        </w:rPr>
        <w:t>NTUA: Do we need to include other (all) parties?</w:t>
      </w:r>
    </w:p>
  </w:comment>
  <w:comment w:id="234" w:author="Konstantinos Tserpes" w:date="2024-06-17T20:11:00Z" w:initials="KTT">
    <w:p w14:paraId="6180D743" w14:textId="77777777" w:rsidR="00B5633D" w:rsidRDefault="00B5633D" w:rsidP="00B5633D">
      <w:pPr>
        <w:jc w:val="left"/>
      </w:pPr>
      <w:r>
        <w:rPr>
          <w:rStyle w:val="CommentReference"/>
        </w:rPr>
        <w:annotationRef/>
      </w:r>
      <w:r>
        <w:rPr>
          <w:szCs w:val="20"/>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176148" w15:done="1"/>
  <w15:commentEx w15:paraId="302103CD" w15:paraIdParent="01176148" w15:done="1"/>
  <w15:commentEx w15:paraId="4BF27D75" w15:done="1"/>
  <w15:commentEx w15:paraId="2A09A798" w15:paraIdParent="4BF27D75" w15:done="1"/>
  <w15:commentEx w15:paraId="4E5A3C50" w15:done="1"/>
  <w15:commentEx w15:paraId="79971057" w15:paraIdParent="4E5A3C50" w15:done="1"/>
  <w15:commentEx w15:paraId="363EE7C7" w15:done="1"/>
  <w15:commentEx w15:paraId="54B97A8F" w15:paraIdParent="363EE7C7" w15:done="1"/>
  <w15:commentEx w15:paraId="333C8CE7" w15:done="1"/>
  <w15:commentEx w15:paraId="3C2AC35C" w15:paraIdParent="333C8CE7" w15:done="1"/>
  <w15:commentEx w15:paraId="6D2244E4" w15:done="1"/>
  <w15:commentEx w15:paraId="654A47D5" w15:paraIdParent="6D2244E4" w15:done="1"/>
  <w15:commentEx w15:paraId="6FD650BA" w15:done="1"/>
  <w15:commentEx w15:paraId="64B92905" w15:paraIdParent="6FD650BA" w15:done="1"/>
  <w15:commentEx w15:paraId="5C6CE505" w15:done="1"/>
  <w15:commentEx w15:paraId="1EA9D4D8" w15:paraIdParent="5C6CE505" w15:done="1"/>
  <w15:commentEx w15:paraId="4EB5419F" w15:done="1"/>
  <w15:commentEx w15:paraId="43B39CC0" w15:paraIdParent="4EB5419F" w15:done="1"/>
  <w15:commentEx w15:paraId="062C6AAF" w15:done="1"/>
  <w15:commentEx w15:paraId="3DF36487" w15:paraIdParent="062C6AAF" w15:done="1"/>
  <w15:commentEx w15:paraId="136FD8E3" w15:done="1"/>
  <w15:commentEx w15:paraId="5CDB7493" w15:paraIdParent="136FD8E3" w15:done="1"/>
  <w15:commentEx w15:paraId="0F0A42E8" w15:done="1"/>
  <w15:commentEx w15:paraId="7B8ACB5F" w15:paraIdParent="0F0A42E8" w15:done="1"/>
  <w15:commentEx w15:paraId="3C4290E0" w15:done="1"/>
  <w15:commentEx w15:paraId="3ABF0718" w15:paraIdParent="3C4290E0" w15:done="1"/>
  <w15:commentEx w15:paraId="050B5046" w15:done="1"/>
  <w15:commentEx w15:paraId="32888350" w15:paraIdParent="050B5046" w15:done="1"/>
  <w15:commentEx w15:paraId="44762DA0" w15:done="1"/>
  <w15:commentEx w15:paraId="233FD59D" w15:paraIdParent="44762DA0" w15:done="1"/>
  <w15:commentEx w15:paraId="3B3222F6" w15:done="1"/>
  <w15:commentEx w15:paraId="36B13DFB" w15:paraIdParent="3B3222F6" w15:done="1"/>
  <w15:commentEx w15:paraId="2F23BB05" w15:done="1"/>
  <w15:commentEx w15:paraId="0BAB9CB6" w15:paraIdParent="2F23BB05" w15:done="1"/>
  <w15:commentEx w15:paraId="1997674B" w15:done="1"/>
  <w15:commentEx w15:paraId="46FC064A" w15:paraIdParent="1997674B" w15:done="1"/>
  <w15:commentEx w15:paraId="3E88B805" w15:done="1"/>
  <w15:commentEx w15:paraId="6A9D7D5D" w15:paraIdParent="3E88B805" w15:done="1"/>
  <w15:commentEx w15:paraId="1DD96B64" w15:done="1"/>
  <w15:commentEx w15:paraId="2AA343A6" w15:paraIdParent="1DD96B64" w15:done="1"/>
  <w15:commentEx w15:paraId="72A7D076" w15:done="0"/>
  <w15:commentEx w15:paraId="583D777D" w15:paraIdParent="72A7D076" w15:done="0"/>
  <w15:commentEx w15:paraId="32D66F47" w15:done="1"/>
  <w15:commentEx w15:paraId="4944A406" w15:paraIdParent="32D66F47" w15:done="1"/>
  <w15:commentEx w15:paraId="7703B445" w15:paraIdParent="32D66F47" w15:done="1"/>
  <w15:commentEx w15:paraId="1279E3BD" w15:done="0"/>
  <w15:commentEx w15:paraId="3351A10E" w15:paraIdParent="1279E3BD" w15:done="0"/>
  <w15:commentEx w15:paraId="4F5B582F" w15:done="1"/>
  <w15:commentEx w15:paraId="7B04B6AA" w15:paraIdParent="4F5B582F" w15:done="1"/>
  <w15:commentEx w15:paraId="0C30B41D" w15:done="1"/>
  <w15:commentEx w15:paraId="0F414874" w15:paraIdParent="0C30B41D" w15:done="1"/>
  <w15:commentEx w15:paraId="12AEF6B2" w15:done="1"/>
  <w15:commentEx w15:paraId="794F83FF" w15:paraIdParent="12AEF6B2" w15:done="1"/>
  <w15:commentEx w15:paraId="34C64CF4" w15:done="1"/>
  <w15:commentEx w15:paraId="60B9E339" w15:paraIdParent="34C64CF4" w15:done="1"/>
  <w15:commentEx w15:paraId="6BFDCEFD" w15:done="1"/>
  <w15:commentEx w15:paraId="2E0542B7" w15:paraIdParent="6BFDCEFD" w15:done="1"/>
  <w15:commentEx w15:paraId="05A7FDA4" w15:done="1"/>
  <w15:commentEx w15:paraId="00E8ED4B" w15:paraIdParent="05A7FDA4" w15:done="1"/>
  <w15:commentEx w15:paraId="137B8525" w15:done="1"/>
  <w15:commentEx w15:paraId="2C454D28" w15:paraIdParent="137B8525" w15:done="1"/>
  <w15:commentEx w15:paraId="51926BB1" w15:done="1"/>
  <w15:commentEx w15:paraId="38F6B1D0" w15:paraIdParent="51926BB1" w15:done="1"/>
  <w15:commentEx w15:paraId="416DC731" w15:done="1"/>
  <w15:commentEx w15:paraId="65F89D25" w15:paraIdParent="416DC731" w15:done="1"/>
  <w15:commentEx w15:paraId="7F721960" w15:done="1"/>
  <w15:commentEx w15:paraId="2ECE9041" w15:paraIdParent="7F721960" w15:done="1"/>
  <w15:commentEx w15:paraId="5453F518" w15:done="1"/>
  <w15:commentEx w15:paraId="1AF46BEA" w15:paraIdParent="5453F518" w15:done="1"/>
  <w15:commentEx w15:paraId="25ECBE31" w15:done="1"/>
  <w15:commentEx w15:paraId="1C302973" w15:paraIdParent="25ECBE31" w15:done="1"/>
  <w15:commentEx w15:paraId="23C27091" w15:done="1"/>
  <w15:commentEx w15:paraId="716D98F0" w15:paraIdParent="23C27091" w15:done="1"/>
  <w15:commentEx w15:paraId="4CFA5822" w15:done="1"/>
  <w15:commentEx w15:paraId="1FC3A018" w15:paraIdParent="4CFA5822" w15:done="1"/>
  <w15:commentEx w15:paraId="5F83DB06" w15:done="1"/>
  <w15:commentEx w15:paraId="189AF389" w15:paraIdParent="5F83DB06" w15:done="1"/>
  <w15:commentEx w15:paraId="4F37C6DE" w15:done="1"/>
  <w15:commentEx w15:paraId="57E2B3A3" w15:paraIdParent="4F37C6DE" w15:done="1"/>
  <w15:commentEx w15:paraId="79C7CA3D" w15:done="1"/>
  <w15:commentEx w15:paraId="3CB04BFC" w15:paraIdParent="79C7CA3D" w15:done="1"/>
  <w15:commentEx w15:paraId="2E1B8074" w15:done="1"/>
  <w15:commentEx w15:paraId="789576E6" w15:paraIdParent="2E1B8074" w15:done="1"/>
  <w15:commentEx w15:paraId="4EBB4DEC" w15:done="1"/>
  <w15:commentEx w15:paraId="4D73D2E6" w15:paraIdParent="4EBB4DEC" w15:done="1"/>
  <w15:commentEx w15:paraId="6AE96274" w15:done="1"/>
  <w15:commentEx w15:paraId="5EB142CC" w15:paraIdParent="6AE96274" w15:done="1"/>
  <w15:commentEx w15:paraId="169AC8D9" w15:done="1"/>
  <w15:commentEx w15:paraId="6180D743" w15:paraIdParent="169AC8D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06C3AE3" w16cex:dateUtc="2024-06-12T06:51:00Z"/>
  <w16cex:commentExtensible w16cex:durableId="3AD9B41F" w16cex:dateUtc="2024-06-17T16:55:00Z"/>
  <w16cex:commentExtensible w16cex:durableId="30300065" w16cex:dateUtc="2024-06-12T06:47:00Z"/>
  <w16cex:commentExtensible w16cex:durableId="1CAC88EC" w16cex:dateUtc="2024-06-17T16:56:00Z"/>
  <w16cex:commentExtensible w16cex:durableId="4372399F" w16cex:dateUtc="2024-06-12T06:49:00Z"/>
  <w16cex:commentExtensible w16cex:durableId="724CA9FD" w16cex:dateUtc="2024-06-17T16:56:00Z"/>
  <w16cex:commentExtensible w16cex:durableId="50EC6E02" w16cex:dateUtc="2024-06-12T06:50:00Z"/>
  <w16cex:commentExtensible w16cex:durableId="5767EAC2" w16cex:dateUtc="2024-06-17T16:56:00Z"/>
  <w16cex:commentExtensible w16cex:durableId="09050B06" w16cex:dateUtc="2024-06-12T06:52:00Z"/>
  <w16cex:commentExtensible w16cex:durableId="451B465E" w16cex:dateUtc="2024-06-12T06:53:00Z"/>
  <w16cex:commentExtensible w16cex:durableId="13C30818" w16cex:dateUtc="2024-06-12T06:54:00Z"/>
  <w16cex:commentExtensible w16cex:durableId="5FEE9746" w16cex:dateUtc="2024-06-17T16:58:00Z"/>
  <w16cex:commentExtensible w16cex:durableId="6606ADEA" w16cex:dateUtc="2024-06-12T06:55:00Z"/>
  <w16cex:commentExtensible w16cex:durableId="1952A60A" w16cex:dateUtc="2024-06-17T16:58:00Z"/>
  <w16cex:commentExtensible w16cex:durableId="0E468B91" w16cex:dateUtc="2024-06-12T06:55:00Z"/>
  <w16cex:commentExtensible w16cex:durableId="5D598D94" w16cex:dateUtc="2024-06-17T16:58:00Z"/>
  <w16cex:commentExtensible w16cex:durableId="3025818C" w16cex:dateUtc="2024-06-12T06:56:00Z"/>
  <w16cex:commentExtensible w16cex:durableId="3C398A98" w16cex:dateUtc="2024-06-17T16:59:00Z"/>
  <w16cex:commentExtensible w16cex:durableId="79DF4A60" w16cex:dateUtc="2024-06-12T06:57:00Z"/>
  <w16cex:commentExtensible w16cex:durableId="4F5294FB" w16cex:dateUtc="2024-06-17T16:59:00Z"/>
  <w16cex:commentExtensible w16cex:durableId="2C934EAB" w16cex:dateUtc="2024-06-12T07:04:00Z"/>
  <w16cex:commentExtensible w16cex:durableId="40A6AE32" w16cex:dateUtc="2024-06-17T16:59:00Z"/>
  <w16cex:commentExtensible w16cex:durableId="1F9251A3" w16cex:dateUtc="2024-06-12T07:04:00Z"/>
  <w16cex:commentExtensible w16cex:durableId="0D3C56B8" w16cex:dateUtc="2024-06-17T16:59:00Z"/>
  <w16cex:commentExtensible w16cex:durableId="25993D98" w16cex:dateUtc="2024-06-12T07:08:00Z"/>
  <w16cex:commentExtensible w16cex:durableId="4E678DA1" w16cex:dateUtc="2024-06-17T16:59:00Z"/>
  <w16cex:commentExtensible w16cex:durableId="706B8DF5" w16cex:dateUtc="2024-06-12T07:08:00Z"/>
  <w16cex:commentExtensible w16cex:durableId="5FF9BF29" w16cex:dateUtc="2024-06-17T16:59:00Z"/>
  <w16cex:commentExtensible w16cex:durableId="259C9EF3" w16cex:dateUtc="2024-06-12T07:09:00Z"/>
  <w16cex:commentExtensible w16cex:durableId="1C02B5B8" w16cex:dateUtc="2024-06-17T16:59:00Z"/>
  <w16cex:commentExtensible w16cex:durableId="1FF52F35" w16cex:dateUtc="2024-06-12T07:08:00Z"/>
  <w16cex:commentExtensible w16cex:durableId="4AE40FBD" w16cex:dateUtc="2024-06-17T17:00:00Z"/>
  <w16cex:commentExtensible w16cex:durableId="0B0763A2" w16cex:dateUtc="2024-06-12T07:09:00Z"/>
  <w16cex:commentExtensible w16cex:durableId="049FC4B9" w16cex:dateUtc="2024-06-17T17:00:00Z"/>
  <w16cex:commentExtensible w16cex:durableId="6BDA8728" w16cex:dateUtc="2024-06-12T07:09:00Z"/>
  <w16cex:commentExtensible w16cex:durableId="3A9FFCCA" w16cex:dateUtc="2024-06-17T17:00:00Z"/>
  <w16cex:commentExtensible w16cex:durableId="23C6BECC" w16cex:dateUtc="2024-06-12T07:09:00Z"/>
  <w16cex:commentExtensible w16cex:durableId="1203ADCF" w16cex:dateUtc="2024-06-17T17:00:00Z"/>
  <w16cex:commentExtensible w16cex:durableId="6B9A3024" w16cex:dateUtc="2024-06-12T07:09:00Z"/>
  <w16cex:commentExtensible w16cex:durableId="2A414B44" w16cex:dateUtc="2024-06-17T17:00:00Z"/>
  <w16cex:commentExtensible w16cex:durableId="6BA25769" w16cex:dateUtc="2024-06-12T07:10:00Z"/>
  <w16cex:commentExtensible w16cex:durableId="2FEBB1FA" w16cex:dateUtc="2024-06-17T17:00:00Z"/>
  <w16cex:commentExtensible w16cex:durableId="28409C55" w16cex:dateUtc="2024-06-12T07:10:00Z"/>
  <w16cex:commentExtensible w16cex:durableId="77F58E90" w16cex:dateUtc="2024-06-12T07:12:00Z"/>
  <w16cex:commentExtensible w16cex:durableId="3FFE3406" w16cex:dateUtc="2024-06-17T17:01:00Z"/>
  <w16cex:commentExtensible w16cex:durableId="79C32F3C" w16cex:dateUtc="2024-06-12T07:10:00Z"/>
  <w16cex:commentExtensible w16cex:durableId="547CF579" w16cex:dateUtc="2024-06-12T07:11:00Z"/>
  <w16cex:commentExtensible w16cex:durableId="0196D262" w16cex:dateUtc="2024-06-12T07:13:00Z"/>
  <w16cex:commentExtensible w16cex:durableId="43779AEA" w16cex:dateUtc="2024-06-17T17:01:00Z"/>
  <w16cex:commentExtensible w16cex:durableId="4A5904F3" w16cex:dateUtc="2024-06-12T07:18:00Z"/>
  <w16cex:commentExtensible w16cex:durableId="6C6888B9" w16cex:dateUtc="2024-06-17T17:01:00Z"/>
  <w16cex:commentExtensible w16cex:durableId="78C612D9" w16cex:dateUtc="2024-06-12T07:19:00Z"/>
  <w16cex:commentExtensible w16cex:durableId="7F89821D" w16cex:dateUtc="2024-06-17T17:01:00Z"/>
  <w16cex:commentExtensible w16cex:durableId="1D40AC29" w16cex:dateUtc="2024-06-12T07:21:00Z"/>
  <w16cex:commentExtensible w16cex:durableId="7C621E2B" w16cex:dateUtc="2024-06-17T17:02:00Z"/>
  <w16cex:commentExtensible w16cex:durableId="5F71E6F2" w16cex:dateUtc="2024-06-12T07:21:00Z"/>
  <w16cex:commentExtensible w16cex:durableId="4195C135" w16cex:dateUtc="2024-06-17T17:02:00Z"/>
  <w16cex:commentExtensible w16cex:durableId="096DAA75" w16cex:dateUtc="2024-06-17T17:02:00Z"/>
  <w16cex:commentExtensible w16cex:durableId="2A038B9A" w16cex:dateUtc="2024-06-17T17:02:00Z"/>
  <w16cex:commentExtensible w16cex:durableId="7810767A" w16cex:dateUtc="2024-06-12T07:22:00Z"/>
  <w16cex:commentExtensible w16cex:durableId="3622E82A" w16cex:dateUtc="2024-06-17T17:02:00Z"/>
  <w16cex:commentExtensible w16cex:durableId="332F6F10" w16cex:dateUtc="2024-06-12T07:22:00Z"/>
  <w16cex:commentExtensible w16cex:durableId="654F100B" w16cex:dateUtc="2024-06-17T17:03:00Z"/>
  <w16cex:commentExtensible w16cex:durableId="2B205142" w16cex:dateUtc="2024-06-12T07:23:00Z"/>
  <w16cex:commentExtensible w16cex:durableId="2323CA58" w16cex:dateUtc="2024-06-17T17:03:00Z"/>
  <w16cex:commentExtensible w16cex:durableId="220269F8" w16cex:dateUtc="2024-06-12T07:34:00Z"/>
  <w16cex:commentExtensible w16cex:durableId="51E77344" w16cex:dateUtc="2024-06-17T17:03:00Z"/>
  <w16cex:commentExtensible w16cex:durableId="1D753174" w16cex:dateUtc="2024-06-12T07:34:00Z"/>
  <w16cex:commentExtensible w16cex:durableId="7C4293CC" w16cex:dateUtc="2024-06-17T17:03:00Z"/>
  <w16cex:commentExtensible w16cex:durableId="78A780C6" w16cex:dateUtc="2024-06-12T07:27:00Z"/>
  <w16cex:commentExtensible w16cex:durableId="6DE9CBE2" w16cex:dateUtc="2024-06-17T17:03:00Z"/>
  <w16cex:commentExtensible w16cex:durableId="2F6D4C50" w16cex:dateUtc="2024-06-12T08:21:00Z"/>
  <w16cex:commentExtensible w16cex:durableId="7EA9A1F7" w16cex:dateUtc="2024-06-17T17:04:00Z"/>
  <w16cex:commentExtensible w16cex:durableId="27924DD2" w16cex:dateUtc="2024-06-12T08:32:00Z"/>
  <w16cex:commentExtensible w16cex:durableId="59CCB37E" w16cex:dateUtc="2024-06-17T17:04:00Z"/>
  <w16cex:commentExtensible w16cex:durableId="74E2B4CD" w16cex:dateUtc="2024-06-12T08:33:00Z"/>
  <w16cex:commentExtensible w16cex:durableId="1C301837" w16cex:dateUtc="2024-06-17T17:04:00Z"/>
  <w16cex:commentExtensible w16cex:durableId="406F94C0" w16cex:dateUtc="2024-06-12T08:34:00Z"/>
  <w16cex:commentExtensible w16cex:durableId="3C0C5D2F" w16cex:dateUtc="2024-06-17T17:04:00Z"/>
  <w16cex:commentExtensible w16cex:durableId="4C9BF04F" w16cex:dateUtc="2024-06-12T08:34:00Z"/>
  <w16cex:commentExtensible w16cex:durableId="13782898" w16cex:dateUtc="2024-06-17T17:05:00Z"/>
  <w16cex:commentExtensible w16cex:durableId="13A4B76A" w16cex:dateUtc="2024-06-12T08:35:00Z"/>
  <w16cex:commentExtensible w16cex:durableId="2609F923" w16cex:dateUtc="2024-06-17T17:05:00Z"/>
  <w16cex:commentExtensible w16cex:durableId="058D3A07" w16cex:dateUtc="2024-06-07T16:15:00Z"/>
  <w16cex:commentExtensible w16cex:durableId="6646AF25" w16cex:dateUtc="2024-06-12T10:37:00Z"/>
  <w16cex:commentExtensible w16cex:durableId="10C9E36B" w16cex:dateUtc="2024-06-12T08:39:00Z"/>
  <w16cex:commentExtensible w16cex:durableId="1A6B00AE" w16cex:dateUtc="2024-06-17T17:14:00Z"/>
  <w16cex:commentExtensible w16cex:durableId="0442D57C" w16cex:dateUtc="2024-06-12T08:37:00Z"/>
  <w16cex:commentExtensible w16cex:durableId="6F4C6800" w16cex:dateUtc="2024-06-17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176148" w16cid:durableId="106C3AE3"/>
  <w16cid:commentId w16cid:paraId="302103CD" w16cid:durableId="3AD9B41F"/>
  <w16cid:commentId w16cid:paraId="4BF27D75" w16cid:durableId="30300065"/>
  <w16cid:commentId w16cid:paraId="2A09A798" w16cid:durableId="1CAC88EC"/>
  <w16cid:commentId w16cid:paraId="4E5A3C50" w16cid:durableId="4372399F"/>
  <w16cid:commentId w16cid:paraId="79971057" w16cid:durableId="724CA9FD"/>
  <w16cid:commentId w16cid:paraId="363EE7C7" w16cid:durableId="50EC6E02"/>
  <w16cid:commentId w16cid:paraId="54B97A8F" w16cid:durableId="5767EAC2"/>
  <w16cid:commentId w16cid:paraId="333C8CE7" w16cid:durableId="09050B06"/>
  <w16cid:commentId w16cid:paraId="3C2AC35C" w16cid:durableId="451B465E"/>
  <w16cid:commentId w16cid:paraId="6D2244E4" w16cid:durableId="13C30818"/>
  <w16cid:commentId w16cid:paraId="654A47D5" w16cid:durableId="5FEE9746"/>
  <w16cid:commentId w16cid:paraId="6FD650BA" w16cid:durableId="6606ADEA"/>
  <w16cid:commentId w16cid:paraId="64B92905" w16cid:durableId="1952A60A"/>
  <w16cid:commentId w16cid:paraId="5C6CE505" w16cid:durableId="0E468B91"/>
  <w16cid:commentId w16cid:paraId="1EA9D4D8" w16cid:durableId="5D598D94"/>
  <w16cid:commentId w16cid:paraId="4EB5419F" w16cid:durableId="3025818C"/>
  <w16cid:commentId w16cid:paraId="43B39CC0" w16cid:durableId="3C398A98"/>
  <w16cid:commentId w16cid:paraId="062C6AAF" w16cid:durableId="79DF4A60"/>
  <w16cid:commentId w16cid:paraId="3DF36487" w16cid:durableId="4F5294FB"/>
  <w16cid:commentId w16cid:paraId="136FD8E3" w16cid:durableId="2C934EAB"/>
  <w16cid:commentId w16cid:paraId="5CDB7493" w16cid:durableId="40A6AE32"/>
  <w16cid:commentId w16cid:paraId="0F0A42E8" w16cid:durableId="1F9251A3"/>
  <w16cid:commentId w16cid:paraId="7B8ACB5F" w16cid:durableId="0D3C56B8"/>
  <w16cid:commentId w16cid:paraId="3C4290E0" w16cid:durableId="25993D98"/>
  <w16cid:commentId w16cid:paraId="3ABF0718" w16cid:durableId="4E678DA1"/>
  <w16cid:commentId w16cid:paraId="050B5046" w16cid:durableId="706B8DF5"/>
  <w16cid:commentId w16cid:paraId="32888350" w16cid:durableId="5FF9BF29"/>
  <w16cid:commentId w16cid:paraId="44762DA0" w16cid:durableId="259C9EF3"/>
  <w16cid:commentId w16cid:paraId="233FD59D" w16cid:durableId="1C02B5B8"/>
  <w16cid:commentId w16cid:paraId="3B3222F6" w16cid:durableId="1FF52F35"/>
  <w16cid:commentId w16cid:paraId="36B13DFB" w16cid:durableId="4AE40FBD"/>
  <w16cid:commentId w16cid:paraId="2F23BB05" w16cid:durableId="0B0763A2"/>
  <w16cid:commentId w16cid:paraId="0BAB9CB6" w16cid:durableId="049FC4B9"/>
  <w16cid:commentId w16cid:paraId="1997674B" w16cid:durableId="6BDA8728"/>
  <w16cid:commentId w16cid:paraId="46FC064A" w16cid:durableId="3A9FFCCA"/>
  <w16cid:commentId w16cid:paraId="3E88B805" w16cid:durableId="23C6BECC"/>
  <w16cid:commentId w16cid:paraId="6A9D7D5D" w16cid:durableId="1203ADCF"/>
  <w16cid:commentId w16cid:paraId="1DD96B64" w16cid:durableId="6B9A3024"/>
  <w16cid:commentId w16cid:paraId="2AA343A6" w16cid:durableId="2A414B44"/>
  <w16cid:commentId w16cid:paraId="72A7D076" w16cid:durableId="6BA25769"/>
  <w16cid:commentId w16cid:paraId="583D777D" w16cid:durableId="2FEBB1FA"/>
  <w16cid:commentId w16cid:paraId="32D66F47" w16cid:durableId="28409C55"/>
  <w16cid:commentId w16cid:paraId="4944A406" w16cid:durableId="77F58E90"/>
  <w16cid:commentId w16cid:paraId="7703B445" w16cid:durableId="3FFE3406"/>
  <w16cid:commentId w16cid:paraId="1279E3BD" w16cid:durableId="79C32F3C"/>
  <w16cid:commentId w16cid:paraId="3351A10E" w16cid:durableId="547CF579"/>
  <w16cid:commentId w16cid:paraId="4F5B582F" w16cid:durableId="0196D262"/>
  <w16cid:commentId w16cid:paraId="7B04B6AA" w16cid:durableId="43779AEA"/>
  <w16cid:commentId w16cid:paraId="0C30B41D" w16cid:durableId="4A5904F3"/>
  <w16cid:commentId w16cid:paraId="0F414874" w16cid:durableId="6C6888B9"/>
  <w16cid:commentId w16cid:paraId="12AEF6B2" w16cid:durableId="78C612D9"/>
  <w16cid:commentId w16cid:paraId="794F83FF" w16cid:durableId="7F89821D"/>
  <w16cid:commentId w16cid:paraId="34C64CF4" w16cid:durableId="1D40AC29"/>
  <w16cid:commentId w16cid:paraId="60B9E339" w16cid:durableId="7C621E2B"/>
  <w16cid:commentId w16cid:paraId="6BFDCEFD" w16cid:durableId="5F71E6F2"/>
  <w16cid:commentId w16cid:paraId="2E0542B7" w16cid:durableId="4195C135"/>
  <w16cid:commentId w16cid:paraId="05A7FDA4" w16cid:durableId="096DAA75"/>
  <w16cid:commentId w16cid:paraId="00E8ED4B" w16cid:durableId="2A038B9A"/>
  <w16cid:commentId w16cid:paraId="137B8525" w16cid:durableId="7810767A"/>
  <w16cid:commentId w16cid:paraId="2C454D28" w16cid:durableId="3622E82A"/>
  <w16cid:commentId w16cid:paraId="51926BB1" w16cid:durableId="332F6F10"/>
  <w16cid:commentId w16cid:paraId="38F6B1D0" w16cid:durableId="654F100B"/>
  <w16cid:commentId w16cid:paraId="416DC731" w16cid:durableId="2B205142"/>
  <w16cid:commentId w16cid:paraId="65F89D25" w16cid:durableId="2323CA58"/>
  <w16cid:commentId w16cid:paraId="7F721960" w16cid:durableId="220269F8"/>
  <w16cid:commentId w16cid:paraId="2ECE9041" w16cid:durableId="51E77344"/>
  <w16cid:commentId w16cid:paraId="5453F518" w16cid:durableId="1D753174"/>
  <w16cid:commentId w16cid:paraId="1AF46BEA" w16cid:durableId="7C4293CC"/>
  <w16cid:commentId w16cid:paraId="25ECBE31" w16cid:durableId="78A780C6"/>
  <w16cid:commentId w16cid:paraId="1C302973" w16cid:durableId="6DE9CBE2"/>
  <w16cid:commentId w16cid:paraId="23C27091" w16cid:durableId="2F6D4C50"/>
  <w16cid:commentId w16cid:paraId="716D98F0" w16cid:durableId="7EA9A1F7"/>
  <w16cid:commentId w16cid:paraId="4CFA5822" w16cid:durableId="27924DD2"/>
  <w16cid:commentId w16cid:paraId="1FC3A018" w16cid:durableId="59CCB37E"/>
  <w16cid:commentId w16cid:paraId="5F83DB06" w16cid:durableId="74E2B4CD"/>
  <w16cid:commentId w16cid:paraId="189AF389" w16cid:durableId="1C301837"/>
  <w16cid:commentId w16cid:paraId="4F37C6DE" w16cid:durableId="406F94C0"/>
  <w16cid:commentId w16cid:paraId="57E2B3A3" w16cid:durableId="3C0C5D2F"/>
  <w16cid:commentId w16cid:paraId="79C7CA3D" w16cid:durableId="4C9BF04F"/>
  <w16cid:commentId w16cid:paraId="3CB04BFC" w16cid:durableId="13782898"/>
  <w16cid:commentId w16cid:paraId="2E1B8074" w16cid:durableId="13A4B76A"/>
  <w16cid:commentId w16cid:paraId="789576E6" w16cid:durableId="2609F923"/>
  <w16cid:commentId w16cid:paraId="4EBB4DEC" w16cid:durableId="058D3A07"/>
  <w16cid:commentId w16cid:paraId="4D73D2E6" w16cid:durableId="6646AF25"/>
  <w16cid:commentId w16cid:paraId="6AE96274" w16cid:durableId="10C9E36B"/>
  <w16cid:commentId w16cid:paraId="5EB142CC" w16cid:durableId="1A6B00AE"/>
  <w16cid:commentId w16cid:paraId="169AC8D9" w16cid:durableId="0442D57C"/>
  <w16cid:commentId w16cid:paraId="6180D743" w16cid:durableId="6F4C68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F1DA54" w14:textId="77777777" w:rsidR="00F719DD" w:rsidRDefault="00F719DD" w:rsidP="00EA7AF5">
      <w:r>
        <w:separator/>
      </w:r>
    </w:p>
  </w:endnote>
  <w:endnote w:type="continuationSeparator" w:id="0">
    <w:p w14:paraId="33424E9E" w14:textId="77777777" w:rsidR="00F719DD" w:rsidRDefault="00F719DD" w:rsidP="00EA7AF5">
      <w:r>
        <w:continuationSeparator/>
      </w:r>
    </w:p>
  </w:endnote>
  <w:endnote w:type="continuationNotice" w:id="1">
    <w:p w14:paraId="485ABB36" w14:textId="77777777" w:rsidR="00F719DD" w:rsidRDefault="00F719DD">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A1"/>
    <w:family w:val="swiss"/>
    <w:pitch w:val="variable"/>
    <w:sig w:usb0="E0002EFF" w:usb1="C000785B" w:usb2="00000009" w:usb3="00000000" w:csb0="000001FF" w:csb1="00000000"/>
  </w:font>
  <w:font w:name="Calibri">
    <w:panose1 w:val="020F0502020204030204"/>
    <w:charset w:val="A1"/>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A1"/>
    <w:family w:val="swiss"/>
    <w:pitch w:val="variable"/>
    <w:sig w:usb0="E4002EFF" w:usb1="C200247B" w:usb2="00000009" w:usb3="00000000" w:csb0="000001FF" w:csb1="00000000"/>
  </w:font>
  <w:font w:name="&quot;Arial&quot;,sans-serif">
    <w:altName w:val="Times New Roman"/>
    <w:panose1 w:val="020B0604020202020204"/>
    <w:charset w:val="00"/>
    <w:family w:val="roman"/>
    <w:notTrueType/>
    <w:pitch w:val="default"/>
  </w:font>
  <w:font w:name="FZShuTi">
    <w:altName w:val="方正舒体"/>
    <w:panose1 w:val="020B0604020202020204"/>
    <w:charset w:val="86"/>
    <w:family w:val="roman"/>
    <w:notTrueType/>
    <w:pitch w:val="default"/>
  </w:font>
  <w:font w:name="Tahoma">
    <w:panose1 w:val="020B0604030504040204"/>
    <w:charset w:val="A1"/>
    <w:family w:val="swiss"/>
    <w:pitch w:val="variable"/>
    <w:sig w:usb0="E1002EFF" w:usb1="C000605B" w:usb2="00000029" w:usb3="00000000" w:csb0="000101FF" w:csb1="00000000"/>
  </w:font>
  <w:font w:name="Frutiger LT Com 45 Light">
    <w:panose1 w:val="020B0604020202020204"/>
    <w:charset w:val="00"/>
    <w:family w:val="swiss"/>
    <w:pitch w:val="variable"/>
    <w:sig w:usb0="800000AF" w:usb1="5000204A" w:usb2="00000000" w:usb3="00000000" w:csb0="0000009B" w:csb1="00000000"/>
  </w:font>
  <w:font w:name="Consolas">
    <w:panose1 w:val="020B0609020204030204"/>
    <w:charset w:val="A1"/>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26A719" w14:textId="77777777" w:rsidR="00507CFF" w:rsidRDefault="00507CFF" w:rsidP="008016E1">
    <w:pPr>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53</w:t>
    </w:r>
    <w:r>
      <w:rPr>
        <w:rStyle w:val="PageNumber"/>
      </w:rPr>
      <w:fldChar w:fldCharType="end"/>
    </w:r>
  </w:p>
  <w:p w14:paraId="16E5541C" w14:textId="77777777" w:rsidR="00507CFF" w:rsidRDefault="00507CFF" w:rsidP="008016E1">
    <w:pPr>
      <w:pStyle w:val="Footer"/>
    </w:pPr>
  </w:p>
  <w:p w14:paraId="76D86A78" w14:textId="77777777" w:rsidR="00507CFF" w:rsidRDefault="00507CFF" w:rsidP="008016E1"/>
  <w:p w14:paraId="6779758D" w14:textId="77777777" w:rsidR="00507CFF" w:rsidRDefault="00507CFF" w:rsidP="008016E1"/>
  <w:p w14:paraId="399F9B15" w14:textId="77777777" w:rsidR="00507CFF" w:rsidRDefault="00507CFF" w:rsidP="008016E1"/>
  <w:p w14:paraId="3B0D4DF2" w14:textId="77777777" w:rsidR="00507CFF" w:rsidRDefault="00507CFF" w:rsidP="008016E1"/>
  <w:p w14:paraId="0874042D" w14:textId="77777777" w:rsidR="00507CFF" w:rsidRDefault="00507CFF" w:rsidP="008016E1"/>
  <w:p w14:paraId="65D0DBDB" w14:textId="77777777" w:rsidR="00507CFF" w:rsidRDefault="00507CFF" w:rsidP="008016E1"/>
  <w:p w14:paraId="188F5287" w14:textId="77777777" w:rsidR="00507CFF" w:rsidRDefault="00507CFF" w:rsidP="008016E1"/>
  <w:p w14:paraId="4D5DC315" w14:textId="77777777" w:rsidR="00507CFF" w:rsidRDefault="00507CFF" w:rsidP="008016E1"/>
  <w:p w14:paraId="2111E5C1" w14:textId="77777777" w:rsidR="00507CFF" w:rsidRDefault="00507CFF" w:rsidP="008016E1"/>
  <w:p w14:paraId="46A7F0E2" w14:textId="77777777" w:rsidR="00507CFF" w:rsidRDefault="00507CFF" w:rsidP="008016E1"/>
  <w:p w14:paraId="33D0EACA" w14:textId="77777777" w:rsidR="00507CFF" w:rsidRDefault="00507CFF" w:rsidP="008016E1"/>
  <w:p w14:paraId="70CC154E" w14:textId="77777777" w:rsidR="00507CFF" w:rsidRDefault="00507CFF" w:rsidP="008016E1"/>
  <w:p w14:paraId="605A4DF1" w14:textId="77777777" w:rsidR="00507CFF" w:rsidRDefault="00507CFF" w:rsidP="008016E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A0CFB" w14:textId="77777777" w:rsidR="00507CFF" w:rsidRDefault="00507CFF" w:rsidP="005D1CBC">
    <w:pPr>
      <w:pStyle w:val="Footer"/>
      <w:jc w:val="left"/>
      <w:rPr>
        <w:rFonts w:ascii="Arial" w:hAnsi="Arial"/>
        <w:noProof/>
        <w:sz w:val="16"/>
        <w:szCs w:val="16"/>
        <w:lang w:eastAsia="de-DE"/>
      </w:rPr>
    </w:pPr>
  </w:p>
  <w:p w14:paraId="6E069F2B" w14:textId="2FB48CCB" w:rsidR="00507CFF" w:rsidRPr="00C07B58" w:rsidRDefault="00507CFF" w:rsidP="005D1CB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05B67959" w14:textId="2144D42B" w:rsidR="00507CFF" w:rsidRPr="002561B9" w:rsidRDefault="00507CFF" w:rsidP="005D1CBC">
    <w:pPr>
      <w:pStyle w:val="Footer"/>
      <w:jc w:val="left"/>
      <w:rPr>
        <w:szCs w:val="20"/>
      </w:rPr>
    </w:pPr>
    <w:r>
      <w:rPr>
        <w:rFonts w:ascii="Arial" w:hAnsi="Arial"/>
        <w:noProof/>
        <w:sz w:val="16"/>
        <w:szCs w:val="16"/>
        <w:lang w:eastAsia="de-DE"/>
      </w:rPr>
      <w:t>Version DESCA HE 2.0, February 2024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9CD8C" w14:textId="77777777" w:rsidR="00507CFF" w:rsidRDefault="00507CFF" w:rsidP="003A613C">
    <w:pPr>
      <w:pStyle w:val="Footer"/>
      <w:jc w:val="left"/>
      <w:rPr>
        <w:rFonts w:ascii="Arial" w:hAnsi="Arial"/>
        <w:noProof/>
        <w:sz w:val="16"/>
        <w:szCs w:val="16"/>
        <w:lang w:eastAsia="de-DE"/>
      </w:rPr>
    </w:pPr>
  </w:p>
  <w:p w14:paraId="35EDAFDF" w14:textId="04AF5D45" w:rsidR="00507CFF" w:rsidRPr="00C07B58" w:rsidRDefault="00507CFF" w:rsidP="003A613C">
    <w:pPr>
      <w:pStyle w:val="Footer"/>
      <w:jc w:val="left"/>
      <w:rPr>
        <w:rFonts w:ascii="Arial" w:hAnsi="Arial"/>
        <w:noProof/>
        <w:sz w:val="16"/>
        <w:szCs w:val="16"/>
        <w:lang w:eastAsia="de-DE"/>
      </w:rPr>
    </w:pPr>
    <w:r w:rsidRPr="00C07B58">
      <w:rPr>
        <w:rFonts w:ascii="Arial" w:hAnsi="Arial"/>
        <w:noProof/>
        <w:sz w:val="16"/>
        <w:szCs w:val="16"/>
        <w:lang w:eastAsia="de-DE"/>
      </w:rPr>
      <w:t xml:space="preserve">© DESCA - Model Consortium Agreement for Horizon Europe, </w:t>
    </w:r>
    <w:hyperlink r:id="rId1" w:history="1">
      <w:r w:rsidRPr="004556E2">
        <w:rPr>
          <w:rStyle w:val="Hyperlink"/>
          <w:rFonts w:ascii="Arial" w:hAnsi="Arial"/>
          <w:noProof/>
          <w:sz w:val="16"/>
          <w:lang w:eastAsia="de-DE"/>
        </w:rPr>
        <w:t>www.desca-agreement.eu</w:t>
      </w:r>
    </w:hyperlink>
  </w:p>
  <w:p w14:paraId="7A80C929" w14:textId="3699A4F8" w:rsidR="00507CFF" w:rsidRPr="002561B9" w:rsidRDefault="00507CFF" w:rsidP="003A613C">
    <w:pPr>
      <w:pStyle w:val="Footer"/>
      <w:jc w:val="left"/>
      <w:rPr>
        <w:szCs w:val="20"/>
      </w:rPr>
    </w:pPr>
    <w:r>
      <w:rPr>
        <w:rFonts w:ascii="Arial" w:hAnsi="Arial"/>
        <w:noProof/>
        <w:sz w:val="16"/>
        <w:szCs w:val="16"/>
        <w:lang w:eastAsia="de-DE"/>
      </w:rPr>
      <w:t>Version DESCA HE 2.0, February 2024</w:t>
    </w:r>
  </w:p>
  <w:p w14:paraId="00195A38" w14:textId="3CFF2CBC" w:rsidR="00507CFF" w:rsidRPr="00C07B58" w:rsidRDefault="00507CFF" w:rsidP="005656DF">
    <w:pPr>
      <w:pStyle w:val="Footer"/>
      <w:rPr>
        <w:rFonts w:ascii="Arial" w:hAnsi="Arial"/>
        <w:noProof/>
        <w:sz w:val="16"/>
        <w:lang w:eastAsia="de-DE"/>
      </w:rPr>
    </w:pPr>
    <w:r>
      <w:rPr>
        <w:noProof/>
        <w:lang w:eastAsia="de-DE"/>
      </w:rPr>
      <w:tab/>
    </w:r>
    <w:r>
      <w:rPr>
        <w:noProof/>
        <w:lang w:eastAsia="de-DE"/>
      </w:rPr>
      <w:tab/>
    </w:r>
    <w:r w:rsidRPr="00EA7AF5">
      <w:rPr>
        <w:noProof/>
        <w:lang w:eastAsia="de-DE"/>
      </w:rPr>
      <w:fldChar w:fldCharType="begin"/>
    </w:r>
    <w:r w:rsidRPr="00EA7AF5">
      <w:rPr>
        <w:noProof/>
        <w:lang w:eastAsia="de-DE"/>
      </w:rPr>
      <w:instrText xml:space="preserve">PAGE  </w:instrText>
    </w:r>
    <w:r w:rsidRPr="00EA7AF5">
      <w:rPr>
        <w:noProof/>
        <w:lang w:eastAsia="de-DE"/>
      </w:rPr>
      <w:fldChar w:fldCharType="separate"/>
    </w:r>
    <w:r w:rsidR="009B12D0">
      <w:rPr>
        <w:noProof/>
        <w:lang w:eastAsia="de-DE"/>
      </w:rPr>
      <w:t>20</w:t>
    </w:r>
    <w:r w:rsidRPr="00EA7AF5">
      <w:rPr>
        <w:noProof/>
        <w:lang w:eastAsia="de-DE"/>
      </w:rPr>
      <w:fldChar w:fldCharType="end"/>
    </w:r>
    <w:r w:rsidRPr="00EA7AF5">
      <w:rPr>
        <w:noProof/>
        <w:lang w:eastAsia="de-DE"/>
      </w:rPr>
      <w:t xml:space="preserve"> / </w:t>
    </w:r>
    <w:r w:rsidRPr="00EA7AF5">
      <w:rPr>
        <w:noProof/>
        <w:color w:val="808080"/>
        <w:lang w:eastAsia="de-DE"/>
      </w:rPr>
      <w:fldChar w:fldCharType="begin"/>
    </w:r>
    <w:r w:rsidRPr="00EA7AF5">
      <w:rPr>
        <w:noProof/>
        <w:color w:val="808080"/>
        <w:lang w:eastAsia="de-DE"/>
      </w:rPr>
      <w:instrText xml:space="preserve"> NUMPAGES </w:instrText>
    </w:r>
    <w:r w:rsidRPr="00EA7AF5">
      <w:rPr>
        <w:noProof/>
        <w:color w:val="808080"/>
        <w:lang w:eastAsia="de-DE"/>
      </w:rPr>
      <w:fldChar w:fldCharType="separate"/>
    </w:r>
    <w:r w:rsidR="009B12D0">
      <w:rPr>
        <w:noProof/>
        <w:color w:val="808080"/>
        <w:lang w:eastAsia="de-DE"/>
      </w:rPr>
      <w:t>54</w:t>
    </w:r>
    <w:r w:rsidRPr="00EA7AF5">
      <w:rPr>
        <w:noProof/>
        <w:color w:val="808080"/>
        <w:lang w:eastAsia="de-DE"/>
      </w:rPr>
      <w:fldChar w:fldCharType="end"/>
    </w:r>
    <w:bookmarkStart w:id="239" w:name="_Toc444527613"/>
    <w:bookmarkStart w:id="240" w:name="_Toc455998608"/>
    <w:bookmarkEnd w:id="239"/>
    <w:bookmarkEnd w:id="240"/>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6F7889" w14:textId="77777777" w:rsidR="00F719DD" w:rsidRDefault="00F719DD" w:rsidP="00EA7AF5">
      <w:r>
        <w:separator/>
      </w:r>
    </w:p>
  </w:footnote>
  <w:footnote w:type="continuationSeparator" w:id="0">
    <w:p w14:paraId="391C2A51" w14:textId="77777777" w:rsidR="00F719DD" w:rsidRDefault="00F719DD" w:rsidP="00EA7AF5">
      <w:r>
        <w:continuationSeparator/>
      </w:r>
    </w:p>
  </w:footnote>
  <w:footnote w:type="continuationNotice" w:id="1">
    <w:p w14:paraId="1F343842" w14:textId="77777777" w:rsidR="00F719DD" w:rsidRDefault="00F719DD">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EC0A58" w14:textId="77777777" w:rsidR="00507CFF" w:rsidRDefault="00F719DD" w:rsidP="008016E1">
    <w:pPr>
      <w:pStyle w:val="Header"/>
    </w:pPr>
    <w:r>
      <w:pict w14:anchorId="53369F8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 o:spid="_x0000_s1025" type="#_x0000_t136" alt="" style="position:absolute;left:0;text-align:left;margin-left:0;margin-top:0;width:456.7pt;height:182.6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Arial&quot;;font-size:1pt" string="DRAFT"/>
          <w10:wrap anchorx="margin" anchory="margin"/>
        </v:shape>
      </w:pict>
    </w:r>
  </w:p>
  <w:p w14:paraId="4F55B699" w14:textId="77777777" w:rsidR="00507CFF" w:rsidRDefault="00507CFF" w:rsidP="008016E1"/>
  <w:p w14:paraId="264AE340" w14:textId="77777777" w:rsidR="00507CFF" w:rsidRDefault="00507CFF" w:rsidP="008016E1"/>
  <w:p w14:paraId="21FCD5A9" w14:textId="77777777" w:rsidR="00507CFF" w:rsidRDefault="00507CFF" w:rsidP="008016E1"/>
  <w:p w14:paraId="7B9D6BD7" w14:textId="77777777" w:rsidR="00507CFF" w:rsidRDefault="00507CFF" w:rsidP="008016E1"/>
  <w:p w14:paraId="613F00D4" w14:textId="77777777" w:rsidR="00507CFF" w:rsidRDefault="00507CFF" w:rsidP="008016E1"/>
  <w:p w14:paraId="490FAA3E" w14:textId="77777777" w:rsidR="00507CFF" w:rsidRDefault="00507CFF" w:rsidP="008016E1"/>
  <w:p w14:paraId="7902F592" w14:textId="77777777" w:rsidR="00507CFF" w:rsidRDefault="00507CFF" w:rsidP="008016E1"/>
  <w:p w14:paraId="0193D535" w14:textId="77777777" w:rsidR="00507CFF" w:rsidRDefault="00507CFF" w:rsidP="008016E1"/>
  <w:p w14:paraId="1F670CC6" w14:textId="77777777" w:rsidR="00507CFF" w:rsidRDefault="00507CFF" w:rsidP="008016E1"/>
  <w:p w14:paraId="4F61DC73" w14:textId="77777777" w:rsidR="00507CFF" w:rsidRDefault="00507CFF" w:rsidP="008016E1"/>
  <w:p w14:paraId="785308EB" w14:textId="77777777" w:rsidR="00507CFF" w:rsidRDefault="00507CFF" w:rsidP="008016E1"/>
  <w:p w14:paraId="248A1F80" w14:textId="77777777" w:rsidR="00507CFF" w:rsidRDefault="00507CFF" w:rsidP="008016E1"/>
  <w:p w14:paraId="61E73C5A" w14:textId="77777777" w:rsidR="00507CFF" w:rsidRDefault="00507CFF" w:rsidP="008016E1"/>
  <w:p w14:paraId="7F033424" w14:textId="77777777" w:rsidR="00507CFF" w:rsidRDefault="00507CFF" w:rsidP="008016E1"/>
  <w:p w14:paraId="38F4350D" w14:textId="77777777" w:rsidR="00507CFF" w:rsidRDefault="00507CFF" w:rsidP="008016E1"/>
  <w:p w14:paraId="0BA403D3" w14:textId="77777777" w:rsidR="00507CFF" w:rsidRDefault="00507CFF" w:rsidP="008016E1"/>
  <w:p w14:paraId="2E336FCC" w14:textId="77777777" w:rsidR="00507CFF" w:rsidRDefault="00507CFF" w:rsidP="008016E1"/>
  <w:p w14:paraId="0654BD27" w14:textId="77777777" w:rsidR="00507CFF" w:rsidRDefault="00507CFF" w:rsidP="008016E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0AF34B" w14:textId="5D94D184" w:rsidR="00507CFF" w:rsidRPr="006A0079" w:rsidRDefault="00507CFF" w:rsidP="00D25FE4">
    <w:pPr>
      <w:pStyle w:val="Header"/>
      <w:tabs>
        <w:tab w:val="left" w:pos="343"/>
      </w:tabs>
      <w:jc w:val="left"/>
    </w:pPr>
    <w:r>
      <w:rPr>
        <w:noProof/>
        <w:lang w:eastAsia="de-DE"/>
      </w:rPr>
      <w:tab/>
    </w:r>
    <w:r>
      <w:rPr>
        <w:noProof/>
        <w:lang w:eastAsia="de-DE"/>
      </w:rPr>
      <w:tab/>
    </w:r>
    <w:r w:rsidR="00BA5150">
      <w:rPr>
        <w:noProof/>
        <w:lang w:eastAsia="de-DE"/>
      </w:rPr>
      <w:t>CoEvolution</w:t>
    </w:r>
    <w:r w:rsidRPr="00EA7AF5">
      <w:rPr>
        <w:noProof/>
        <w:lang w:eastAsia="de-DE"/>
      </w:rPr>
      <w:t xml:space="preserve"> Consortium Agreement, </w:t>
    </w:r>
    <w:r>
      <w:rPr>
        <w:noProof/>
        <w:lang w:eastAsia="de-DE"/>
      </w:rPr>
      <w:t>v</w:t>
    </w:r>
    <w:r w:rsidRPr="00EA7AF5">
      <w:rPr>
        <w:noProof/>
        <w:lang w:eastAsia="de-DE"/>
      </w:rPr>
      <w:t>ersion</w:t>
    </w:r>
    <w:r>
      <w:rPr>
        <w:noProof/>
        <w:lang w:eastAsia="de-DE"/>
      </w:rPr>
      <w:t xml:space="preserve"> </w:t>
    </w:r>
    <w:r w:rsidR="00BA5150">
      <w:rPr>
        <w:noProof/>
        <w:lang w:eastAsia="de-DE"/>
      </w:rPr>
      <w:t>0.</w:t>
    </w:r>
    <w:r w:rsidR="0007518C">
      <w:rPr>
        <w:noProof/>
        <w:lang w:eastAsia="de-DE"/>
      </w:rPr>
      <w:t>2</w:t>
    </w:r>
    <w:r>
      <w:rPr>
        <w:noProof/>
        <w:lang w:eastAsia="de-DE"/>
      </w:rPr>
      <w:t>,</w:t>
    </w:r>
    <w:r w:rsidRPr="002C6F5A">
      <w:rPr>
        <w:noProof/>
        <w:lang w:eastAsia="de-DE"/>
      </w:rPr>
      <w:t xml:space="preserve"> </w:t>
    </w:r>
    <w:r w:rsidR="0007518C">
      <w:rPr>
        <w:noProof/>
        <w:lang w:eastAsia="de-DE"/>
      </w:rPr>
      <w:t>18</w:t>
    </w:r>
    <w:r w:rsidR="00BA5150">
      <w:rPr>
        <w:noProof/>
        <w:lang w:eastAsia="de-DE"/>
      </w:rPr>
      <w:t>/0</w:t>
    </w:r>
    <w:r w:rsidR="0007518C">
      <w:rPr>
        <w:noProof/>
        <w:lang w:eastAsia="de-DE"/>
      </w:rPr>
      <w:t>6</w:t>
    </w:r>
    <w:r w:rsidR="00BA5150">
      <w:rPr>
        <w:noProof/>
        <w:lang w:eastAsia="de-DE"/>
      </w:rPr>
      <w:t>/2024</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354DA" w14:textId="6808EB8D" w:rsidR="00507CFF" w:rsidRDefault="00F93043" w:rsidP="005656DF">
    <w:pPr>
      <w:pStyle w:val="Header"/>
    </w:pPr>
    <w:r>
      <w:rPr>
        <w:noProof/>
        <w:lang w:eastAsia="de-DE"/>
      </w:rPr>
      <w:t>CoEvolution</w:t>
    </w:r>
    <w:r w:rsidR="00507CFF" w:rsidRPr="00EA7AF5">
      <w:rPr>
        <w:noProof/>
        <w:lang w:eastAsia="de-DE"/>
      </w:rPr>
      <w:t xml:space="preserve"> Consortium Agreement, version</w:t>
    </w:r>
    <w:r w:rsidR="00507CFF">
      <w:rPr>
        <w:noProof/>
        <w:lang w:eastAsia="de-DE"/>
      </w:rPr>
      <w:t xml:space="preserve"> </w:t>
    </w:r>
    <w:r>
      <w:rPr>
        <w:noProof/>
        <w:lang w:eastAsia="de-DE"/>
      </w:rPr>
      <w:t>0.1</w:t>
    </w:r>
    <w:r w:rsidR="00507CFF">
      <w:rPr>
        <w:noProof/>
        <w:lang w:eastAsia="de-DE"/>
      </w:rPr>
      <w:t>,</w:t>
    </w:r>
    <w:r w:rsidR="00507CFF" w:rsidRPr="002C6F5A">
      <w:rPr>
        <w:noProof/>
        <w:lang w:eastAsia="de-DE"/>
      </w:rPr>
      <w:t xml:space="preserve"> </w:t>
    </w:r>
    <w:r w:rsidR="00BA5150">
      <w:rPr>
        <w:noProof/>
        <w:lang w:eastAsia="de-DE"/>
      </w:rPr>
      <w:t>20</w:t>
    </w:r>
    <w:r>
      <w:rPr>
        <w:noProof/>
        <w:lang w:eastAsia="de-DE"/>
      </w:rPr>
      <w:t>/05/2024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4A8C2D4"/>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0654D37"/>
    <w:multiLevelType w:val="multilevel"/>
    <w:tmpl w:val="1BB415D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1541D3E"/>
    <w:multiLevelType w:val="hybridMultilevel"/>
    <w:tmpl w:val="17160CAA"/>
    <w:lvl w:ilvl="0" w:tplc="3A60F16E">
      <w:start w:val="6"/>
      <w:numFmt w:val="decimal"/>
      <w:lvlText w:val="%1"/>
      <w:lvlJc w:val="left"/>
      <w:pPr>
        <w:ind w:left="720" w:hanging="360"/>
      </w:pPr>
    </w:lvl>
    <w:lvl w:ilvl="1" w:tplc="A00C9CA6">
      <w:start w:val="1"/>
      <w:numFmt w:val="lowerLetter"/>
      <w:lvlText w:val="%2."/>
      <w:lvlJc w:val="left"/>
      <w:pPr>
        <w:ind w:left="1440" w:hanging="360"/>
      </w:pPr>
    </w:lvl>
    <w:lvl w:ilvl="2" w:tplc="2F702C22">
      <w:start w:val="1"/>
      <w:numFmt w:val="lowerRoman"/>
      <w:lvlText w:val="%3."/>
      <w:lvlJc w:val="right"/>
      <w:pPr>
        <w:ind w:left="2160" w:hanging="180"/>
      </w:pPr>
    </w:lvl>
    <w:lvl w:ilvl="3" w:tplc="697C585E">
      <w:start w:val="1"/>
      <w:numFmt w:val="decimal"/>
      <w:lvlText w:val="%4."/>
      <w:lvlJc w:val="left"/>
      <w:pPr>
        <w:ind w:left="2880" w:hanging="360"/>
      </w:pPr>
    </w:lvl>
    <w:lvl w:ilvl="4" w:tplc="7D047690">
      <w:start w:val="1"/>
      <w:numFmt w:val="lowerLetter"/>
      <w:lvlText w:val="%5."/>
      <w:lvlJc w:val="left"/>
      <w:pPr>
        <w:ind w:left="3600" w:hanging="360"/>
      </w:pPr>
    </w:lvl>
    <w:lvl w:ilvl="5" w:tplc="F5F6928C">
      <w:start w:val="1"/>
      <w:numFmt w:val="lowerRoman"/>
      <w:lvlText w:val="%6."/>
      <w:lvlJc w:val="right"/>
      <w:pPr>
        <w:ind w:left="4320" w:hanging="180"/>
      </w:pPr>
    </w:lvl>
    <w:lvl w:ilvl="6" w:tplc="94E0E9AE">
      <w:start w:val="1"/>
      <w:numFmt w:val="decimal"/>
      <w:lvlText w:val="%7."/>
      <w:lvlJc w:val="left"/>
      <w:pPr>
        <w:ind w:left="5040" w:hanging="360"/>
      </w:pPr>
    </w:lvl>
    <w:lvl w:ilvl="7" w:tplc="4F3E93F6">
      <w:start w:val="1"/>
      <w:numFmt w:val="lowerLetter"/>
      <w:lvlText w:val="%8."/>
      <w:lvlJc w:val="left"/>
      <w:pPr>
        <w:ind w:left="5760" w:hanging="360"/>
      </w:pPr>
    </w:lvl>
    <w:lvl w:ilvl="8" w:tplc="C8E0C3EA">
      <w:start w:val="1"/>
      <w:numFmt w:val="lowerRoman"/>
      <w:lvlText w:val="%9."/>
      <w:lvlJc w:val="right"/>
      <w:pPr>
        <w:ind w:left="6480" w:hanging="180"/>
      </w:pPr>
    </w:lvl>
  </w:abstractNum>
  <w:abstractNum w:abstractNumId="3" w15:restartNumberingAfterBreak="0">
    <w:nsid w:val="02175246"/>
    <w:multiLevelType w:val="hybridMultilevel"/>
    <w:tmpl w:val="17DC94D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 w15:restartNumberingAfterBreak="0">
    <w:nsid w:val="045B44FC"/>
    <w:multiLevelType w:val="hybridMultilevel"/>
    <w:tmpl w:val="5DD2B708"/>
    <w:lvl w:ilvl="0" w:tplc="FFFFFFFF">
      <w:start w:val="6"/>
      <w:numFmt w:val="bullet"/>
      <w:lvlText w:val="-"/>
      <w:lvlJc w:val="left"/>
      <w:pPr>
        <w:ind w:left="720" w:hanging="360"/>
      </w:pPr>
      <w:rPr>
        <w:rFonts w:ascii="Arial" w:hAnsi="Arial" w:hint="default"/>
        <w:u w:val="none"/>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04F5229C"/>
    <w:multiLevelType w:val="hybridMultilevel"/>
    <w:tmpl w:val="1EE82A42"/>
    <w:lvl w:ilvl="0" w:tplc="9EDA9B9A">
      <w:start w:val="1"/>
      <w:numFmt w:val="bullet"/>
      <w:lvlText w:val="·"/>
      <w:lvlJc w:val="left"/>
      <w:pPr>
        <w:ind w:left="720" w:hanging="360"/>
      </w:pPr>
      <w:rPr>
        <w:rFonts w:ascii="Symbol" w:hAnsi="Symbol" w:hint="default"/>
      </w:rPr>
    </w:lvl>
    <w:lvl w:ilvl="1" w:tplc="F9A622DC">
      <w:start w:val="1"/>
      <w:numFmt w:val="bullet"/>
      <w:lvlText w:val="o"/>
      <w:lvlJc w:val="left"/>
      <w:pPr>
        <w:ind w:left="1440" w:hanging="360"/>
      </w:pPr>
      <w:rPr>
        <w:rFonts w:ascii="Courier New" w:hAnsi="Courier New" w:hint="default"/>
      </w:rPr>
    </w:lvl>
    <w:lvl w:ilvl="2" w:tplc="B9CAF190">
      <w:start w:val="1"/>
      <w:numFmt w:val="bullet"/>
      <w:lvlText w:val=""/>
      <w:lvlJc w:val="left"/>
      <w:pPr>
        <w:ind w:left="2160" w:hanging="360"/>
      </w:pPr>
      <w:rPr>
        <w:rFonts w:ascii="Wingdings" w:hAnsi="Wingdings" w:hint="default"/>
      </w:rPr>
    </w:lvl>
    <w:lvl w:ilvl="3" w:tplc="CEFC1CE8">
      <w:start w:val="1"/>
      <w:numFmt w:val="bullet"/>
      <w:lvlText w:val=""/>
      <w:lvlJc w:val="left"/>
      <w:pPr>
        <w:ind w:left="2880" w:hanging="360"/>
      </w:pPr>
      <w:rPr>
        <w:rFonts w:ascii="Symbol" w:hAnsi="Symbol" w:hint="default"/>
      </w:rPr>
    </w:lvl>
    <w:lvl w:ilvl="4" w:tplc="3ADA42AC">
      <w:start w:val="1"/>
      <w:numFmt w:val="bullet"/>
      <w:lvlText w:val="o"/>
      <w:lvlJc w:val="left"/>
      <w:pPr>
        <w:ind w:left="3600" w:hanging="360"/>
      </w:pPr>
      <w:rPr>
        <w:rFonts w:ascii="Courier New" w:hAnsi="Courier New" w:hint="default"/>
      </w:rPr>
    </w:lvl>
    <w:lvl w:ilvl="5" w:tplc="2432ECA8">
      <w:start w:val="1"/>
      <w:numFmt w:val="bullet"/>
      <w:lvlText w:val=""/>
      <w:lvlJc w:val="left"/>
      <w:pPr>
        <w:ind w:left="4320" w:hanging="360"/>
      </w:pPr>
      <w:rPr>
        <w:rFonts w:ascii="Wingdings" w:hAnsi="Wingdings" w:hint="default"/>
      </w:rPr>
    </w:lvl>
    <w:lvl w:ilvl="6" w:tplc="70560A8C">
      <w:start w:val="1"/>
      <w:numFmt w:val="bullet"/>
      <w:lvlText w:val=""/>
      <w:lvlJc w:val="left"/>
      <w:pPr>
        <w:ind w:left="5040" w:hanging="360"/>
      </w:pPr>
      <w:rPr>
        <w:rFonts w:ascii="Symbol" w:hAnsi="Symbol" w:hint="default"/>
      </w:rPr>
    </w:lvl>
    <w:lvl w:ilvl="7" w:tplc="FB4ACC6E">
      <w:start w:val="1"/>
      <w:numFmt w:val="bullet"/>
      <w:lvlText w:val="o"/>
      <w:lvlJc w:val="left"/>
      <w:pPr>
        <w:ind w:left="5760" w:hanging="360"/>
      </w:pPr>
      <w:rPr>
        <w:rFonts w:ascii="Courier New" w:hAnsi="Courier New" w:hint="default"/>
      </w:rPr>
    </w:lvl>
    <w:lvl w:ilvl="8" w:tplc="34E2431A">
      <w:start w:val="1"/>
      <w:numFmt w:val="bullet"/>
      <w:lvlText w:val=""/>
      <w:lvlJc w:val="left"/>
      <w:pPr>
        <w:ind w:left="6480" w:hanging="360"/>
      </w:pPr>
      <w:rPr>
        <w:rFonts w:ascii="Wingdings" w:hAnsi="Wingdings" w:hint="default"/>
      </w:rPr>
    </w:lvl>
  </w:abstractNum>
  <w:abstractNum w:abstractNumId="6" w15:restartNumberingAfterBreak="0">
    <w:nsid w:val="072D710C"/>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7B61046"/>
    <w:multiLevelType w:val="hybridMultilevel"/>
    <w:tmpl w:val="15105650"/>
    <w:lvl w:ilvl="0" w:tplc="D4241620">
      <w:start w:val="1"/>
      <w:numFmt w:val="decimal"/>
      <w:lvlText w:val="%1."/>
      <w:lvlJc w:val="left"/>
      <w:pPr>
        <w:ind w:left="720" w:hanging="360"/>
      </w:pPr>
    </w:lvl>
    <w:lvl w:ilvl="1" w:tplc="3D487BAE">
      <w:start w:val="1"/>
      <w:numFmt w:val="lowerLetter"/>
      <w:lvlText w:val="%2."/>
      <w:lvlJc w:val="left"/>
      <w:pPr>
        <w:ind w:left="1440" w:hanging="360"/>
      </w:pPr>
    </w:lvl>
    <w:lvl w:ilvl="2" w:tplc="3CB67DCE">
      <w:start w:val="1"/>
      <w:numFmt w:val="lowerRoman"/>
      <w:lvlText w:val="%3."/>
      <w:lvlJc w:val="right"/>
      <w:pPr>
        <w:ind w:left="2160" w:hanging="180"/>
      </w:pPr>
    </w:lvl>
    <w:lvl w:ilvl="3" w:tplc="E312C80A">
      <w:start w:val="1"/>
      <w:numFmt w:val="decimal"/>
      <w:lvlText w:val="%4."/>
      <w:lvlJc w:val="left"/>
      <w:pPr>
        <w:ind w:left="2880" w:hanging="360"/>
      </w:pPr>
    </w:lvl>
    <w:lvl w:ilvl="4" w:tplc="AAD4F8CE">
      <w:start w:val="1"/>
      <w:numFmt w:val="lowerLetter"/>
      <w:lvlText w:val="%5."/>
      <w:lvlJc w:val="left"/>
      <w:pPr>
        <w:ind w:left="3600" w:hanging="360"/>
      </w:pPr>
    </w:lvl>
    <w:lvl w:ilvl="5" w:tplc="AB626798">
      <w:start w:val="1"/>
      <w:numFmt w:val="lowerRoman"/>
      <w:lvlText w:val="%6."/>
      <w:lvlJc w:val="right"/>
      <w:pPr>
        <w:ind w:left="4320" w:hanging="180"/>
      </w:pPr>
    </w:lvl>
    <w:lvl w:ilvl="6" w:tplc="D40C697A">
      <w:start w:val="1"/>
      <w:numFmt w:val="decimal"/>
      <w:lvlText w:val="%7."/>
      <w:lvlJc w:val="left"/>
      <w:pPr>
        <w:ind w:left="5040" w:hanging="360"/>
      </w:pPr>
    </w:lvl>
    <w:lvl w:ilvl="7" w:tplc="F0FA3194">
      <w:start w:val="1"/>
      <w:numFmt w:val="lowerLetter"/>
      <w:lvlText w:val="%8."/>
      <w:lvlJc w:val="left"/>
      <w:pPr>
        <w:ind w:left="5760" w:hanging="360"/>
      </w:pPr>
    </w:lvl>
    <w:lvl w:ilvl="8" w:tplc="7438E1F0">
      <w:start w:val="1"/>
      <w:numFmt w:val="lowerRoman"/>
      <w:lvlText w:val="%9."/>
      <w:lvlJc w:val="right"/>
      <w:pPr>
        <w:ind w:left="6480" w:hanging="180"/>
      </w:pPr>
    </w:lvl>
  </w:abstractNum>
  <w:abstractNum w:abstractNumId="8" w15:restartNumberingAfterBreak="0">
    <w:nsid w:val="07C36A87"/>
    <w:multiLevelType w:val="hybridMultilevel"/>
    <w:tmpl w:val="051AF342"/>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9" w15:restartNumberingAfterBreak="0">
    <w:nsid w:val="0C11F0CE"/>
    <w:multiLevelType w:val="hybridMultilevel"/>
    <w:tmpl w:val="6A5CEB3C"/>
    <w:lvl w:ilvl="0" w:tplc="043847AC">
      <w:start w:val="1"/>
      <w:numFmt w:val="lowerLetter"/>
      <w:lvlText w:val="%1)"/>
      <w:lvlJc w:val="left"/>
      <w:pPr>
        <w:ind w:left="720" w:hanging="360"/>
      </w:pPr>
    </w:lvl>
    <w:lvl w:ilvl="1" w:tplc="155A8952">
      <w:start w:val="1"/>
      <w:numFmt w:val="lowerLetter"/>
      <w:lvlText w:val="%2."/>
      <w:lvlJc w:val="left"/>
      <w:pPr>
        <w:ind w:left="1440" w:hanging="360"/>
      </w:pPr>
    </w:lvl>
    <w:lvl w:ilvl="2" w:tplc="A9DE1356">
      <w:start w:val="1"/>
      <w:numFmt w:val="lowerRoman"/>
      <w:lvlText w:val="%3."/>
      <w:lvlJc w:val="right"/>
      <w:pPr>
        <w:ind w:left="2160" w:hanging="180"/>
      </w:pPr>
    </w:lvl>
    <w:lvl w:ilvl="3" w:tplc="10AE35F2">
      <w:start w:val="1"/>
      <w:numFmt w:val="decimal"/>
      <w:lvlText w:val="%4."/>
      <w:lvlJc w:val="left"/>
      <w:pPr>
        <w:ind w:left="2880" w:hanging="360"/>
      </w:pPr>
    </w:lvl>
    <w:lvl w:ilvl="4" w:tplc="010470DA">
      <w:start w:val="1"/>
      <w:numFmt w:val="lowerLetter"/>
      <w:lvlText w:val="%5."/>
      <w:lvlJc w:val="left"/>
      <w:pPr>
        <w:ind w:left="3600" w:hanging="360"/>
      </w:pPr>
    </w:lvl>
    <w:lvl w:ilvl="5" w:tplc="D6FAF2A6">
      <w:start w:val="1"/>
      <w:numFmt w:val="lowerRoman"/>
      <w:lvlText w:val="%6."/>
      <w:lvlJc w:val="right"/>
      <w:pPr>
        <w:ind w:left="4320" w:hanging="180"/>
      </w:pPr>
    </w:lvl>
    <w:lvl w:ilvl="6" w:tplc="497230AC">
      <w:start w:val="1"/>
      <w:numFmt w:val="decimal"/>
      <w:lvlText w:val="%7."/>
      <w:lvlJc w:val="left"/>
      <w:pPr>
        <w:ind w:left="5040" w:hanging="360"/>
      </w:pPr>
    </w:lvl>
    <w:lvl w:ilvl="7" w:tplc="9C22469E">
      <w:start w:val="1"/>
      <w:numFmt w:val="lowerLetter"/>
      <w:lvlText w:val="%8."/>
      <w:lvlJc w:val="left"/>
      <w:pPr>
        <w:ind w:left="5760" w:hanging="360"/>
      </w:pPr>
    </w:lvl>
    <w:lvl w:ilvl="8" w:tplc="A73048C4">
      <w:start w:val="1"/>
      <w:numFmt w:val="lowerRoman"/>
      <w:lvlText w:val="%9."/>
      <w:lvlJc w:val="right"/>
      <w:pPr>
        <w:ind w:left="6480" w:hanging="180"/>
      </w:pPr>
    </w:lvl>
  </w:abstractNum>
  <w:abstractNum w:abstractNumId="10" w15:restartNumberingAfterBreak="0">
    <w:nsid w:val="0CD611A0"/>
    <w:multiLevelType w:val="hybridMultilevel"/>
    <w:tmpl w:val="8F2C2270"/>
    <w:lvl w:ilvl="0" w:tplc="78F4C91C">
      <w:start w:val="1"/>
      <w:numFmt w:val="bullet"/>
      <w:lvlText w:val=""/>
      <w:lvlJc w:val="left"/>
      <w:pPr>
        <w:ind w:left="720" w:hanging="360"/>
      </w:pPr>
      <w:rPr>
        <w:rFonts w:ascii="Symbol" w:hAnsi="Symbol" w:hint="default"/>
      </w:rPr>
    </w:lvl>
    <w:lvl w:ilvl="1" w:tplc="E3F841F0">
      <w:start w:val="1"/>
      <w:numFmt w:val="bullet"/>
      <w:lvlText w:val="o"/>
      <w:lvlJc w:val="left"/>
      <w:pPr>
        <w:ind w:left="1440" w:hanging="360"/>
      </w:pPr>
      <w:rPr>
        <w:rFonts w:ascii="Courier New" w:hAnsi="Courier New" w:hint="default"/>
      </w:rPr>
    </w:lvl>
    <w:lvl w:ilvl="2" w:tplc="23A4C9E4">
      <w:start w:val="1"/>
      <w:numFmt w:val="bullet"/>
      <w:lvlText w:val=""/>
      <w:lvlJc w:val="left"/>
      <w:pPr>
        <w:ind w:left="2160" w:hanging="360"/>
      </w:pPr>
      <w:rPr>
        <w:rFonts w:ascii="Wingdings" w:hAnsi="Wingdings" w:hint="default"/>
      </w:rPr>
    </w:lvl>
    <w:lvl w:ilvl="3" w:tplc="C6648188">
      <w:start w:val="1"/>
      <w:numFmt w:val="bullet"/>
      <w:lvlText w:val=""/>
      <w:lvlJc w:val="left"/>
      <w:pPr>
        <w:ind w:left="2880" w:hanging="360"/>
      </w:pPr>
      <w:rPr>
        <w:rFonts w:ascii="Symbol" w:hAnsi="Symbol" w:hint="default"/>
      </w:rPr>
    </w:lvl>
    <w:lvl w:ilvl="4" w:tplc="B2F88B9A">
      <w:start w:val="1"/>
      <w:numFmt w:val="bullet"/>
      <w:lvlText w:val="o"/>
      <w:lvlJc w:val="left"/>
      <w:pPr>
        <w:ind w:left="3600" w:hanging="360"/>
      </w:pPr>
      <w:rPr>
        <w:rFonts w:ascii="Courier New" w:hAnsi="Courier New" w:hint="default"/>
      </w:rPr>
    </w:lvl>
    <w:lvl w:ilvl="5" w:tplc="3216D190">
      <w:start w:val="1"/>
      <w:numFmt w:val="bullet"/>
      <w:lvlText w:val=""/>
      <w:lvlJc w:val="left"/>
      <w:pPr>
        <w:ind w:left="4320" w:hanging="360"/>
      </w:pPr>
      <w:rPr>
        <w:rFonts w:ascii="Wingdings" w:hAnsi="Wingdings" w:hint="default"/>
      </w:rPr>
    </w:lvl>
    <w:lvl w:ilvl="6" w:tplc="2B7A440A">
      <w:start w:val="1"/>
      <w:numFmt w:val="bullet"/>
      <w:lvlText w:val=""/>
      <w:lvlJc w:val="left"/>
      <w:pPr>
        <w:ind w:left="5040" w:hanging="360"/>
      </w:pPr>
      <w:rPr>
        <w:rFonts w:ascii="Symbol" w:hAnsi="Symbol" w:hint="default"/>
      </w:rPr>
    </w:lvl>
    <w:lvl w:ilvl="7" w:tplc="AB86E95A">
      <w:start w:val="1"/>
      <w:numFmt w:val="bullet"/>
      <w:lvlText w:val="o"/>
      <w:lvlJc w:val="left"/>
      <w:pPr>
        <w:ind w:left="5760" w:hanging="360"/>
      </w:pPr>
      <w:rPr>
        <w:rFonts w:ascii="Courier New" w:hAnsi="Courier New" w:hint="default"/>
      </w:rPr>
    </w:lvl>
    <w:lvl w:ilvl="8" w:tplc="C22813B8">
      <w:start w:val="1"/>
      <w:numFmt w:val="bullet"/>
      <w:lvlText w:val=""/>
      <w:lvlJc w:val="left"/>
      <w:pPr>
        <w:ind w:left="6480" w:hanging="360"/>
      </w:pPr>
      <w:rPr>
        <w:rFonts w:ascii="Wingdings" w:hAnsi="Wingdings" w:hint="default"/>
      </w:rPr>
    </w:lvl>
  </w:abstractNum>
  <w:abstractNum w:abstractNumId="11" w15:restartNumberingAfterBreak="0">
    <w:nsid w:val="0D411A1D"/>
    <w:multiLevelType w:val="hybridMultilevel"/>
    <w:tmpl w:val="AE08E9A4"/>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2" w15:restartNumberingAfterBreak="0">
    <w:nsid w:val="0E7726BF"/>
    <w:multiLevelType w:val="hybridMultilevel"/>
    <w:tmpl w:val="4A249FE4"/>
    <w:lvl w:ilvl="0" w:tplc="869A650E">
      <w:start w:val="1"/>
      <w:numFmt w:val="decimal"/>
      <w:lvlText w:val="%1."/>
      <w:lvlJc w:val="left"/>
      <w:pPr>
        <w:ind w:left="196" w:hanging="360"/>
      </w:pPr>
      <w:rPr>
        <w:rFonts w:ascii="Arial" w:eastAsia="Arial" w:hAnsi="Arial" w:hint="default"/>
        <w:spacing w:val="-3"/>
        <w:sz w:val="22"/>
        <w:szCs w:val="22"/>
      </w:rPr>
    </w:lvl>
    <w:lvl w:ilvl="1" w:tplc="2D6E63DA">
      <w:start w:val="1"/>
      <w:numFmt w:val="bullet"/>
      <w:lvlText w:val="•"/>
      <w:lvlJc w:val="left"/>
      <w:pPr>
        <w:ind w:left="1165" w:hanging="360"/>
      </w:pPr>
      <w:rPr>
        <w:rFonts w:hint="default"/>
      </w:rPr>
    </w:lvl>
    <w:lvl w:ilvl="2" w:tplc="1B8C1612">
      <w:start w:val="1"/>
      <w:numFmt w:val="bullet"/>
      <w:lvlText w:val="•"/>
      <w:lvlJc w:val="left"/>
      <w:pPr>
        <w:ind w:left="2134" w:hanging="360"/>
      </w:pPr>
      <w:rPr>
        <w:rFonts w:hint="default"/>
      </w:rPr>
    </w:lvl>
    <w:lvl w:ilvl="3" w:tplc="332EFDCE">
      <w:start w:val="1"/>
      <w:numFmt w:val="bullet"/>
      <w:lvlText w:val="•"/>
      <w:lvlJc w:val="left"/>
      <w:pPr>
        <w:ind w:left="3103" w:hanging="360"/>
      </w:pPr>
      <w:rPr>
        <w:rFonts w:hint="default"/>
      </w:rPr>
    </w:lvl>
    <w:lvl w:ilvl="4" w:tplc="94DA050C">
      <w:start w:val="1"/>
      <w:numFmt w:val="bullet"/>
      <w:lvlText w:val="•"/>
      <w:lvlJc w:val="left"/>
      <w:pPr>
        <w:ind w:left="4072" w:hanging="360"/>
      </w:pPr>
      <w:rPr>
        <w:rFonts w:hint="default"/>
      </w:rPr>
    </w:lvl>
    <w:lvl w:ilvl="5" w:tplc="DF8CBD74">
      <w:start w:val="1"/>
      <w:numFmt w:val="bullet"/>
      <w:lvlText w:val="•"/>
      <w:lvlJc w:val="left"/>
      <w:pPr>
        <w:ind w:left="5041" w:hanging="360"/>
      </w:pPr>
      <w:rPr>
        <w:rFonts w:hint="default"/>
      </w:rPr>
    </w:lvl>
    <w:lvl w:ilvl="6" w:tplc="A372B85E">
      <w:start w:val="1"/>
      <w:numFmt w:val="bullet"/>
      <w:lvlText w:val="•"/>
      <w:lvlJc w:val="left"/>
      <w:pPr>
        <w:ind w:left="6010" w:hanging="360"/>
      </w:pPr>
      <w:rPr>
        <w:rFonts w:hint="default"/>
      </w:rPr>
    </w:lvl>
    <w:lvl w:ilvl="7" w:tplc="688C2C08">
      <w:start w:val="1"/>
      <w:numFmt w:val="bullet"/>
      <w:lvlText w:val="•"/>
      <w:lvlJc w:val="left"/>
      <w:pPr>
        <w:ind w:left="6979" w:hanging="360"/>
      </w:pPr>
      <w:rPr>
        <w:rFonts w:hint="default"/>
      </w:rPr>
    </w:lvl>
    <w:lvl w:ilvl="8" w:tplc="A35ED03C">
      <w:start w:val="1"/>
      <w:numFmt w:val="bullet"/>
      <w:lvlText w:val="•"/>
      <w:lvlJc w:val="left"/>
      <w:pPr>
        <w:ind w:left="7948" w:hanging="360"/>
      </w:pPr>
      <w:rPr>
        <w:rFonts w:hint="default"/>
      </w:rPr>
    </w:lvl>
  </w:abstractNum>
  <w:abstractNum w:abstractNumId="13" w15:restartNumberingAfterBreak="0">
    <w:nsid w:val="0EE92277"/>
    <w:multiLevelType w:val="hybridMultilevel"/>
    <w:tmpl w:val="D37CC280"/>
    <w:lvl w:ilvl="0" w:tplc="3F9212AA">
      <w:start w:val="1"/>
      <w:numFmt w:val="bullet"/>
      <w:lvlText w:val="-"/>
      <w:lvlJc w:val="left"/>
      <w:pPr>
        <w:ind w:left="63" w:hanging="106"/>
      </w:pPr>
      <w:rPr>
        <w:rFonts w:ascii="Arial" w:eastAsia="Arial" w:hAnsi="Arial" w:hint="default"/>
        <w:sz w:val="18"/>
        <w:szCs w:val="18"/>
      </w:rPr>
    </w:lvl>
    <w:lvl w:ilvl="1" w:tplc="57302D06">
      <w:start w:val="1"/>
      <w:numFmt w:val="bullet"/>
      <w:lvlText w:val="•"/>
      <w:lvlJc w:val="left"/>
      <w:pPr>
        <w:ind w:left="424" w:hanging="106"/>
      </w:pPr>
      <w:rPr>
        <w:rFonts w:hint="default"/>
      </w:rPr>
    </w:lvl>
    <w:lvl w:ilvl="2" w:tplc="93A2415A">
      <w:start w:val="1"/>
      <w:numFmt w:val="bullet"/>
      <w:lvlText w:val="•"/>
      <w:lvlJc w:val="left"/>
      <w:pPr>
        <w:ind w:left="785" w:hanging="106"/>
      </w:pPr>
      <w:rPr>
        <w:rFonts w:hint="default"/>
      </w:rPr>
    </w:lvl>
    <w:lvl w:ilvl="3" w:tplc="9474992E">
      <w:start w:val="1"/>
      <w:numFmt w:val="bullet"/>
      <w:lvlText w:val="•"/>
      <w:lvlJc w:val="left"/>
      <w:pPr>
        <w:ind w:left="1146" w:hanging="106"/>
      </w:pPr>
      <w:rPr>
        <w:rFonts w:hint="default"/>
      </w:rPr>
    </w:lvl>
    <w:lvl w:ilvl="4" w:tplc="EEBAE680">
      <w:start w:val="1"/>
      <w:numFmt w:val="bullet"/>
      <w:lvlText w:val="•"/>
      <w:lvlJc w:val="left"/>
      <w:pPr>
        <w:ind w:left="1507" w:hanging="106"/>
      </w:pPr>
      <w:rPr>
        <w:rFonts w:hint="default"/>
      </w:rPr>
    </w:lvl>
    <w:lvl w:ilvl="5" w:tplc="66009826">
      <w:start w:val="1"/>
      <w:numFmt w:val="bullet"/>
      <w:lvlText w:val="•"/>
      <w:lvlJc w:val="left"/>
      <w:pPr>
        <w:ind w:left="1868" w:hanging="106"/>
      </w:pPr>
      <w:rPr>
        <w:rFonts w:hint="default"/>
      </w:rPr>
    </w:lvl>
    <w:lvl w:ilvl="6" w:tplc="701EB59C">
      <w:start w:val="1"/>
      <w:numFmt w:val="bullet"/>
      <w:lvlText w:val="•"/>
      <w:lvlJc w:val="left"/>
      <w:pPr>
        <w:ind w:left="2228" w:hanging="106"/>
      </w:pPr>
      <w:rPr>
        <w:rFonts w:hint="default"/>
      </w:rPr>
    </w:lvl>
    <w:lvl w:ilvl="7" w:tplc="AE80EE62">
      <w:start w:val="1"/>
      <w:numFmt w:val="bullet"/>
      <w:lvlText w:val="•"/>
      <w:lvlJc w:val="left"/>
      <w:pPr>
        <w:ind w:left="2589" w:hanging="106"/>
      </w:pPr>
      <w:rPr>
        <w:rFonts w:hint="default"/>
      </w:rPr>
    </w:lvl>
    <w:lvl w:ilvl="8" w:tplc="C1A8060A">
      <w:start w:val="1"/>
      <w:numFmt w:val="bullet"/>
      <w:lvlText w:val="•"/>
      <w:lvlJc w:val="left"/>
      <w:pPr>
        <w:ind w:left="2950" w:hanging="106"/>
      </w:pPr>
      <w:rPr>
        <w:rFonts w:hint="default"/>
      </w:rPr>
    </w:lvl>
  </w:abstractNum>
  <w:abstractNum w:abstractNumId="14" w15:restartNumberingAfterBreak="0">
    <w:nsid w:val="113D10E3"/>
    <w:multiLevelType w:val="hybridMultilevel"/>
    <w:tmpl w:val="F2F09766"/>
    <w:lvl w:ilvl="0" w:tplc="9ECEBA10">
      <w:start w:val="1"/>
      <w:numFmt w:val="lowerLetter"/>
      <w:lvlText w:val="(%1)"/>
      <w:lvlJc w:val="left"/>
      <w:pPr>
        <w:ind w:left="64" w:hanging="260"/>
      </w:pPr>
      <w:rPr>
        <w:rFonts w:ascii="Arial" w:eastAsia="Arial" w:hAnsi="Arial" w:hint="default"/>
        <w:spacing w:val="-3"/>
        <w:sz w:val="18"/>
        <w:szCs w:val="18"/>
      </w:rPr>
    </w:lvl>
    <w:lvl w:ilvl="1" w:tplc="97287586">
      <w:start w:val="1"/>
      <w:numFmt w:val="bullet"/>
      <w:lvlText w:val="•"/>
      <w:lvlJc w:val="left"/>
      <w:pPr>
        <w:ind w:left="424" w:hanging="260"/>
      </w:pPr>
      <w:rPr>
        <w:rFonts w:hint="default"/>
      </w:rPr>
    </w:lvl>
    <w:lvl w:ilvl="2" w:tplc="008C73B2">
      <w:start w:val="1"/>
      <w:numFmt w:val="bullet"/>
      <w:lvlText w:val="•"/>
      <w:lvlJc w:val="left"/>
      <w:pPr>
        <w:ind w:left="785" w:hanging="260"/>
      </w:pPr>
      <w:rPr>
        <w:rFonts w:hint="default"/>
      </w:rPr>
    </w:lvl>
    <w:lvl w:ilvl="3" w:tplc="E278BF8C">
      <w:start w:val="1"/>
      <w:numFmt w:val="bullet"/>
      <w:lvlText w:val="•"/>
      <w:lvlJc w:val="left"/>
      <w:pPr>
        <w:ind w:left="1146" w:hanging="260"/>
      </w:pPr>
      <w:rPr>
        <w:rFonts w:hint="default"/>
      </w:rPr>
    </w:lvl>
    <w:lvl w:ilvl="4" w:tplc="0A049B90">
      <w:start w:val="1"/>
      <w:numFmt w:val="bullet"/>
      <w:lvlText w:val="•"/>
      <w:lvlJc w:val="left"/>
      <w:pPr>
        <w:ind w:left="1507" w:hanging="260"/>
      </w:pPr>
      <w:rPr>
        <w:rFonts w:hint="default"/>
      </w:rPr>
    </w:lvl>
    <w:lvl w:ilvl="5" w:tplc="4B7A0524">
      <w:start w:val="1"/>
      <w:numFmt w:val="bullet"/>
      <w:lvlText w:val="•"/>
      <w:lvlJc w:val="left"/>
      <w:pPr>
        <w:ind w:left="1868" w:hanging="260"/>
      </w:pPr>
      <w:rPr>
        <w:rFonts w:hint="default"/>
      </w:rPr>
    </w:lvl>
    <w:lvl w:ilvl="6" w:tplc="71AAF4A8">
      <w:start w:val="1"/>
      <w:numFmt w:val="bullet"/>
      <w:lvlText w:val="•"/>
      <w:lvlJc w:val="left"/>
      <w:pPr>
        <w:ind w:left="2229" w:hanging="260"/>
      </w:pPr>
      <w:rPr>
        <w:rFonts w:hint="default"/>
      </w:rPr>
    </w:lvl>
    <w:lvl w:ilvl="7" w:tplc="8A3A6E72">
      <w:start w:val="1"/>
      <w:numFmt w:val="bullet"/>
      <w:lvlText w:val="•"/>
      <w:lvlJc w:val="left"/>
      <w:pPr>
        <w:ind w:left="2589" w:hanging="260"/>
      </w:pPr>
      <w:rPr>
        <w:rFonts w:hint="default"/>
      </w:rPr>
    </w:lvl>
    <w:lvl w:ilvl="8" w:tplc="6880857A">
      <w:start w:val="1"/>
      <w:numFmt w:val="bullet"/>
      <w:lvlText w:val="•"/>
      <w:lvlJc w:val="left"/>
      <w:pPr>
        <w:ind w:left="2950" w:hanging="260"/>
      </w:pPr>
      <w:rPr>
        <w:rFonts w:hint="default"/>
      </w:rPr>
    </w:lvl>
  </w:abstractNum>
  <w:abstractNum w:abstractNumId="15" w15:restartNumberingAfterBreak="0">
    <w:nsid w:val="11C1472D"/>
    <w:multiLevelType w:val="hybridMultilevel"/>
    <w:tmpl w:val="A992E6E4"/>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125B6E3C"/>
    <w:multiLevelType w:val="hybridMultilevel"/>
    <w:tmpl w:val="A09879AC"/>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7" w15:restartNumberingAfterBreak="0">
    <w:nsid w:val="138F022E"/>
    <w:multiLevelType w:val="hybridMultilevel"/>
    <w:tmpl w:val="108C173C"/>
    <w:lvl w:ilvl="0" w:tplc="AC9200CC">
      <w:start w:val="3"/>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140F3FFE"/>
    <w:multiLevelType w:val="hybridMultilevel"/>
    <w:tmpl w:val="92322E3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9" w15:restartNumberingAfterBreak="0">
    <w:nsid w:val="141B7CAF"/>
    <w:multiLevelType w:val="hybridMultilevel"/>
    <w:tmpl w:val="26C48DF4"/>
    <w:lvl w:ilvl="0" w:tplc="F0266D22">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150A454A"/>
    <w:multiLevelType w:val="hybridMultilevel"/>
    <w:tmpl w:val="E0BADCF4"/>
    <w:lvl w:ilvl="0" w:tplc="FFFFFFFF">
      <w:start w:val="1"/>
      <w:numFmt w:val="bullet"/>
      <w:lvlText w:val="-"/>
      <w:lvlJc w:val="left"/>
      <w:pPr>
        <w:ind w:left="720" w:hanging="360"/>
      </w:pPr>
      <w:rPr>
        <w:rFonts w:ascii="Arial" w:hAnsi="Arial" w:hint="default"/>
        <w:sz w:val="18"/>
        <w:szCs w:val="18"/>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1" w15:restartNumberingAfterBreak="0">
    <w:nsid w:val="16476248"/>
    <w:multiLevelType w:val="hybridMultilevel"/>
    <w:tmpl w:val="4A4A65FA"/>
    <w:lvl w:ilvl="0" w:tplc="A1C0DD08">
      <w:start w:val="1"/>
      <w:numFmt w:val="bullet"/>
      <w:lvlText w:val=""/>
      <w:lvlJc w:val="left"/>
      <w:pPr>
        <w:ind w:left="720" w:hanging="360"/>
      </w:pPr>
      <w:rPr>
        <w:rFonts w:ascii="Symbol" w:hAnsi="Symbol" w:hint="default"/>
      </w:rPr>
    </w:lvl>
    <w:lvl w:ilvl="1" w:tplc="1CDCA85C">
      <w:start w:val="1"/>
      <w:numFmt w:val="bullet"/>
      <w:lvlText w:val="o"/>
      <w:lvlJc w:val="left"/>
      <w:pPr>
        <w:ind w:left="1440" w:hanging="360"/>
      </w:pPr>
      <w:rPr>
        <w:rFonts w:ascii="Courier New" w:hAnsi="Courier New" w:hint="default"/>
      </w:rPr>
    </w:lvl>
    <w:lvl w:ilvl="2" w:tplc="6A4EA88A">
      <w:start w:val="1"/>
      <w:numFmt w:val="bullet"/>
      <w:lvlText w:val=""/>
      <w:lvlJc w:val="left"/>
      <w:pPr>
        <w:ind w:left="2160" w:hanging="360"/>
      </w:pPr>
      <w:rPr>
        <w:rFonts w:ascii="Wingdings" w:hAnsi="Wingdings" w:hint="default"/>
      </w:rPr>
    </w:lvl>
    <w:lvl w:ilvl="3" w:tplc="50CE8958">
      <w:start w:val="1"/>
      <w:numFmt w:val="bullet"/>
      <w:lvlText w:val=""/>
      <w:lvlJc w:val="left"/>
      <w:pPr>
        <w:ind w:left="2880" w:hanging="360"/>
      </w:pPr>
      <w:rPr>
        <w:rFonts w:ascii="Symbol" w:hAnsi="Symbol" w:hint="default"/>
      </w:rPr>
    </w:lvl>
    <w:lvl w:ilvl="4" w:tplc="7720828C">
      <w:start w:val="1"/>
      <w:numFmt w:val="bullet"/>
      <w:lvlText w:val="o"/>
      <w:lvlJc w:val="left"/>
      <w:pPr>
        <w:ind w:left="3600" w:hanging="360"/>
      </w:pPr>
      <w:rPr>
        <w:rFonts w:ascii="Courier New" w:hAnsi="Courier New" w:hint="default"/>
      </w:rPr>
    </w:lvl>
    <w:lvl w:ilvl="5" w:tplc="9934C434">
      <w:start w:val="1"/>
      <w:numFmt w:val="bullet"/>
      <w:lvlText w:val=""/>
      <w:lvlJc w:val="left"/>
      <w:pPr>
        <w:ind w:left="4320" w:hanging="360"/>
      </w:pPr>
      <w:rPr>
        <w:rFonts w:ascii="Wingdings" w:hAnsi="Wingdings" w:hint="default"/>
      </w:rPr>
    </w:lvl>
    <w:lvl w:ilvl="6" w:tplc="97564BAA">
      <w:start w:val="1"/>
      <w:numFmt w:val="bullet"/>
      <w:lvlText w:val=""/>
      <w:lvlJc w:val="left"/>
      <w:pPr>
        <w:ind w:left="5040" w:hanging="360"/>
      </w:pPr>
      <w:rPr>
        <w:rFonts w:ascii="Symbol" w:hAnsi="Symbol" w:hint="default"/>
      </w:rPr>
    </w:lvl>
    <w:lvl w:ilvl="7" w:tplc="10F6EEAA">
      <w:start w:val="1"/>
      <w:numFmt w:val="bullet"/>
      <w:lvlText w:val="o"/>
      <w:lvlJc w:val="left"/>
      <w:pPr>
        <w:ind w:left="5760" w:hanging="360"/>
      </w:pPr>
      <w:rPr>
        <w:rFonts w:ascii="Courier New" w:hAnsi="Courier New" w:hint="default"/>
      </w:rPr>
    </w:lvl>
    <w:lvl w:ilvl="8" w:tplc="AD5E5BF6">
      <w:start w:val="1"/>
      <w:numFmt w:val="bullet"/>
      <w:lvlText w:val=""/>
      <w:lvlJc w:val="left"/>
      <w:pPr>
        <w:ind w:left="6480" w:hanging="360"/>
      </w:pPr>
      <w:rPr>
        <w:rFonts w:ascii="Wingdings" w:hAnsi="Wingdings" w:hint="default"/>
      </w:rPr>
    </w:lvl>
  </w:abstractNum>
  <w:abstractNum w:abstractNumId="22" w15:restartNumberingAfterBreak="0">
    <w:nsid w:val="16FE3161"/>
    <w:multiLevelType w:val="hybridMultilevel"/>
    <w:tmpl w:val="154C71E8"/>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23" w15:restartNumberingAfterBreak="0">
    <w:nsid w:val="17B76A50"/>
    <w:multiLevelType w:val="hybridMultilevel"/>
    <w:tmpl w:val="8A3A38C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19ED4D7A"/>
    <w:multiLevelType w:val="multilevel"/>
    <w:tmpl w:val="F48E9FA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AB30562"/>
    <w:multiLevelType w:val="hybridMultilevel"/>
    <w:tmpl w:val="3DEE5318"/>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6" w15:restartNumberingAfterBreak="0">
    <w:nsid w:val="1B487DE1"/>
    <w:multiLevelType w:val="multilevel"/>
    <w:tmpl w:val="6CF211D8"/>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1CBB7372"/>
    <w:multiLevelType w:val="hybridMultilevel"/>
    <w:tmpl w:val="DD020F44"/>
    <w:lvl w:ilvl="0" w:tplc="7898D00C">
      <w:start w:val="1"/>
      <w:numFmt w:val="lowerLetter"/>
      <w:lvlText w:val="%1)"/>
      <w:lvlJc w:val="left"/>
      <w:pPr>
        <w:ind w:left="1065" w:hanging="360"/>
      </w:pPr>
      <w:rPr>
        <w:rFonts w:hint="default"/>
      </w:rPr>
    </w:lvl>
    <w:lvl w:ilvl="1" w:tplc="04070019" w:tentative="1">
      <w:start w:val="1"/>
      <w:numFmt w:val="lowerLetter"/>
      <w:lvlText w:val="%2."/>
      <w:lvlJc w:val="left"/>
      <w:pPr>
        <w:ind w:left="1785" w:hanging="360"/>
      </w:pPr>
    </w:lvl>
    <w:lvl w:ilvl="2" w:tplc="0407001B" w:tentative="1">
      <w:start w:val="1"/>
      <w:numFmt w:val="lowerRoman"/>
      <w:lvlText w:val="%3."/>
      <w:lvlJc w:val="right"/>
      <w:pPr>
        <w:ind w:left="2505" w:hanging="180"/>
      </w:pPr>
    </w:lvl>
    <w:lvl w:ilvl="3" w:tplc="0407000F" w:tentative="1">
      <w:start w:val="1"/>
      <w:numFmt w:val="decimal"/>
      <w:lvlText w:val="%4."/>
      <w:lvlJc w:val="left"/>
      <w:pPr>
        <w:ind w:left="3225" w:hanging="360"/>
      </w:pPr>
    </w:lvl>
    <w:lvl w:ilvl="4" w:tplc="04070019" w:tentative="1">
      <w:start w:val="1"/>
      <w:numFmt w:val="lowerLetter"/>
      <w:lvlText w:val="%5."/>
      <w:lvlJc w:val="left"/>
      <w:pPr>
        <w:ind w:left="3945" w:hanging="360"/>
      </w:pPr>
    </w:lvl>
    <w:lvl w:ilvl="5" w:tplc="0407001B" w:tentative="1">
      <w:start w:val="1"/>
      <w:numFmt w:val="lowerRoman"/>
      <w:lvlText w:val="%6."/>
      <w:lvlJc w:val="right"/>
      <w:pPr>
        <w:ind w:left="4665" w:hanging="180"/>
      </w:pPr>
    </w:lvl>
    <w:lvl w:ilvl="6" w:tplc="0407000F" w:tentative="1">
      <w:start w:val="1"/>
      <w:numFmt w:val="decimal"/>
      <w:lvlText w:val="%7."/>
      <w:lvlJc w:val="left"/>
      <w:pPr>
        <w:ind w:left="5385" w:hanging="360"/>
      </w:pPr>
    </w:lvl>
    <w:lvl w:ilvl="7" w:tplc="04070019" w:tentative="1">
      <w:start w:val="1"/>
      <w:numFmt w:val="lowerLetter"/>
      <w:lvlText w:val="%8."/>
      <w:lvlJc w:val="left"/>
      <w:pPr>
        <w:ind w:left="6105" w:hanging="360"/>
      </w:pPr>
    </w:lvl>
    <w:lvl w:ilvl="8" w:tplc="0407001B" w:tentative="1">
      <w:start w:val="1"/>
      <w:numFmt w:val="lowerRoman"/>
      <w:lvlText w:val="%9."/>
      <w:lvlJc w:val="right"/>
      <w:pPr>
        <w:ind w:left="6825" w:hanging="180"/>
      </w:pPr>
    </w:lvl>
  </w:abstractNum>
  <w:abstractNum w:abstractNumId="28" w15:restartNumberingAfterBreak="0">
    <w:nsid w:val="217D0CCE"/>
    <w:multiLevelType w:val="multilevel"/>
    <w:tmpl w:val="28A840C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221A78FF"/>
    <w:multiLevelType w:val="hybridMultilevel"/>
    <w:tmpl w:val="2BB89C0A"/>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0" w15:restartNumberingAfterBreak="0">
    <w:nsid w:val="23122D29"/>
    <w:multiLevelType w:val="multilevel"/>
    <w:tmpl w:val="A06241E8"/>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23C56BB0"/>
    <w:multiLevelType w:val="hybridMultilevel"/>
    <w:tmpl w:val="1C6CB5B8"/>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2" w15:restartNumberingAfterBreak="0">
    <w:nsid w:val="23EF391E"/>
    <w:multiLevelType w:val="hybridMultilevel"/>
    <w:tmpl w:val="D5DCDE8A"/>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265D6CAE"/>
    <w:multiLevelType w:val="hybridMultilevel"/>
    <w:tmpl w:val="23803114"/>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34" w15:restartNumberingAfterBreak="0">
    <w:nsid w:val="2BF4582A"/>
    <w:multiLevelType w:val="hybridMultilevel"/>
    <w:tmpl w:val="3B3A80E4"/>
    <w:lvl w:ilvl="0" w:tplc="557CCD7A">
      <w:start w:val="1"/>
      <w:numFmt w:val="bullet"/>
      <w:lvlText w:val="-"/>
      <w:lvlJc w:val="left"/>
      <w:pPr>
        <w:tabs>
          <w:tab w:val="num" w:pos="360"/>
        </w:tabs>
        <w:ind w:left="360" w:hanging="360"/>
      </w:pPr>
      <w:rPr>
        <w:sz w:val="16"/>
      </w:rPr>
    </w:lvl>
    <w:lvl w:ilvl="1" w:tplc="E0467510">
      <w:start w:val="1"/>
      <w:numFmt w:val="bullet"/>
      <w:lvlText w:val=""/>
      <w:lvlJc w:val="left"/>
      <w:pPr>
        <w:tabs>
          <w:tab w:val="num" w:pos="1080"/>
        </w:tabs>
        <w:ind w:left="1080" w:hanging="360"/>
      </w:pPr>
      <w:rPr>
        <w:rFonts w:ascii="Symbol" w:hAnsi="Symbol" w:hint="default"/>
      </w:rPr>
    </w:lvl>
    <w:lvl w:ilvl="2" w:tplc="E0467510">
      <w:start w:val="1"/>
      <w:numFmt w:val="bullet"/>
      <w:lvlText w:val=""/>
      <w:lvlJc w:val="left"/>
      <w:pPr>
        <w:tabs>
          <w:tab w:val="num" w:pos="1800"/>
        </w:tabs>
        <w:ind w:left="1800" w:hanging="360"/>
      </w:pPr>
      <w:rPr>
        <w:rFonts w:ascii="Symbol" w:hAnsi="Symbol" w:hint="default"/>
      </w:rPr>
    </w:lvl>
    <w:lvl w:ilvl="3" w:tplc="04070001" w:tentative="1">
      <w:start w:val="1"/>
      <w:numFmt w:val="bullet"/>
      <w:lvlText w:val=""/>
      <w:lvlJc w:val="left"/>
      <w:pPr>
        <w:tabs>
          <w:tab w:val="num" w:pos="2520"/>
        </w:tabs>
        <w:ind w:left="2520" w:hanging="360"/>
      </w:pPr>
      <w:rPr>
        <w:rFonts w:ascii="Symbol" w:hAnsi="Symbol" w:hint="default"/>
      </w:rPr>
    </w:lvl>
    <w:lvl w:ilvl="4" w:tplc="04070003" w:tentative="1">
      <w:start w:val="1"/>
      <w:numFmt w:val="bullet"/>
      <w:lvlText w:val="o"/>
      <w:lvlJc w:val="left"/>
      <w:pPr>
        <w:tabs>
          <w:tab w:val="num" w:pos="3240"/>
        </w:tabs>
        <w:ind w:left="3240" w:hanging="360"/>
      </w:pPr>
      <w:rPr>
        <w:rFonts w:ascii="Courier New" w:hAnsi="Courier New" w:hint="default"/>
      </w:rPr>
    </w:lvl>
    <w:lvl w:ilvl="5" w:tplc="04070005" w:tentative="1">
      <w:start w:val="1"/>
      <w:numFmt w:val="bullet"/>
      <w:lvlText w:val=""/>
      <w:lvlJc w:val="left"/>
      <w:pPr>
        <w:tabs>
          <w:tab w:val="num" w:pos="3960"/>
        </w:tabs>
        <w:ind w:left="3960" w:hanging="360"/>
      </w:pPr>
      <w:rPr>
        <w:rFonts w:ascii="Wingdings" w:hAnsi="Wingdings" w:hint="default"/>
      </w:rPr>
    </w:lvl>
    <w:lvl w:ilvl="6" w:tplc="04070001" w:tentative="1">
      <w:start w:val="1"/>
      <w:numFmt w:val="bullet"/>
      <w:lvlText w:val=""/>
      <w:lvlJc w:val="left"/>
      <w:pPr>
        <w:tabs>
          <w:tab w:val="num" w:pos="4680"/>
        </w:tabs>
        <w:ind w:left="4680" w:hanging="360"/>
      </w:pPr>
      <w:rPr>
        <w:rFonts w:ascii="Symbol" w:hAnsi="Symbol" w:hint="default"/>
      </w:rPr>
    </w:lvl>
    <w:lvl w:ilvl="7" w:tplc="04070003" w:tentative="1">
      <w:start w:val="1"/>
      <w:numFmt w:val="bullet"/>
      <w:lvlText w:val="o"/>
      <w:lvlJc w:val="left"/>
      <w:pPr>
        <w:tabs>
          <w:tab w:val="num" w:pos="5400"/>
        </w:tabs>
        <w:ind w:left="5400" w:hanging="360"/>
      </w:pPr>
      <w:rPr>
        <w:rFonts w:ascii="Courier New" w:hAnsi="Courier New" w:hint="default"/>
      </w:rPr>
    </w:lvl>
    <w:lvl w:ilvl="8" w:tplc="04070005" w:tentative="1">
      <w:start w:val="1"/>
      <w:numFmt w:val="bullet"/>
      <w:lvlText w:val=""/>
      <w:lvlJc w:val="left"/>
      <w:pPr>
        <w:tabs>
          <w:tab w:val="num" w:pos="6120"/>
        </w:tabs>
        <w:ind w:left="6120" w:hanging="360"/>
      </w:pPr>
      <w:rPr>
        <w:rFonts w:ascii="Wingdings" w:hAnsi="Wingdings" w:hint="default"/>
      </w:rPr>
    </w:lvl>
  </w:abstractNum>
  <w:abstractNum w:abstractNumId="35" w15:restartNumberingAfterBreak="0">
    <w:nsid w:val="2C21216B"/>
    <w:multiLevelType w:val="hybridMultilevel"/>
    <w:tmpl w:val="68645540"/>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36" w15:restartNumberingAfterBreak="0">
    <w:nsid w:val="2CA7374C"/>
    <w:multiLevelType w:val="hybridMultilevel"/>
    <w:tmpl w:val="4D06342A"/>
    <w:lvl w:ilvl="0" w:tplc="A1F47E72">
      <w:start w:val="6"/>
      <w:numFmt w:val="decimal"/>
      <w:lvlText w:val="%1"/>
      <w:lvlJc w:val="left"/>
      <w:pPr>
        <w:ind w:left="720" w:hanging="360"/>
      </w:pPr>
    </w:lvl>
    <w:lvl w:ilvl="1" w:tplc="5C20B51E">
      <w:start w:val="1"/>
      <w:numFmt w:val="lowerLetter"/>
      <w:lvlText w:val="%2."/>
      <w:lvlJc w:val="left"/>
      <w:pPr>
        <w:ind w:left="1440" w:hanging="360"/>
      </w:pPr>
    </w:lvl>
    <w:lvl w:ilvl="2" w:tplc="C2D4F0F4">
      <w:start w:val="1"/>
      <w:numFmt w:val="lowerRoman"/>
      <w:lvlText w:val="%3."/>
      <w:lvlJc w:val="right"/>
      <w:pPr>
        <w:ind w:left="2160" w:hanging="180"/>
      </w:pPr>
    </w:lvl>
    <w:lvl w:ilvl="3" w:tplc="614E76F8">
      <w:start w:val="1"/>
      <w:numFmt w:val="decimal"/>
      <w:lvlText w:val="%4."/>
      <w:lvlJc w:val="left"/>
      <w:pPr>
        <w:ind w:left="2880" w:hanging="360"/>
      </w:pPr>
    </w:lvl>
    <w:lvl w:ilvl="4" w:tplc="83D874C4">
      <w:start w:val="1"/>
      <w:numFmt w:val="lowerLetter"/>
      <w:lvlText w:val="%5."/>
      <w:lvlJc w:val="left"/>
      <w:pPr>
        <w:ind w:left="3600" w:hanging="360"/>
      </w:pPr>
    </w:lvl>
    <w:lvl w:ilvl="5" w:tplc="E6CA8EEC">
      <w:start w:val="1"/>
      <w:numFmt w:val="lowerRoman"/>
      <w:lvlText w:val="%6."/>
      <w:lvlJc w:val="right"/>
      <w:pPr>
        <w:ind w:left="4320" w:hanging="180"/>
      </w:pPr>
    </w:lvl>
    <w:lvl w:ilvl="6" w:tplc="9C3E6930">
      <w:start w:val="1"/>
      <w:numFmt w:val="decimal"/>
      <w:lvlText w:val="%7."/>
      <w:lvlJc w:val="left"/>
      <w:pPr>
        <w:ind w:left="5040" w:hanging="360"/>
      </w:pPr>
    </w:lvl>
    <w:lvl w:ilvl="7" w:tplc="DB2A9AB4">
      <w:start w:val="1"/>
      <w:numFmt w:val="lowerLetter"/>
      <w:lvlText w:val="%8."/>
      <w:lvlJc w:val="left"/>
      <w:pPr>
        <w:ind w:left="5760" w:hanging="360"/>
      </w:pPr>
    </w:lvl>
    <w:lvl w:ilvl="8" w:tplc="74A20FA8">
      <w:start w:val="1"/>
      <w:numFmt w:val="lowerRoman"/>
      <w:lvlText w:val="%9."/>
      <w:lvlJc w:val="right"/>
      <w:pPr>
        <w:ind w:left="6480" w:hanging="180"/>
      </w:pPr>
    </w:lvl>
  </w:abstractNum>
  <w:abstractNum w:abstractNumId="37" w15:restartNumberingAfterBreak="0">
    <w:nsid w:val="2CB67CD1"/>
    <w:multiLevelType w:val="multilevel"/>
    <w:tmpl w:val="84B2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000F3F"/>
    <w:multiLevelType w:val="hybridMultilevel"/>
    <w:tmpl w:val="4A062634"/>
    <w:lvl w:ilvl="0" w:tplc="5FA49A9C">
      <w:start w:val="1"/>
      <w:numFmt w:val="bullet"/>
      <w:pStyle w:val="List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9" w15:restartNumberingAfterBreak="0">
    <w:nsid w:val="31973585"/>
    <w:multiLevelType w:val="hybridMultilevel"/>
    <w:tmpl w:val="F2540FFA"/>
    <w:lvl w:ilvl="0" w:tplc="70C23A92">
      <w:start w:val="1"/>
      <w:numFmt w:val="bullet"/>
      <w:lvlText w:val="-"/>
      <w:lvlJc w:val="left"/>
      <w:pPr>
        <w:ind w:left="598" w:hanging="360"/>
      </w:pPr>
      <w:rPr>
        <w:rFonts w:ascii="Arial" w:eastAsia="Arial" w:hAnsi="Arial" w:hint="default"/>
        <w:sz w:val="16"/>
        <w:szCs w:val="16"/>
      </w:rPr>
    </w:lvl>
    <w:lvl w:ilvl="1" w:tplc="630AF5D4">
      <w:start w:val="1"/>
      <w:numFmt w:val="bullet"/>
      <w:lvlText w:val="•"/>
      <w:lvlJc w:val="left"/>
      <w:pPr>
        <w:ind w:left="1151" w:hanging="360"/>
      </w:pPr>
      <w:rPr>
        <w:rFonts w:hint="default"/>
      </w:rPr>
    </w:lvl>
    <w:lvl w:ilvl="2" w:tplc="8B5CBFFC">
      <w:start w:val="1"/>
      <w:numFmt w:val="bullet"/>
      <w:lvlText w:val="•"/>
      <w:lvlJc w:val="left"/>
      <w:pPr>
        <w:ind w:left="1704" w:hanging="360"/>
      </w:pPr>
      <w:rPr>
        <w:rFonts w:hint="default"/>
      </w:rPr>
    </w:lvl>
    <w:lvl w:ilvl="3" w:tplc="AA9E04F2">
      <w:start w:val="1"/>
      <w:numFmt w:val="bullet"/>
      <w:lvlText w:val="•"/>
      <w:lvlJc w:val="left"/>
      <w:pPr>
        <w:ind w:left="2257" w:hanging="360"/>
      </w:pPr>
      <w:rPr>
        <w:rFonts w:hint="default"/>
      </w:rPr>
    </w:lvl>
    <w:lvl w:ilvl="4" w:tplc="FA18F5B0">
      <w:start w:val="1"/>
      <w:numFmt w:val="bullet"/>
      <w:lvlText w:val="•"/>
      <w:lvlJc w:val="left"/>
      <w:pPr>
        <w:ind w:left="2810" w:hanging="360"/>
      </w:pPr>
      <w:rPr>
        <w:rFonts w:hint="default"/>
      </w:rPr>
    </w:lvl>
    <w:lvl w:ilvl="5" w:tplc="F252C30A">
      <w:start w:val="1"/>
      <w:numFmt w:val="bullet"/>
      <w:lvlText w:val="•"/>
      <w:lvlJc w:val="left"/>
      <w:pPr>
        <w:ind w:left="3363" w:hanging="360"/>
      </w:pPr>
      <w:rPr>
        <w:rFonts w:hint="default"/>
      </w:rPr>
    </w:lvl>
    <w:lvl w:ilvl="6" w:tplc="F2A2EC4C">
      <w:start w:val="1"/>
      <w:numFmt w:val="bullet"/>
      <w:lvlText w:val="•"/>
      <w:lvlJc w:val="left"/>
      <w:pPr>
        <w:ind w:left="3916" w:hanging="360"/>
      </w:pPr>
      <w:rPr>
        <w:rFonts w:hint="default"/>
      </w:rPr>
    </w:lvl>
    <w:lvl w:ilvl="7" w:tplc="D89A2258">
      <w:start w:val="1"/>
      <w:numFmt w:val="bullet"/>
      <w:lvlText w:val="•"/>
      <w:lvlJc w:val="left"/>
      <w:pPr>
        <w:ind w:left="4469" w:hanging="360"/>
      </w:pPr>
      <w:rPr>
        <w:rFonts w:hint="default"/>
      </w:rPr>
    </w:lvl>
    <w:lvl w:ilvl="8" w:tplc="1618F7C0">
      <w:start w:val="1"/>
      <w:numFmt w:val="bullet"/>
      <w:lvlText w:val="•"/>
      <w:lvlJc w:val="left"/>
      <w:pPr>
        <w:ind w:left="5022" w:hanging="360"/>
      </w:pPr>
      <w:rPr>
        <w:rFonts w:hint="default"/>
      </w:rPr>
    </w:lvl>
  </w:abstractNum>
  <w:abstractNum w:abstractNumId="40" w15:restartNumberingAfterBreak="0">
    <w:nsid w:val="37207A9F"/>
    <w:multiLevelType w:val="hybridMultilevel"/>
    <w:tmpl w:val="31ACE8FC"/>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1" w15:restartNumberingAfterBreak="0">
    <w:nsid w:val="38607FD7"/>
    <w:multiLevelType w:val="hybridMultilevel"/>
    <w:tmpl w:val="5CB4CD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389B4A5B"/>
    <w:multiLevelType w:val="hybridMultilevel"/>
    <w:tmpl w:val="82EAD198"/>
    <w:lvl w:ilvl="0" w:tplc="65760086">
      <w:start w:val="1"/>
      <w:numFmt w:val="bullet"/>
      <w:lvlText w:val=""/>
      <w:lvlJc w:val="left"/>
      <w:pPr>
        <w:ind w:left="720" w:hanging="360"/>
      </w:pPr>
      <w:rPr>
        <w:rFonts w:ascii="Symbol" w:hAnsi="Symbol" w:hint="default"/>
      </w:rPr>
    </w:lvl>
    <w:lvl w:ilvl="1" w:tplc="6D826F44">
      <w:start w:val="1"/>
      <w:numFmt w:val="bullet"/>
      <w:lvlText w:val="o"/>
      <w:lvlJc w:val="left"/>
      <w:pPr>
        <w:ind w:left="1440" w:hanging="360"/>
      </w:pPr>
      <w:rPr>
        <w:rFonts w:ascii="Courier New" w:hAnsi="Courier New" w:hint="default"/>
      </w:rPr>
    </w:lvl>
    <w:lvl w:ilvl="2" w:tplc="FB98C09E">
      <w:start w:val="1"/>
      <w:numFmt w:val="bullet"/>
      <w:lvlText w:val=""/>
      <w:lvlJc w:val="left"/>
      <w:pPr>
        <w:ind w:left="2160" w:hanging="360"/>
      </w:pPr>
      <w:rPr>
        <w:rFonts w:ascii="Wingdings" w:hAnsi="Wingdings" w:hint="default"/>
      </w:rPr>
    </w:lvl>
    <w:lvl w:ilvl="3" w:tplc="1A0C7C62">
      <w:start w:val="1"/>
      <w:numFmt w:val="bullet"/>
      <w:lvlText w:val=""/>
      <w:lvlJc w:val="left"/>
      <w:pPr>
        <w:ind w:left="2880" w:hanging="360"/>
      </w:pPr>
      <w:rPr>
        <w:rFonts w:ascii="Symbol" w:hAnsi="Symbol" w:hint="default"/>
      </w:rPr>
    </w:lvl>
    <w:lvl w:ilvl="4" w:tplc="260022F4">
      <w:start w:val="1"/>
      <w:numFmt w:val="bullet"/>
      <w:lvlText w:val="o"/>
      <w:lvlJc w:val="left"/>
      <w:pPr>
        <w:ind w:left="3600" w:hanging="360"/>
      </w:pPr>
      <w:rPr>
        <w:rFonts w:ascii="Courier New" w:hAnsi="Courier New" w:hint="default"/>
      </w:rPr>
    </w:lvl>
    <w:lvl w:ilvl="5" w:tplc="3C10AE50">
      <w:start w:val="1"/>
      <w:numFmt w:val="bullet"/>
      <w:lvlText w:val=""/>
      <w:lvlJc w:val="left"/>
      <w:pPr>
        <w:ind w:left="4320" w:hanging="360"/>
      </w:pPr>
      <w:rPr>
        <w:rFonts w:ascii="Wingdings" w:hAnsi="Wingdings" w:hint="default"/>
      </w:rPr>
    </w:lvl>
    <w:lvl w:ilvl="6" w:tplc="C706C200">
      <w:start w:val="1"/>
      <w:numFmt w:val="bullet"/>
      <w:lvlText w:val=""/>
      <w:lvlJc w:val="left"/>
      <w:pPr>
        <w:ind w:left="5040" w:hanging="360"/>
      </w:pPr>
      <w:rPr>
        <w:rFonts w:ascii="Symbol" w:hAnsi="Symbol" w:hint="default"/>
      </w:rPr>
    </w:lvl>
    <w:lvl w:ilvl="7" w:tplc="0D4203C4">
      <w:start w:val="1"/>
      <w:numFmt w:val="bullet"/>
      <w:lvlText w:val="o"/>
      <w:lvlJc w:val="left"/>
      <w:pPr>
        <w:ind w:left="5760" w:hanging="360"/>
      </w:pPr>
      <w:rPr>
        <w:rFonts w:ascii="Courier New" w:hAnsi="Courier New" w:hint="default"/>
      </w:rPr>
    </w:lvl>
    <w:lvl w:ilvl="8" w:tplc="BF70A72E">
      <w:start w:val="1"/>
      <w:numFmt w:val="bullet"/>
      <w:lvlText w:val=""/>
      <w:lvlJc w:val="left"/>
      <w:pPr>
        <w:ind w:left="6480" w:hanging="360"/>
      </w:pPr>
      <w:rPr>
        <w:rFonts w:ascii="Wingdings" w:hAnsi="Wingdings" w:hint="default"/>
      </w:rPr>
    </w:lvl>
  </w:abstractNum>
  <w:abstractNum w:abstractNumId="43" w15:restartNumberingAfterBreak="0">
    <w:nsid w:val="3BC65DFF"/>
    <w:multiLevelType w:val="hybridMultilevel"/>
    <w:tmpl w:val="0302A5C8"/>
    <w:lvl w:ilvl="0" w:tplc="D9AC19EA">
      <w:start w:val="1"/>
      <w:numFmt w:val="bullet"/>
      <w:lvlText w:val=""/>
      <w:lvlJc w:val="left"/>
      <w:pPr>
        <w:ind w:left="360" w:hanging="360"/>
      </w:pPr>
      <w:rPr>
        <w:rFonts w:ascii="Symbol" w:hAnsi="Symbol" w:hint="default"/>
      </w:rPr>
    </w:lvl>
    <w:lvl w:ilvl="1" w:tplc="65D8768A">
      <w:numFmt w:val="bullet"/>
      <w:lvlText w:val="-"/>
      <w:lvlJc w:val="left"/>
      <w:pPr>
        <w:ind w:left="1428" w:hanging="708"/>
      </w:pPr>
      <w:rPr>
        <w:rFonts w:ascii="Arial" w:eastAsia="Calibri" w:hAnsi="Arial" w:cs="Arial"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4" w15:restartNumberingAfterBreak="0">
    <w:nsid w:val="3C08355D"/>
    <w:multiLevelType w:val="multilevel"/>
    <w:tmpl w:val="F8D6E3A6"/>
    <w:lvl w:ilvl="0">
      <w:start w:val="6"/>
      <w:numFmt w:val="decimal"/>
      <w:lvlText w:val="%1"/>
      <w:lvlJc w:val="left"/>
      <w:pPr>
        <w:ind w:left="66" w:hanging="708"/>
      </w:pPr>
    </w:lvl>
    <w:lvl w:ilvl="1">
      <w:start w:val="2"/>
      <w:numFmt w:val="decimal"/>
      <w:lvlText w:val="%1.%2"/>
      <w:lvlJc w:val="left"/>
      <w:pPr>
        <w:ind w:left="66" w:hanging="708"/>
      </w:pPr>
      <w:rPr>
        <w:rFonts w:hint="default"/>
      </w:rPr>
    </w:lvl>
    <w:lvl w:ilvl="2">
      <w:start w:val="3"/>
      <w:numFmt w:val="decimal"/>
      <w:lvlText w:val="%1.%2.%3"/>
      <w:lvlJc w:val="left"/>
      <w:pPr>
        <w:ind w:left="66" w:hanging="708"/>
      </w:pPr>
      <w:rPr>
        <w:rFonts w:hint="default"/>
      </w:rPr>
    </w:lvl>
    <w:lvl w:ilvl="3">
      <w:start w:val="1"/>
      <w:numFmt w:val="decimal"/>
      <w:lvlText w:val="%1.%2.%3.%4"/>
      <w:lvlJc w:val="left"/>
      <w:pPr>
        <w:ind w:left="66" w:hanging="708"/>
      </w:pPr>
      <w:rPr>
        <w:spacing w:val="-3"/>
        <w:sz w:val="22"/>
        <w:szCs w:val="22"/>
      </w:rPr>
    </w:lvl>
    <w:lvl w:ilvl="4">
      <w:start w:val="1"/>
      <w:numFmt w:val="bullet"/>
      <w:lvlText w:val="•"/>
      <w:lvlJc w:val="left"/>
      <w:pPr>
        <w:ind w:left="2421" w:hanging="708"/>
      </w:pPr>
      <w:rPr>
        <w:rFonts w:hint="default"/>
      </w:rPr>
    </w:lvl>
    <w:lvl w:ilvl="5">
      <w:start w:val="1"/>
      <w:numFmt w:val="bullet"/>
      <w:lvlText w:val="•"/>
      <w:lvlJc w:val="left"/>
      <w:pPr>
        <w:ind w:left="3010" w:hanging="708"/>
      </w:pPr>
      <w:rPr>
        <w:rFonts w:hint="default"/>
      </w:rPr>
    </w:lvl>
    <w:lvl w:ilvl="6">
      <w:start w:val="1"/>
      <w:numFmt w:val="bullet"/>
      <w:lvlText w:val="•"/>
      <w:lvlJc w:val="left"/>
      <w:pPr>
        <w:ind w:left="3599" w:hanging="708"/>
      </w:pPr>
      <w:rPr>
        <w:rFonts w:hint="default"/>
      </w:rPr>
    </w:lvl>
    <w:lvl w:ilvl="7">
      <w:start w:val="1"/>
      <w:numFmt w:val="bullet"/>
      <w:lvlText w:val="•"/>
      <w:lvlJc w:val="left"/>
      <w:pPr>
        <w:ind w:left="4188" w:hanging="708"/>
      </w:pPr>
      <w:rPr>
        <w:rFonts w:hint="default"/>
      </w:rPr>
    </w:lvl>
    <w:lvl w:ilvl="8">
      <w:start w:val="1"/>
      <w:numFmt w:val="bullet"/>
      <w:lvlText w:val="•"/>
      <w:lvlJc w:val="left"/>
      <w:pPr>
        <w:ind w:left="4777" w:hanging="708"/>
      </w:pPr>
      <w:rPr>
        <w:rFonts w:hint="default"/>
      </w:rPr>
    </w:lvl>
  </w:abstractNum>
  <w:abstractNum w:abstractNumId="45" w15:restartNumberingAfterBreak="0">
    <w:nsid w:val="3C5A1BE3"/>
    <w:multiLevelType w:val="hybridMultilevel"/>
    <w:tmpl w:val="F22286C8"/>
    <w:lvl w:ilvl="0" w:tplc="129407A0">
      <w:numFmt w:val="bullet"/>
      <w:lvlText w:val="-"/>
      <w:lvlJc w:val="left"/>
      <w:pPr>
        <w:ind w:left="1068" w:hanging="708"/>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6" w15:restartNumberingAfterBreak="0">
    <w:nsid w:val="3C972D3A"/>
    <w:multiLevelType w:val="hybridMultilevel"/>
    <w:tmpl w:val="A9D0FAB8"/>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47" w15:restartNumberingAfterBreak="0">
    <w:nsid w:val="400AE8CC"/>
    <w:multiLevelType w:val="multilevel"/>
    <w:tmpl w:val="FB6E444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15F09C9"/>
    <w:multiLevelType w:val="hybridMultilevel"/>
    <w:tmpl w:val="8370D758"/>
    <w:lvl w:ilvl="0" w:tplc="52D4E658">
      <w:start w:val="6"/>
      <w:numFmt w:val="bullet"/>
      <w:lvlText w:val="-"/>
      <w:lvlJc w:val="left"/>
      <w:pPr>
        <w:ind w:left="1068" w:hanging="360"/>
      </w:pPr>
      <w:rPr>
        <w:rFonts w:ascii="Arial" w:eastAsia="SimSun" w:hAnsi="Arial" w:cs="Arial" w:hint="default"/>
        <w:u w:val="none"/>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9" w15:restartNumberingAfterBreak="0">
    <w:nsid w:val="43F7142B"/>
    <w:multiLevelType w:val="hybridMultilevel"/>
    <w:tmpl w:val="B58ADFFC"/>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0" w15:restartNumberingAfterBreak="0">
    <w:nsid w:val="458666E6"/>
    <w:multiLevelType w:val="hybridMultilevel"/>
    <w:tmpl w:val="38F20680"/>
    <w:lvl w:ilvl="0" w:tplc="B4B86ED4">
      <w:start w:val="1"/>
      <w:numFmt w:val="lowerLetter"/>
      <w:lvlText w:val="(%1)"/>
      <w:lvlJc w:val="left"/>
      <w:pPr>
        <w:ind w:left="1080" w:hanging="360"/>
      </w:pPr>
      <w:rPr>
        <w:rFonts w:ascii="Calibri Light" w:eastAsia="Calibri" w:hAnsi="Calibri Light" w:cs="Times New Roman"/>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1" w15:restartNumberingAfterBreak="0">
    <w:nsid w:val="46142F56"/>
    <w:multiLevelType w:val="hybridMultilevel"/>
    <w:tmpl w:val="705854AE"/>
    <w:lvl w:ilvl="0" w:tplc="2D0EC1B2">
      <w:start w:val="1"/>
      <w:numFmt w:val="bullet"/>
      <w:lvlText w:val="-"/>
      <w:lvlJc w:val="left"/>
      <w:pPr>
        <w:ind w:left="423" w:hanging="360"/>
      </w:pPr>
      <w:rPr>
        <w:rFonts w:ascii="Arial" w:eastAsia="Arial" w:hAnsi="Arial" w:hint="default"/>
        <w:sz w:val="18"/>
        <w:szCs w:val="18"/>
      </w:rPr>
    </w:lvl>
    <w:lvl w:ilvl="1" w:tplc="79D8E8D6">
      <w:start w:val="1"/>
      <w:numFmt w:val="bullet"/>
      <w:lvlText w:val="•"/>
      <w:lvlJc w:val="left"/>
      <w:pPr>
        <w:ind w:left="748" w:hanging="360"/>
      </w:pPr>
      <w:rPr>
        <w:rFonts w:hint="default"/>
      </w:rPr>
    </w:lvl>
    <w:lvl w:ilvl="2" w:tplc="FE746B38">
      <w:start w:val="1"/>
      <w:numFmt w:val="bullet"/>
      <w:lvlText w:val="•"/>
      <w:lvlJc w:val="left"/>
      <w:pPr>
        <w:ind w:left="1073" w:hanging="360"/>
      </w:pPr>
      <w:rPr>
        <w:rFonts w:hint="default"/>
      </w:rPr>
    </w:lvl>
    <w:lvl w:ilvl="3" w:tplc="C06EDFD2">
      <w:start w:val="1"/>
      <w:numFmt w:val="bullet"/>
      <w:lvlText w:val="•"/>
      <w:lvlJc w:val="left"/>
      <w:pPr>
        <w:ind w:left="1398" w:hanging="360"/>
      </w:pPr>
      <w:rPr>
        <w:rFonts w:hint="default"/>
      </w:rPr>
    </w:lvl>
    <w:lvl w:ilvl="4" w:tplc="115065AC">
      <w:start w:val="1"/>
      <w:numFmt w:val="bullet"/>
      <w:lvlText w:val="•"/>
      <w:lvlJc w:val="left"/>
      <w:pPr>
        <w:ind w:left="1723" w:hanging="360"/>
      </w:pPr>
      <w:rPr>
        <w:rFonts w:hint="default"/>
      </w:rPr>
    </w:lvl>
    <w:lvl w:ilvl="5" w:tplc="F7E4AAF8">
      <w:start w:val="1"/>
      <w:numFmt w:val="bullet"/>
      <w:lvlText w:val="•"/>
      <w:lvlJc w:val="left"/>
      <w:pPr>
        <w:ind w:left="2048" w:hanging="360"/>
      </w:pPr>
      <w:rPr>
        <w:rFonts w:hint="default"/>
      </w:rPr>
    </w:lvl>
    <w:lvl w:ilvl="6" w:tplc="61C4F3A8">
      <w:start w:val="1"/>
      <w:numFmt w:val="bullet"/>
      <w:lvlText w:val="•"/>
      <w:lvlJc w:val="left"/>
      <w:pPr>
        <w:ind w:left="2372" w:hanging="360"/>
      </w:pPr>
      <w:rPr>
        <w:rFonts w:hint="default"/>
      </w:rPr>
    </w:lvl>
    <w:lvl w:ilvl="7" w:tplc="18804182">
      <w:start w:val="1"/>
      <w:numFmt w:val="bullet"/>
      <w:lvlText w:val="•"/>
      <w:lvlJc w:val="left"/>
      <w:pPr>
        <w:ind w:left="2697" w:hanging="360"/>
      </w:pPr>
      <w:rPr>
        <w:rFonts w:hint="default"/>
      </w:rPr>
    </w:lvl>
    <w:lvl w:ilvl="8" w:tplc="6CCAE3A4">
      <w:start w:val="1"/>
      <w:numFmt w:val="bullet"/>
      <w:lvlText w:val="•"/>
      <w:lvlJc w:val="left"/>
      <w:pPr>
        <w:ind w:left="3022" w:hanging="360"/>
      </w:pPr>
      <w:rPr>
        <w:rFonts w:hint="default"/>
      </w:rPr>
    </w:lvl>
  </w:abstractNum>
  <w:abstractNum w:abstractNumId="52" w15:restartNumberingAfterBreak="0">
    <w:nsid w:val="462E0DE2"/>
    <w:multiLevelType w:val="hybridMultilevel"/>
    <w:tmpl w:val="7996F430"/>
    <w:lvl w:ilvl="0" w:tplc="23887F44">
      <w:start w:val="1"/>
      <w:numFmt w:val="lowerLetter"/>
      <w:lvlText w:val="%1)"/>
      <w:lvlJc w:val="left"/>
      <w:pPr>
        <w:ind w:left="360" w:hanging="360"/>
      </w:pPr>
    </w:lvl>
    <w:lvl w:ilvl="1" w:tplc="CA443072" w:tentative="1">
      <w:start w:val="1"/>
      <w:numFmt w:val="lowerLetter"/>
      <w:lvlText w:val="%2."/>
      <w:lvlJc w:val="left"/>
      <w:pPr>
        <w:ind w:left="1080" w:hanging="360"/>
      </w:pPr>
    </w:lvl>
    <w:lvl w:ilvl="2" w:tplc="D5E89BD8" w:tentative="1">
      <w:start w:val="1"/>
      <w:numFmt w:val="lowerRoman"/>
      <w:lvlText w:val="%3."/>
      <w:lvlJc w:val="right"/>
      <w:pPr>
        <w:ind w:left="1800" w:hanging="180"/>
      </w:pPr>
    </w:lvl>
    <w:lvl w:ilvl="3" w:tplc="1D26AAE2" w:tentative="1">
      <w:start w:val="1"/>
      <w:numFmt w:val="decimal"/>
      <w:lvlText w:val="%4."/>
      <w:lvlJc w:val="left"/>
      <w:pPr>
        <w:ind w:left="2520" w:hanging="360"/>
      </w:pPr>
    </w:lvl>
    <w:lvl w:ilvl="4" w:tplc="34089AF0" w:tentative="1">
      <w:start w:val="1"/>
      <w:numFmt w:val="lowerLetter"/>
      <w:lvlText w:val="%5."/>
      <w:lvlJc w:val="left"/>
      <w:pPr>
        <w:ind w:left="3240" w:hanging="360"/>
      </w:pPr>
    </w:lvl>
    <w:lvl w:ilvl="5" w:tplc="64CA257E" w:tentative="1">
      <w:start w:val="1"/>
      <w:numFmt w:val="lowerRoman"/>
      <w:lvlText w:val="%6."/>
      <w:lvlJc w:val="right"/>
      <w:pPr>
        <w:ind w:left="3960" w:hanging="180"/>
      </w:pPr>
    </w:lvl>
    <w:lvl w:ilvl="6" w:tplc="9A08C40E" w:tentative="1">
      <w:start w:val="1"/>
      <w:numFmt w:val="decimal"/>
      <w:lvlText w:val="%7."/>
      <w:lvlJc w:val="left"/>
      <w:pPr>
        <w:ind w:left="4680" w:hanging="360"/>
      </w:pPr>
    </w:lvl>
    <w:lvl w:ilvl="7" w:tplc="06AE8E14" w:tentative="1">
      <w:start w:val="1"/>
      <w:numFmt w:val="lowerLetter"/>
      <w:lvlText w:val="%8."/>
      <w:lvlJc w:val="left"/>
      <w:pPr>
        <w:ind w:left="5400" w:hanging="360"/>
      </w:pPr>
    </w:lvl>
    <w:lvl w:ilvl="8" w:tplc="34BC8516" w:tentative="1">
      <w:start w:val="1"/>
      <w:numFmt w:val="lowerRoman"/>
      <w:lvlText w:val="%9."/>
      <w:lvlJc w:val="right"/>
      <w:pPr>
        <w:ind w:left="6120" w:hanging="180"/>
      </w:pPr>
    </w:lvl>
  </w:abstractNum>
  <w:abstractNum w:abstractNumId="53" w15:restartNumberingAfterBreak="0">
    <w:nsid w:val="47B4145C"/>
    <w:multiLevelType w:val="hybridMultilevel"/>
    <w:tmpl w:val="E582479E"/>
    <w:lvl w:ilvl="0" w:tplc="0407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4" w15:restartNumberingAfterBreak="0">
    <w:nsid w:val="47EC6995"/>
    <w:multiLevelType w:val="hybridMultilevel"/>
    <w:tmpl w:val="83E2D72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5" w15:restartNumberingAfterBreak="0">
    <w:nsid w:val="4A416386"/>
    <w:multiLevelType w:val="multilevel"/>
    <w:tmpl w:val="388CA896"/>
    <w:lvl w:ilvl="0">
      <w:start w:val="1"/>
      <w:numFmt w:val="decimal"/>
      <w:lvlText w:val="§ %1"/>
      <w:lvlJc w:val="left"/>
      <w:pPr>
        <w:ind w:left="432" w:hanging="432"/>
      </w:pPr>
      <w:rPr>
        <w:rFonts w:hint="default"/>
      </w:rPr>
    </w:lvl>
    <w:lvl w:ilvl="1">
      <w:start w:val="1"/>
      <w:numFmt w:val="decimal"/>
      <w:lvlText w:val="§ %1, stk. %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BC74831"/>
    <w:multiLevelType w:val="hybridMultilevel"/>
    <w:tmpl w:val="9962E51E"/>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7" w15:restartNumberingAfterBreak="0">
    <w:nsid w:val="4D032B54"/>
    <w:multiLevelType w:val="hybridMultilevel"/>
    <w:tmpl w:val="CF96529E"/>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58" w15:restartNumberingAfterBreak="0">
    <w:nsid w:val="4DF9175D"/>
    <w:multiLevelType w:val="hybridMultilevel"/>
    <w:tmpl w:val="1AA47D24"/>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9" w15:restartNumberingAfterBreak="0">
    <w:nsid w:val="52276E91"/>
    <w:multiLevelType w:val="hybridMultilevel"/>
    <w:tmpl w:val="5BCAC51E"/>
    <w:lvl w:ilvl="0" w:tplc="B8401E04">
      <w:numFmt w:val="none"/>
      <w:lvlText w:val=""/>
      <w:lvlJc w:val="left"/>
      <w:pPr>
        <w:tabs>
          <w:tab w:val="num" w:pos="360"/>
        </w:tabs>
      </w:pPr>
    </w:lvl>
    <w:lvl w:ilvl="1" w:tplc="C45A3F94">
      <w:start w:val="1"/>
      <w:numFmt w:val="lowerLetter"/>
      <w:lvlText w:val="%2."/>
      <w:lvlJc w:val="left"/>
      <w:pPr>
        <w:ind w:left="1440" w:hanging="360"/>
      </w:pPr>
    </w:lvl>
    <w:lvl w:ilvl="2" w:tplc="736694CE">
      <w:start w:val="1"/>
      <w:numFmt w:val="lowerRoman"/>
      <w:lvlText w:val="%3."/>
      <w:lvlJc w:val="right"/>
      <w:pPr>
        <w:ind w:left="2160" w:hanging="180"/>
      </w:pPr>
    </w:lvl>
    <w:lvl w:ilvl="3" w:tplc="45E4BA32">
      <w:start w:val="1"/>
      <w:numFmt w:val="decimal"/>
      <w:lvlText w:val="%4."/>
      <w:lvlJc w:val="left"/>
      <w:pPr>
        <w:ind w:left="2880" w:hanging="360"/>
      </w:pPr>
    </w:lvl>
    <w:lvl w:ilvl="4" w:tplc="804C6490">
      <w:start w:val="1"/>
      <w:numFmt w:val="lowerLetter"/>
      <w:lvlText w:val="%5."/>
      <w:lvlJc w:val="left"/>
      <w:pPr>
        <w:ind w:left="3600" w:hanging="360"/>
      </w:pPr>
    </w:lvl>
    <w:lvl w:ilvl="5" w:tplc="43AEE476">
      <w:start w:val="1"/>
      <w:numFmt w:val="lowerRoman"/>
      <w:lvlText w:val="%6."/>
      <w:lvlJc w:val="right"/>
      <w:pPr>
        <w:ind w:left="4320" w:hanging="180"/>
      </w:pPr>
    </w:lvl>
    <w:lvl w:ilvl="6" w:tplc="0BFC2004">
      <w:start w:val="1"/>
      <w:numFmt w:val="decimal"/>
      <w:lvlText w:val="%7."/>
      <w:lvlJc w:val="left"/>
      <w:pPr>
        <w:ind w:left="5040" w:hanging="360"/>
      </w:pPr>
    </w:lvl>
    <w:lvl w:ilvl="7" w:tplc="C034FB26">
      <w:start w:val="1"/>
      <w:numFmt w:val="lowerLetter"/>
      <w:lvlText w:val="%8."/>
      <w:lvlJc w:val="left"/>
      <w:pPr>
        <w:ind w:left="5760" w:hanging="360"/>
      </w:pPr>
    </w:lvl>
    <w:lvl w:ilvl="8" w:tplc="9B9C4AEA">
      <w:start w:val="1"/>
      <w:numFmt w:val="lowerRoman"/>
      <w:lvlText w:val="%9."/>
      <w:lvlJc w:val="right"/>
      <w:pPr>
        <w:ind w:left="6480" w:hanging="180"/>
      </w:pPr>
    </w:lvl>
  </w:abstractNum>
  <w:abstractNum w:abstractNumId="60" w15:restartNumberingAfterBreak="0">
    <w:nsid w:val="523C0021"/>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53B92D35"/>
    <w:multiLevelType w:val="multilevel"/>
    <w:tmpl w:val="F3DE20C0"/>
    <w:lvl w:ilvl="0">
      <w:start w:val="7"/>
      <w:numFmt w:val="decimal"/>
      <w:lvlText w:val="%1"/>
      <w:lvlJc w:val="left"/>
      <w:pPr>
        <w:ind w:left="66" w:hanging="711"/>
      </w:pPr>
      <w:rPr>
        <w:rFonts w:hint="default"/>
      </w:rPr>
    </w:lvl>
    <w:lvl w:ilvl="1">
      <w:start w:val="1"/>
      <w:numFmt w:val="decimal"/>
      <w:lvlText w:val="%1.%2"/>
      <w:lvlJc w:val="left"/>
      <w:pPr>
        <w:ind w:left="66" w:hanging="711"/>
      </w:pPr>
      <w:rPr>
        <w:rFonts w:hint="default"/>
      </w:rPr>
    </w:lvl>
    <w:lvl w:ilvl="2">
      <w:start w:val="4"/>
      <w:numFmt w:val="decimal"/>
      <w:lvlText w:val="%1.%2.%3"/>
      <w:lvlJc w:val="left"/>
      <w:pPr>
        <w:ind w:left="66" w:hanging="711"/>
      </w:pPr>
      <w:rPr>
        <w:rFonts w:hint="default"/>
      </w:rPr>
    </w:lvl>
    <w:lvl w:ilvl="3">
      <w:start w:val="1"/>
      <w:numFmt w:val="decimal"/>
      <w:lvlText w:val="%1.%2.%3.%4"/>
      <w:lvlJc w:val="left"/>
      <w:pPr>
        <w:ind w:left="66" w:hanging="711"/>
      </w:pPr>
      <w:rPr>
        <w:rFonts w:ascii="Arial" w:eastAsia="Arial" w:hAnsi="Arial" w:hint="default"/>
        <w:spacing w:val="-3"/>
        <w:sz w:val="22"/>
        <w:szCs w:val="22"/>
      </w:rPr>
    </w:lvl>
    <w:lvl w:ilvl="4">
      <w:start w:val="1"/>
      <w:numFmt w:val="bullet"/>
      <w:lvlText w:val="•"/>
      <w:lvlJc w:val="left"/>
      <w:pPr>
        <w:ind w:left="2429" w:hanging="711"/>
      </w:pPr>
      <w:rPr>
        <w:rFonts w:hint="default"/>
      </w:rPr>
    </w:lvl>
    <w:lvl w:ilvl="5">
      <w:start w:val="1"/>
      <w:numFmt w:val="bullet"/>
      <w:lvlText w:val="•"/>
      <w:lvlJc w:val="left"/>
      <w:pPr>
        <w:ind w:left="3020" w:hanging="711"/>
      </w:pPr>
      <w:rPr>
        <w:rFonts w:hint="default"/>
      </w:rPr>
    </w:lvl>
    <w:lvl w:ilvl="6">
      <w:start w:val="1"/>
      <w:numFmt w:val="bullet"/>
      <w:lvlText w:val="•"/>
      <w:lvlJc w:val="left"/>
      <w:pPr>
        <w:ind w:left="3610" w:hanging="711"/>
      </w:pPr>
      <w:rPr>
        <w:rFonts w:hint="default"/>
      </w:rPr>
    </w:lvl>
    <w:lvl w:ilvl="7">
      <w:start w:val="1"/>
      <w:numFmt w:val="bullet"/>
      <w:lvlText w:val="•"/>
      <w:lvlJc w:val="left"/>
      <w:pPr>
        <w:ind w:left="4201" w:hanging="711"/>
      </w:pPr>
      <w:rPr>
        <w:rFonts w:hint="default"/>
      </w:rPr>
    </w:lvl>
    <w:lvl w:ilvl="8">
      <w:start w:val="1"/>
      <w:numFmt w:val="bullet"/>
      <w:lvlText w:val="•"/>
      <w:lvlJc w:val="left"/>
      <w:pPr>
        <w:ind w:left="4792" w:hanging="711"/>
      </w:pPr>
      <w:rPr>
        <w:rFonts w:hint="default"/>
      </w:rPr>
    </w:lvl>
  </w:abstractNum>
  <w:abstractNum w:abstractNumId="62" w15:restartNumberingAfterBreak="0">
    <w:nsid w:val="53CC746E"/>
    <w:multiLevelType w:val="hybridMultilevel"/>
    <w:tmpl w:val="CB32E64C"/>
    <w:lvl w:ilvl="0" w:tplc="04070017">
      <w:start w:val="1"/>
      <w:numFmt w:val="lowerLetter"/>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63" w15:restartNumberingAfterBreak="0">
    <w:nsid w:val="54836514"/>
    <w:multiLevelType w:val="hybridMultilevel"/>
    <w:tmpl w:val="FBCEAD9E"/>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4" w15:restartNumberingAfterBreak="0">
    <w:nsid w:val="551E24E9"/>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5" w15:restartNumberingAfterBreak="0">
    <w:nsid w:val="569007D3"/>
    <w:multiLevelType w:val="hybridMultilevel"/>
    <w:tmpl w:val="D5D61C02"/>
    <w:lvl w:ilvl="0" w:tplc="0406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6" w15:restartNumberingAfterBreak="0">
    <w:nsid w:val="581F78BA"/>
    <w:multiLevelType w:val="hybridMultilevel"/>
    <w:tmpl w:val="5304593E"/>
    <w:lvl w:ilvl="0" w:tplc="04060017">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67" w15:restartNumberingAfterBreak="0">
    <w:nsid w:val="58CC4640"/>
    <w:multiLevelType w:val="hybridMultilevel"/>
    <w:tmpl w:val="958CC886"/>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8" w15:restartNumberingAfterBreak="0">
    <w:nsid w:val="5F047474"/>
    <w:multiLevelType w:val="hybridMultilevel"/>
    <w:tmpl w:val="901044F0"/>
    <w:lvl w:ilvl="0" w:tplc="D9AC19EA">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9" w15:restartNumberingAfterBreak="0">
    <w:nsid w:val="5F677250"/>
    <w:multiLevelType w:val="multilevel"/>
    <w:tmpl w:val="758ABE7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0" w15:restartNumberingAfterBreak="0">
    <w:nsid w:val="639F0C5D"/>
    <w:multiLevelType w:val="multilevel"/>
    <w:tmpl w:val="35929EBE"/>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1" w15:restartNumberingAfterBreak="0">
    <w:nsid w:val="63B80FED"/>
    <w:multiLevelType w:val="hybridMultilevel"/>
    <w:tmpl w:val="01B26C06"/>
    <w:lvl w:ilvl="0" w:tplc="87845898">
      <w:start w:val="1"/>
      <w:numFmt w:val="bullet"/>
      <w:lvlText w:val="-"/>
      <w:lvlJc w:val="left"/>
      <w:pPr>
        <w:ind w:left="720" w:hanging="360"/>
      </w:pPr>
      <w:rPr>
        <w:rFonts w:ascii="Arial" w:hAnsi="Arial" w:hint="default"/>
      </w:rPr>
    </w:lvl>
    <w:lvl w:ilvl="1" w:tplc="12244A18">
      <w:start w:val="1"/>
      <w:numFmt w:val="bullet"/>
      <w:lvlText w:val="o"/>
      <w:lvlJc w:val="left"/>
      <w:pPr>
        <w:ind w:left="1440" w:hanging="360"/>
      </w:pPr>
      <w:rPr>
        <w:rFonts w:ascii="Courier New" w:hAnsi="Courier New" w:hint="default"/>
      </w:rPr>
    </w:lvl>
    <w:lvl w:ilvl="2" w:tplc="DDC089D6">
      <w:start w:val="1"/>
      <w:numFmt w:val="bullet"/>
      <w:lvlText w:val=""/>
      <w:lvlJc w:val="left"/>
      <w:pPr>
        <w:ind w:left="2160" w:hanging="360"/>
      </w:pPr>
      <w:rPr>
        <w:rFonts w:ascii="Wingdings" w:hAnsi="Wingdings" w:hint="default"/>
      </w:rPr>
    </w:lvl>
    <w:lvl w:ilvl="3" w:tplc="3BCA08A4">
      <w:start w:val="1"/>
      <w:numFmt w:val="bullet"/>
      <w:lvlText w:val=""/>
      <w:lvlJc w:val="left"/>
      <w:pPr>
        <w:ind w:left="2880" w:hanging="360"/>
      </w:pPr>
      <w:rPr>
        <w:rFonts w:ascii="Symbol" w:hAnsi="Symbol" w:hint="default"/>
      </w:rPr>
    </w:lvl>
    <w:lvl w:ilvl="4" w:tplc="F8E89BFA">
      <w:start w:val="1"/>
      <w:numFmt w:val="bullet"/>
      <w:lvlText w:val="o"/>
      <w:lvlJc w:val="left"/>
      <w:pPr>
        <w:ind w:left="3600" w:hanging="360"/>
      </w:pPr>
      <w:rPr>
        <w:rFonts w:ascii="Courier New" w:hAnsi="Courier New" w:hint="default"/>
      </w:rPr>
    </w:lvl>
    <w:lvl w:ilvl="5" w:tplc="3E8857CE">
      <w:start w:val="1"/>
      <w:numFmt w:val="bullet"/>
      <w:lvlText w:val=""/>
      <w:lvlJc w:val="left"/>
      <w:pPr>
        <w:ind w:left="4320" w:hanging="360"/>
      </w:pPr>
      <w:rPr>
        <w:rFonts w:ascii="Wingdings" w:hAnsi="Wingdings" w:hint="default"/>
      </w:rPr>
    </w:lvl>
    <w:lvl w:ilvl="6" w:tplc="D3A2751A">
      <w:start w:val="1"/>
      <w:numFmt w:val="bullet"/>
      <w:lvlText w:val=""/>
      <w:lvlJc w:val="left"/>
      <w:pPr>
        <w:ind w:left="5040" w:hanging="360"/>
      </w:pPr>
      <w:rPr>
        <w:rFonts w:ascii="Symbol" w:hAnsi="Symbol" w:hint="default"/>
      </w:rPr>
    </w:lvl>
    <w:lvl w:ilvl="7" w:tplc="C032D5E2">
      <w:start w:val="1"/>
      <w:numFmt w:val="bullet"/>
      <w:lvlText w:val="o"/>
      <w:lvlJc w:val="left"/>
      <w:pPr>
        <w:ind w:left="5760" w:hanging="360"/>
      </w:pPr>
      <w:rPr>
        <w:rFonts w:ascii="Courier New" w:hAnsi="Courier New" w:hint="default"/>
      </w:rPr>
    </w:lvl>
    <w:lvl w:ilvl="8" w:tplc="D146087E">
      <w:start w:val="1"/>
      <w:numFmt w:val="bullet"/>
      <w:lvlText w:val=""/>
      <w:lvlJc w:val="left"/>
      <w:pPr>
        <w:ind w:left="6480" w:hanging="360"/>
      </w:pPr>
      <w:rPr>
        <w:rFonts w:ascii="Wingdings" w:hAnsi="Wingdings" w:hint="default"/>
      </w:rPr>
    </w:lvl>
  </w:abstractNum>
  <w:abstractNum w:abstractNumId="72" w15:restartNumberingAfterBreak="0">
    <w:nsid w:val="63DF2CB2"/>
    <w:multiLevelType w:val="hybridMultilevel"/>
    <w:tmpl w:val="E0DE35F6"/>
    <w:lvl w:ilvl="0" w:tplc="96F257BA">
      <w:start w:val="1"/>
      <w:numFmt w:val="bullet"/>
      <w:lvlText w:val="-"/>
      <w:lvlJc w:val="left"/>
      <w:pPr>
        <w:ind w:left="720" w:hanging="360"/>
      </w:pPr>
      <w:rPr>
        <w:rFonts w:ascii="&quot;Arial&quot;,sans-serif" w:hAnsi="&quot;Arial&quot;,sans-serif" w:hint="default"/>
      </w:rPr>
    </w:lvl>
    <w:lvl w:ilvl="1" w:tplc="FABEECBE">
      <w:start w:val="1"/>
      <w:numFmt w:val="bullet"/>
      <w:lvlText w:val="o"/>
      <w:lvlJc w:val="left"/>
      <w:pPr>
        <w:ind w:left="1440" w:hanging="360"/>
      </w:pPr>
      <w:rPr>
        <w:rFonts w:ascii="Courier New" w:hAnsi="Courier New" w:hint="default"/>
      </w:rPr>
    </w:lvl>
    <w:lvl w:ilvl="2" w:tplc="F3B28FCE">
      <w:start w:val="1"/>
      <w:numFmt w:val="bullet"/>
      <w:lvlText w:val=""/>
      <w:lvlJc w:val="left"/>
      <w:pPr>
        <w:ind w:left="2160" w:hanging="360"/>
      </w:pPr>
      <w:rPr>
        <w:rFonts w:ascii="Wingdings" w:hAnsi="Wingdings" w:hint="default"/>
      </w:rPr>
    </w:lvl>
    <w:lvl w:ilvl="3" w:tplc="3D241F94">
      <w:start w:val="1"/>
      <w:numFmt w:val="bullet"/>
      <w:lvlText w:val=""/>
      <w:lvlJc w:val="left"/>
      <w:pPr>
        <w:ind w:left="2880" w:hanging="360"/>
      </w:pPr>
      <w:rPr>
        <w:rFonts w:ascii="Symbol" w:hAnsi="Symbol" w:hint="default"/>
      </w:rPr>
    </w:lvl>
    <w:lvl w:ilvl="4" w:tplc="F5C65972">
      <w:start w:val="1"/>
      <w:numFmt w:val="bullet"/>
      <w:lvlText w:val="o"/>
      <w:lvlJc w:val="left"/>
      <w:pPr>
        <w:ind w:left="3600" w:hanging="360"/>
      </w:pPr>
      <w:rPr>
        <w:rFonts w:ascii="Courier New" w:hAnsi="Courier New" w:hint="default"/>
      </w:rPr>
    </w:lvl>
    <w:lvl w:ilvl="5" w:tplc="D21888F0">
      <w:start w:val="1"/>
      <w:numFmt w:val="bullet"/>
      <w:lvlText w:val=""/>
      <w:lvlJc w:val="left"/>
      <w:pPr>
        <w:ind w:left="4320" w:hanging="360"/>
      </w:pPr>
      <w:rPr>
        <w:rFonts w:ascii="Wingdings" w:hAnsi="Wingdings" w:hint="default"/>
      </w:rPr>
    </w:lvl>
    <w:lvl w:ilvl="6" w:tplc="DC3430CA">
      <w:start w:val="1"/>
      <w:numFmt w:val="bullet"/>
      <w:lvlText w:val=""/>
      <w:lvlJc w:val="left"/>
      <w:pPr>
        <w:ind w:left="5040" w:hanging="360"/>
      </w:pPr>
      <w:rPr>
        <w:rFonts w:ascii="Symbol" w:hAnsi="Symbol" w:hint="default"/>
      </w:rPr>
    </w:lvl>
    <w:lvl w:ilvl="7" w:tplc="36863E1E">
      <w:start w:val="1"/>
      <w:numFmt w:val="bullet"/>
      <w:lvlText w:val="o"/>
      <w:lvlJc w:val="left"/>
      <w:pPr>
        <w:ind w:left="5760" w:hanging="360"/>
      </w:pPr>
      <w:rPr>
        <w:rFonts w:ascii="Courier New" w:hAnsi="Courier New" w:hint="default"/>
      </w:rPr>
    </w:lvl>
    <w:lvl w:ilvl="8" w:tplc="8856CA50">
      <w:start w:val="1"/>
      <w:numFmt w:val="bullet"/>
      <w:lvlText w:val=""/>
      <w:lvlJc w:val="left"/>
      <w:pPr>
        <w:ind w:left="6480" w:hanging="360"/>
      </w:pPr>
      <w:rPr>
        <w:rFonts w:ascii="Wingdings" w:hAnsi="Wingdings" w:hint="default"/>
      </w:rPr>
    </w:lvl>
  </w:abstractNum>
  <w:abstractNum w:abstractNumId="73" w15:restartNumberingAfterBreak="0">
    <w:nsid w:val="664B2428"/>
    <w:multiLevelType w:val="hybridMultilevel"/>
    <w:tmpl w:val="7D2474B8"/>
    <w:lvl w:ilvl="0" w:tplc="0407000F">
      <w:start w:val="1"/>
      <w:numFmt w:val="decimal"/>
      <w:lvlText w:val="%1."/>
      <w:lvlJc w:val="left"/>
      <w:pPr>
        <w:tabs>
          <w:tab w:val="num" w:pos="720"/>
        </w:tabs>
        <w:ind w:left="720" w:hanging="360"/>
      </w:pPr>
    </w:lvl>
    <w:lvl w:ilvl="1" w:tplc="04070019">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74" w15:restartNumberingAfterBreak="0">
    <w:nsid w:val="665F19E6"/>
    <w:multiLevelType w:val="hybridMultilevel"/>
    <w:tmpl w:val="71A2C070"/>
    <w:lvl w:ilvl="0" w:tplc="10E8F482">
      <w:start w:val="1"/>
      <w:numFmt w:val="lowerLetter"/>
      <w:lvlText w:val="%1)"/>
      <w:lvlJc w:val="left"/>
      <w:pPr>
        <w:ind w:left="720" w:hanging="360"/>
      </w:pPr>
      <w:rPr>
        <w:rFonts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5" w15:restartNumberingAfterBreak="0">
    <w:nsid w:val="66C1551B"/>
    <w:multiLevelType w:val="hybridMultilevel"/>
    <w:tmpl w:val="82E87D96"/>
    <w:lvl w:ilvl="0" w:tplc="4B567760">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6" w15:restartNumberingAfterBreak="0">
    <w:nsid w:val="66DE1870"/>
    <w:multiLevelType w:val="hybridMultilevel"/>
    <w:tmpl w:val="5B8A4E48"/>
    <w:lvl w:ilvl="0" w:tplc="7C4039EA">
      <w:start w:val="1"/>
      <w:numFmt w:val="bullet"/>
      <w:lvlText w:val="-"/>
      <w:lvlJc w:val="left"/>
      <w:pPr>
        <w:ind w:left="423" w:hanging="360"/>
      </w:pPr>
      <w:rPr>
        <w:rFonts w:ascii="Arial" w:eastAsia="Arial" w:hAnsi="Arial" w:hint="default"/>
        <w:sz w:val="18"/>
        <w:szCs w:val="18"/>
      </w:rPr>
    </w:lvl>
    <w:lvl w:ilvl="1" w:tplc="3982ADA2">
      <w:start w:val="1"/>
      <w:numFmt w:val="bullet"/>
      <w:lvlText w:val="•"/>
      <w:lvlJc w:val="left"/>
      <w:pPr>
        <w:ind w:left="748" w:hanging="360"/>
      </w:pPr>
      <w:rPr>
        <w:rFonts w:hint="default"/>
      </w:rPr>
    </w:lvl>
    <w:lvl w:ilvl="2" w:tplc="A5788F3A">
      <w:start w:val="1"/>
      <w:numFmt w:val="bullet"/>
      <w:lvlText w:val="•"/>
      <w:lvlJc w:val="left"/>
      <w:pPr>
        <w:ind w:left="1073" w:hanging="360"/>
      </w:pPr>
      <w:rPr>
        <w:rFonts w:hint="default"/>
      </w:rPr>
    </w:lvl>
    <w:lvl w:ilvl="3" w:tplc="42F66BB8">
      <w:start w:val="1"/>
      <w:numFmt w:val="bullet"/>
      <w:lvlText w:val="•"/>
      <w:lvlJc w:val="left"/>
      <w:pPr>
        <w:ind w:left="1398" w:hanging="360"/>
      </w:pPr>
      <w:rPr>
        <w:rFonts w:hint="default"/>
      </w:rPr>
    </w:lvl>
    <w:lvl w:ilvl="4" w:tplc="E892ABF8">
      <w:start w:val="1"/>
      <w:numFmt w:val="bullet"/>
      <w:lvlText w:val="•"/>
      <w:lvlJc w:val="left"/>
      <w:pPr>
        <w:ind w:left="1723" w:hanging="360"/>
      </w:pPr>
      <w:rPr>
        <w:rFonts w:hint="default"/>
      </w:rPr>
    </w:lvl>
    <w:lvl w:ilvl="5" w:tplc="E4EE454A">
      <w:start w:val="1"/>
      <w:numFmt w:val="bullet"/>
      <w:lvlText w:val="•"/>
      <w:lvlJc w:val="left"/>
      <w:pPr>
        <w:ind w:left="2048" w:hanging="360"/>
      </w:pPr>
      <w:rPr>
        <w:rFonts w:hint="default"/>
      </w:rPr>
    </w:lvl>
    <w:lvl w:ilvl="6" w:tplc="A6906862">
      <w:start w:val="1"/>
      <w:numFmt w:val="bullet"/>
      <w:lvlText w:val="•"/>
      <w:lvlJc w:val="left"/>
      <w:pPr>
        <w:ind w:left="2372" w:hanging="360"/>
      </w:pPr>
      <w:rPr>
        <w:rFonts w:hint="default"/>
      </w:rPr>
    </w:lvl>
    <w:lvl w:ilvl="7" w:tplc="12C45330">
      <w:start w:val="1"/>
      <w:numFmt w:val="bullet"/>
      <w:lvlText w:val="•"/>
      <w:lvlJc w:val="left"/>
      <w:pPr>
        <w:ind w:left="2697" w:hanging="360"/>
      </w:pPr>
      <w:rPr>
        <w:rFonts w:hint="default"/>
      </w:rPr>
    </w:lvl>
    <w:lvl w:ilvl="8" w:tplc="C5CA78A6">
      <w:start w:val="1"/>
      <w:numFmt w:val="bullet"/>
      <w:lvlText w:val="•"/>
      <w:lvlJc w:val="left"/>
      <w:pPr>
        <w:ind w:left="3022" w:hanging="360"/>
      </w:pPr>
      <w:rPr>
        <w:rFonts w:hint="default"/>
      </w:rPr>
    </w:lvl>
  </w:abstractNum>
  <w:abstractNum w:abstractNumId="77" w15:restartNumberingAfterBreak="0">
    <w:nsid w:val="67087510"/>
    <w:multiLevelType w:val="hybridMultilevel"/>
    <w:tmpl w:val="44841086"/>
    <w:lvl w:ilvl="0" w:tplc="63285076">
      <w:start w:val="1"/>
      <w:numFmt w:val="lowerLetter"/>
      <w:lvlText w:val="%1)"/>
      <w:lvlJc w:val="left"/>
      <w:pPr>
        <w:ind w:left="1068" w:hanging="708"/>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8" w15:restartNumberingAfterBreak="0">
    <w:nsid w:val="6726F220"/>
    <w:multiLevelType w:val="hybridMultilevel"/>
    <w:tmpl w:val="33F4804C"/>
    <w:lvl w:ilvl="0" w:tplc="77C076A6">
      <w:start w:val="1"/>
      <w:numFmt w:val="upperLetter"/>
      <w:lvlText w:val="%1)"/>
      <w:lvlJc w:val="left"/>
      <w:pPr>
        <w:ind w:left="720" w:hanging="360"/>
      </w:pPr>
    </w:lvl>
    <w:lvl w:ilvl="1" w:tplc="5412B80E">
      <w:start w:val="1"/>
      <w:numFmt w:val="lowerLetter"/>
      <w:lvlText w:val="%2."/>
      <w:lvlJc w:val="left"/>
      <w:pPr>
        <w:ind w:left="1440" w:hanging="360"/>
      </w:pPr>
    </w:lvl>
    <w:lvl w:ilvl="2" w:tplc="5F165760">
      <w:start w:val="1"/>
      <w:numFmt w:val="lowerRoman"/>
      <w:lvlText w:val="%3."/>
      <w:lvlJc w:val="right"/>
      <w:pPr>
        <w:ind w:left="2160" w:hanging="180"/>
      </w:pPr>
    </w:lvl>
    <w:lvl w:ilvl="3" w:tplc="651A0BD8">
      <w:start w:val="1"/>
      <w:numFmt w:val="decimal"/>
      <w:lvlText w:val="%4."/>
      <w:lvlJc w:val="left"/>
      <w:pPr>
        <w:ind w:left="2880" w:hanging="360"/>
      </w:pPr>
    </w:lvl>
    <w:lvl w:ilvl="4" w:tplc="A7284BA8">
      <w:start w:val="1"/>
      <w:numFmt w:val="lowerLetter"/>
      <w:lvlText w:val="%5."/>
      <w:lvlJc w:val="left"/>
      <w:pPr>
        <w:ind w:left="3600" w:hanging="360"/>
      </w:pPr>
    </w:lvl>
    <w:lvl w:ilvl="5" w:tplc="EDE2A5C2">
      <w:start w:val="1"/>
      <w:numFmt w:val="lowerRoman"/>
      <w:lvlText w:val="%6."/>
      <w:lvlJc w:val="right"/>
      <w:pPr>
        <w:ind w:left="4320" w:hanging="180"/>
      </w:pPr>
    </w:lvl>
    <w:lvl w:ilvl="6" w:tplc="9B6880D0">
      <w:start w:val="1"/>
      <w:numFmt w:val="decimal"/>
      <w:lvlText w:val="%7."/>
      <w:lvlJc w:val="left"/>
      <w:pPr>
        <w:ind w:left="5040" w:hanging="360"/>
      </w:pPr>
    </w:lvl>
    <w:lvl w:ilvl="7" w:tplc="1408C38C">
      <w:start w:val="1"/>
      <w:numFmt w:val="lowerLetter"/>
      <w:lvlText w:val="%8."/>
      <w:lvlJc w:val="left"/>
      <w:pPr>
        <w:ind w:left="5760" w:hanging="360"/>
      </w:pPr>
    </w:lvl>
    <w:lvl w:ilvl="8" w:tplc="83C6C260">
      <w:start w:val="1"/>
      <w:numFmt w:val="lowerRoman"/>
      <w:lvlText w:val="%9."/>
      <w:lvlJc w:val="right"/>
      <w:pPr>
        <w:ind w:left="6480" w:hanging="180"/>
      </w:pPr>
    </w:lvl>
  </w:abstractNum>
  <w:abstractNum w:abstractNumId="79" w15:restartNumberingAfterBreak="0">
    <w:nsid w:val="6B446818"/>
    <w:multiLevelType w:val="multilevel"/>
    <w:tmpl w:val="4F0A8D20"/>
    <w:lvl w:ilvl="0">
      <w:start w:val="6"/>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0" w15:restartNumberingAfterBreak="0">
    <w:nsid w:val="6DCFC5D5"/>
    <w:multiLevelType w:val="multilevel"/>
    <w:tmpl w:val="154A1C70"/>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1" w15:restartNumberingAfterBreak="0">
    <w:nsid w:val="6DD01753"/>
    <w:multiLevelType w:val="hybridMultilevel"/>
    <w:tmpl w:val="448403B6"/>
    <w:lvl w:ilvl="0" w:tplc="D9AC19EA">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2" w15:restartNumberingAfterBreak="0">
    <w:nsid w:val="70F2323C"/>
    <w:multiLevelType w:val="multilevel"/>
    <w:tmpl w:val="AC6C35F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4828" w:hanging="576"/>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1004"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3" w15:restartNumberingAfterBreak="0">
    <w:nsid w:val="74B1BE49"/>
    <w:multiLevelType w:val="multilevel"/>
    <w:tmpl w:val="CB32F38E"/>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76C95BAE"/>
    <w:multiLevelType w:val="hybridMultilevel"/>
    <w:tmpl w:val="D0CA768C"/>
    <w:lvl w:ilvl="0" w:tplc="D9AC19EA">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85" w15:restartNumberingAfterBreak="0">
    <w:nsid w:val="76D759AD"/>
    <w:multiLevelType w:val="multilevel"/>
    <w:tmpl w:val="797CF164"/>
    <w:lvl w:ilvl="0">
      <w:start w:val="6"/>
      <w:numFmt w:val="decimal"/>
      <w:lvlText w:val="%1"/>
      <w:lvlJc w:val="left"/>
      <w:pPr>
        <w:ind w:left="66" w:hanging="713"/>
      </w:pPr>
      <w:rPr>
        <w:rFonts w:hint="default"/>
      </w:rPr>
    </w:lvl>
    <w:lvl w:ilvl="1">
      <w:start w:val="2"/>
      <w:numFmt w:val="decimal"/>
      <w:lvlText w:val="%1.%2"/>
      <w:lvlJc w:val="left"/>
      <w:pPr>
        <w:ind w:left="66" w:hanging="713"/>
      </w:pPr>
      <w:rPr>
        <w:rFonts w:hint="default"/>
      </w:rPr>
    </w:lvl>
    <w:lvl w:ilvl="2">
      <w:start w:val="4"/>
      <w:numFmt w:val="decimal"/>
      <w:lvlText w:val="%1.%2.%3"/>
      <w:lvlJc w:val="left"/>
      <w:pPr>
        <w:ind w:left="66" w:hanging="713"/>
      </w:pPr>
      <w:rPr>
        <w:rFonts w:hint="default"/>
      </w:rPr>
    </w:lvl>
    <w:lvl w:ilvl="3">
      <w:start w:val="1"/>
      <w:numFmt w:val="decimal"/>
      <w:lvlText w:val="%1.%2.%3.%4"/>
      <w:lvlJc w:val="left"/>
      <w:pPr>
        <w:ind w:left="66" w:hanging="713"/>
      </w:pPr>
      <w:rPr>
        <w:rFonts w:ascii="Arial" w:eastAsia="Arial" w:hAnsi="Arial" w:hint="default"/>
        <w:spacing w:val="-3"/>
        <w:sz w:val="22"/>
        <w:szCs w:val="22"/>
      </w:rPr>
    </w:lvl>
    <w:lvl w:ilvl="4">
      <w:start w:val="1"/>
      <w:numFmt w:val="bullet"/>
      <w:lvlText w:val="•"/>
      <w:lvlJc w:val="left"/>
      <w:pPr>
        <w:ind w:left="2421" w:hanging="713"/>
      </w:pPr>
      <w:rPr>
        <w:rFonts w:hint="default"/>
      </w:rPr>
    </w:lvl>
    <w:lvl w:ilvl="5">
      <w:start w:val="1"/>
      <w:numFmt w:val="bullet"/>
      <w:lvlText w:val="•"/>
      <w:lvlJc w:val="left"/>
      <w:pPr>
        <w:ind w:left="3010" w:hanging="713"/>
      </w:pPr>
      <w:rPr>
        <w:rFonts w:hint="default"/>
      </w:rPr>
    </w:lvl>
    <w:lvl w:ilvl="6">
      <w:start w:val="1"/>
      <w:numFmt w:val="bullet"/>
      <w:lvlText w:val="•"/>
      <w:lvlJc w:val="left"/>
      <w:pPr>
        <w:ind w:left="3599" w:hanging="713"/>
      </w:pPr>
      <w:rPr>
        <w:rFonts w:hint="default"/>
      </w:rPr>
    </w:lvl>
    <w:lvl w:ilvl="7">
      <w:start w:val="1"/>
      <w:numFmt w:val="bullet"/>
      <w:lvlText w:val="•"/>
      <w:lvlJc w:val="left"/>
      <w:pPr>
        <w:ind w:left="4188" w:hanging="713"/>
      </w:pPr>
      <w:rPr>
        <w:rFonts w:hint="default"/>
      </w:rPr>
    </w:lvl>
    <w:lvl w:ilvl="8">
      <w:start w:val="1"/>
      <w:numFmt w:val="bullet"/>
      <w:lvlText w:val="•"/>
      <w:lvlJc w:val="left"/>
      <w:pPr>
        <w:ind w:left="4777" w:hanging="713"/>
      </w:pPr>
      <w:rPr>
        <w:rFonts w:hint="default"/>
      </w:rPr>
    </w:lvl>
  </w:abstractNum>
  <w:abstractNum w:abstractNumId="86" w15:restartNumberingAfterBreak="0">
    <w:nsid w:val="7709690A"/>
    <w:multiLevelType w:val="hybridMultilevel"/>
    <w:tmpl w:val="05E2E786"/>
    <w:lvl w:ilvl="0" w:tplc="B24EE236">
      <w:start w:val="2"/>
      <w:numFmt w:val="lowerLetter"/>
      <w:lvlText w:val="%1."/>
      <w:lvlJc w:val="left"/>
      <w:pPr>
        <w:ind w:left="63" w:hanging="193"/>
      </w:pPr>
      <w:rPr>
        <w:rFonts w:ascii="Arial" w:eastAsia="Arial" w:hAnsi="Arial" w:hint="default"/>
        <w:spacing w:val="-2"/>
        <w:sz w:val="18"/>
        <w:szCs w:val="18"/>
      </w:rPr>
    </w:lvl>
    <w:lvl w:ilvl="1" w:tplc="C5981530">
      <w:start w:val="1"/>
      <w:numFmt w:val="bullet"/>
      <w:lvlText w:val="•"/>
      <w:lvlJc w:val="left"/>
      <w:pPr>
        <w:ind w:left="424" w:hanging="193"/>
      </w:pPr>
      <w:rPr>
        <w:rFonts w:hint="default"/>
      </w:rPr>
    </w:lvl>
    <w:lvl w:ilvl="2" w:tplc="4D22A47A">
      <w:start w:val="1"/>
      <w:numFmt w:val="bullet"/>
      <w:lvlText w:val="•"/>
      <w:lvlJc w:val="left"/>
      <w:pPr>
        <w:ind w:left="785" w:hanging="193"/>
      </w:pPr>
      <w:rPr>
        <w:rFonts w:hint="default"/>
      </w:rPr>
    </w:lvl>
    <w:lvl w:ilvl="3" w:tplc="57F47E50">
      <w:start w:val="1"/>
      <w:numFmt w:val="bullet"/>
      <w:lvlText w:val="•"/>
      <w:lvlJc w:val="left"/>
      <w:pPr>
        <w:ind w:left="1146" w:hanging="193"/>
      </w:pPr>
      <w:rPr>
        <w:rFonts w:hint="default"/>
      </w:rPr>
    </w:lvl>
    <w:lvl w:ilvl="4" w:tplc="44DE50E2">
      <w:start w:val="1"/>
      <w:numFmt w:val="bullet"/>
      <w:lvlText w:val="•"/>
      <w:lvlJc w:val="left"/>
      <w:pPr>
        <w:ind w:left="1507" w:hanging="193"/>
      </w:pPr>
      <w:rPr>
        <w:rFonts w:hint="default"/>
      </w:rPr>
    </w:lvl>
    <w:lvl w:ilvl="5" w:tplc="76B217BA">
      <w:start w:val="1"/>
      <w:numFmt w:val="bullet"/>
      <w:lvlText w:val="•"/>
      <w:lvlJc w:val="left"/>
      <w:pPr>
        <w:ind w:left="1868" w:hanging="193"/>
      </w:pPr>
      <w:rPr>
        <w:rFonts w:hint="default"/>
      </w:rPr>
    </w:lvl>
    <w:lvl w:ilvl="6" w:tplc="A9FA7356">
      <w:start w:val="1"/>
      <w:numFmt w:val="bullet"/>
      <w:lvlText w:val="•"/>
      <w:lvlJc w:val="left"/>
      <w:pPr>
        <w:ind w:left="2228" w:hanging="193"/>
      </w:pPr>
      <w:rPr>
        <w:rFonts w:hint="default"/>
      </w:rPr>
    </w:lvl>
    <w:lvl w:ilvl="7" w:tplc="2326BF76">
      <w:start w:val="1"/>
      <w:numFmt w:val="bullet"/>
      <w:lvlText w:val="•"/>
      <w:lvlJc w:val="left"/>
      <w:pPr>
        <w:ind w:left="2589" w:hanging="193"/>
      </w:pPr>
      <w:rPr>
        <w:rFonts w:hint="default"/>
      </w:rPr>
    </w:lvl>
    <w:lvl w:ilvl="8" w:tplc="A95C9A2E">
      <w:start w:val="1"/>
      <w:numFmt w:val="bullet"/>
      <w:lvlText w:val="•"/>
      <w:lvlJc w:val="left"/>
      <w:pPr>
        <w:ind w:left="2950" w:hanging="193"/>
      </w:pPr>
      <w:rPr>
        <w:rFonts w:hint="default"/>
      </w:rPr>
    </w:lvl>
  </w:abstractNum>
  <w:abstractNum w:abstractNumId="87" w15:restartNumberingAfterBreak="0">
    <w:nsid w:val="7844B96F"/>
    <w:multiLevelType w:val="hybridMultilevel"/>
    <w:tmpl w:val="56BCC536"/>
    <w:lvl w:ilvl="0" w:tplc="4B567760">
      <w:start w:val="1"/>
      <w:numFmt w:val="bullet"/>
      <w:lvlText w:val="-"/>
      <w:lvlJc w:val="left"/>
      <w:pPr>
        <w:ind w:left="720" w:hanging="360"/>
      </w:pPr>
      <w:rPr>
        <w:rFonts w:ascii="Symbol" w:hAnsi="Symbol" w:hint="default"/>
      </w:rPr>
    </w:lvl>
    <w:lvl w:ilvl="1" w:tplc="05FC0114">
      <w:start w:val="1"/>
      <w:numFmt w:val="bullet"/>
      <w:lvlText w:val="o"/>
      <w:lvlJc w:val="left"/>
      <w:pPr>
        <w:ind w:left="1440" w:hanging="360"/>
      </w:pPr>
      <w:rPr>
        <w:rFonts w:ascii="Courier New" w:hAnsi="Courier New" w:hint="default"/>
      </w:rPr>
    </w:lvl>
    <w:lvl w:ilvl="2" w:tplc="A8CC07BE">
      <w:start w:val="1"/>
      <w:numFmt w:val="bullet"/>
      <w:lvlText w:val=""/>
      <w:lvlJc w:val="left"/>
      <w:pPr>
        <w:ind w:left="2160" w:hanging="360"/>
      </w:pPr>
      <w:rPr>
        <w:rFonts w:ascii="Wingdings" w:hAnsi="Wingdings" w:hint="default"/>
      </w:rPr>
    </w:lvl>
    <w:lvl w:ilvl="3" w:tplc="7CF06076">
      <w:start w:val="1"/>
      <w:numFmt w:val="bullet"/>
      <w:lvlText w:val=""/>
      <w:lvlJc w:val="left"/>
      <w:pPr>
        <w:ind w:left="2880" w:hanging="360"/>
      </w:pPr>
      <w:rPr>
        <w:rFonts w:ascii="Symbol" w:hAnsi="Symbol" w:hint="default"/>
      </w:rPr>
    </w:lvl>
    <w:lvl w:ilvl="4" w:tplc="ECD43994">
      <w:start w:val="1"/>
      <w:numFmt w:val="bullet"/>
      <w:lvlText w:val="o"/>
      <w:lvlJc w:val="left"/>
      <w:pPr>
        <w:ind w:left="3600" w:hanging="360"/>
      </w:pPr>
      <w:rPr>
        <w:rFonts w:ascii="Courier New" w:hAnsi="Courier New" w:hint="default"/>
      </w:rPr>
    </w:lvl>
    <w:lvl w:ilvl="5" w:tplc="5DE8ECBA">
      <w:start w:val="1"/>
      <w:numFmt w:val="bullet"/>
      <w:lvlText w:val=""/>
      <w:lvlJc w:val="left"/>
      <w:pPr>
        <w:ind w:left="4320" w:hanging="360"/>
      </w:pPr>
      <w:rPr>
        <w:rFonts w:ascii="Wingdings" w:hAnsi="Wingdings" w:hint="default"/>
      </w:rPr>
    </w:lvl>
    <w:lvl w:ilvl="6" w:tplc="23280D34">
      <w:start w:val="1"/>
      <w:numFmt w:val="bullet"/>
      <w:lvlText w:val=""/>
      <w:lvlJc w:val="left"/>
      <w:pPr>
        <w:ind w:left="5040" w:hanging="360"/>
      </w:pPr>
      <w:rPr>
        <w:rFonts w:ascii="Symbol" w:hAnsi="Symbol" w:hint="default"/>
      </w:rPr>
    </w:lvl>
    <w:lvl w:ilvl="7" w:tplc="DE90DEBE">
      <w:start w:val="1"/>
      <w:numFmt w:val="bullet"/>
      <w:lvlText w:val="o"/>
      <w:lvlJc w:val="left"/>
      <w:pPr>
        <w:ind w:left="5760" w:hanging="360"/>
      </w:pPr>
      <w:rPr>
        <w:rFonts w:ascii="Courier New" w:hAnsi="Courier New" w:hint="default"/>
      </w:rPr>
    </w:lvl>
    <w:lvl w:ilvl="8" w:tplc="D18A359E">
      <w:start w:val="1"/>
      <w:numFmt w:val="bullet"/>
      <w:lvlText w:val=""/>
      <w:lvlJc w:val="left"/>
      <w:pPr>
        <w:ind w:left="6480" w:hanging="360"/>
      </w:pPr>
      <w:rPr>
        <w:rFonts w:ascii="Wingdings" w:hAnsi="Wingdings" w:hint="default"/>
      </w:rPr>
    </w:lvl>
  </w:abstractNum>
  <w:abstractNum w:abstractNumId="88" w15:restartNumberingAfterBreak="0">
    <w:nsid w:val="798B14BC"/>
    <w:multiLevelType w:val="hybridMultilevel"/>
    <w:tmpl w:val="2CFC2DEA"/>
    <w:lvl w:ilvl="0" w:tplc="F3246890">
      <w:start w:val="1"/>
      <w:numFmt w:val="bullet"/>
      <w:lvlText w:val=""/>
      <w:lvlJc w:val="left"/>
      <w:pPr>
        <w:ind w:left="720" w:hanging="360"/>
      </w:pPr>
      <w:rPr>
        <w:rFonts w:ascii="Symbol" w:hAnsi="Symbol" w:hint="default"/>
      </w:rPr>
    </w:lvl>
    <w:lvl w:ilvl="1" w:tplc="B5D2D6A2">
      <w:start w:val="1"/>
      <w:numFmt w:val="bullet"/>
      <w:lvlText w:val="o"/>
      <w:lvlJc w:val="left"/>
      <w:pPr>
        <w:ind w:left="1440" w:hanging="360"/>
      </w:pPr>
      <w:rPr>
        <w:rFonts w:ascii="Courier New" w:hAnsi="Courier New" w:hint="default"/>
      </w:rPr>
    </w:lvl>
    <w:lvl w:ilvl="2" w:tplc="B420B134">
      <w:start w:val="1"/>
      <w:numFmt w:val="bullet"/>
      <w:lvlText w:val=""/>
      <w:lvlJc w:val="left"/>
      <w:pPr>
        <w:ind w:left="2160" w:hanging="360"/>
      </w:pPr>
      <w:rPr>
        <w:rFonts w:ascii="Wingdings" w:hAnsi="Wingdings" w:hint="default"/>
      </w:rPr>
    </w:lvl>
    <w:lvl w:ilvl="3" w:tplc="990257DA">
      <w:start w:val="1"/>
      <w:numFmt w:val="bullet"/>
      <w:lvlText w:val=""/>
      <w:lvlJc w:val="left"/>
      <w:pPr>
        <w:ind w:left="2880" w:hanging="360"/>
      </w:pPr>
      <w:rPr>
        <w:rFonts w:ascii="Symbol" w:hAnsi="Symbol" w:hint="default"/>
      </w:rPr>
    </w:lvl>
    <w:lvl w:ilvl="4" w:tplc="A5C4B80A">
      <w:start w:val="1"/>
      <w:numFmt w:val="bullet"/>
      <w:lvlText w:val="o"/>
      <w:lvlJc w:val="left"/>
      <w:pPr>
        <w:ind w:left="3600" w:hanging="360"/>
      </w:pPr>
      <w:rPr>
        <w:rFonts w:ascii="Courier New" w:hAnsi="Courier New" w:hint="default"/>
      </w:rPr>
    </w:lvl>
    <w:lvl w:ilvl="5" w:tplc="DD3267D4">
      <w:start w:val="1"/>
      <w:numFmt w:val="bullet"/>
      <w:lvlText w:val=""/>
      <w:lvlJc w:val="left"/>
      <w:pPr>
        <w:ind w:left="4320" w:hanging="360"/>
      </w:pPr>
      <w:rPr>
        <w:rFonts w:ascii="Wingdings" w:hAnsi="Wingdings" w:hint="default"/>
      </w:rPr>
    </w:lvl>
    <w:lvl w:ilvl="6" w:tplc="B23C4386">
      <w:start w:val="1"/>
      <w:numFmt w:val="bullet"/>
      <w:lvlText w:val=""/>
      <w:lvlJc w:val="left"/>
      <w:pPr>
        <w:ind w:left="5040" w:hanging="360"/>
      </w:pPr>
      <w:rPr>
        <w:rFonts w:ascii="Symbol" w:hAnsi="Symbol" w:hint="default"/>
      </w:rPr>
    </w:lvl>
    <w:lvl w:ilvl="7" w:tplc="C4A20D88">
      <w:start w:val="1"/>
      <w:numFmt w:val="bullet"/>
      <w:lvlText w:val="o"/>
      <w:lvlJc w:val="left"/>
      <w:pPr>
        <w:ind w:left="5760" w:hanging="360"/>
      </w:pPr>
      <w:rPr>
        <w:rFonts w:ascii="Courier New" w:hAnsi="Courier New" w:hint="default"/>
      </w:rPr>
    </w:lvl>
    <w:lvl w:ilvl="8" w:tplc="5956CDD4">
      <w:start w:val="1"/>
      <w:numFmt w:val="bullet"/>
      <w:lvlText w:val=""/>
      <w:lvlJc w:val="left"/>
      <w:pPr>
        <w:ind w:left="6480" w:hanging="360"/>
      </w:pPr>
      <w:rPr>
        <w:rFonts w:ascii="Wingdings" w:hAnsi="Wingdings" w:hint="default"/>
      </w:rPr>
    </w:lvl>
  </w:abstractNum>
  <w:abstractNum w:abstractNumId="89" w15:restartNumberingAfterBreak="0">
    <w:nsid w:val="7B233915"/>
    <w:multiLevelType w:val="hybridMultilevel"/>
    <w:tmpl w:val="0F1CE2CC"/>
    <w:lvl w:ilvl="0" w:tplc="04070017">
      <w:start w:val="1"/>
      <w:numFmt w:val="lowerLetter"/>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90" w15:restartNumberingAfterBreak="0">
    <w:nsid w:val="7CB9E61A"/>
    <w:multiLevelType w:val="hybridMultilevel"/>
    <w:tmpl w:val="861EBC6C"/>
    <w:lvl w:ilvl="0" w:tplc="1F60F0B0">
      <w:start w:val="1"/>
      <w:numFmt w:val="bullet"/>
      <w:lvlText w:val="·"/>
      <w:lvlJc w:val="left"/>
      <w:pPr>
        <w:ind w:left="720" w:hanging="360"/>
      </w:pPr>
      <w:rPr>
        <w:rFonts w:ascii="Symbol" w:hAnsi="Symbol" w:hint="default"/>
      </w:rPr>
    </w:lvl>
    <w:lvl w:ilvl="1" w:tplc="3954D0B0">
      <w:start w:val="1"/>
      <w:numFmt w:val="bullet"/>
      <w:lvlText w:val="o"/>
      <w:lvlJc w:val="left"/>
      <w:pPr>
        <w:ind w:left="1440" w:hanging="360"/>
      </w:pPr>
      <w:rPr>
        <w:rFonts w:ascii="Courier New" w:hAnsi="Courier New" w:hint="default"/>
      </w:rPr>
    </w:lvl>
    <w:lvl w:ilvl="2" w:tplc="783C2920">
      <w:start w:val="1"/>
      <w:numFmt w:val="bullet"/>
      <w:lvlText w:val=""/>
      <w:lvlJc w:val="left"/>
      <w:pPr>
        <w:ind w:left="2160" w:hanging="360"/>
      </w:pPr>
      <w:rPr>
        <w:rFonts w:ascii="Wingdings" w:hAnsi="Wingdings" w:hint="default"/>
      </w:rPr>
    </w:lvl>
    <w:lvl w:ilvl="3" w:tplc="F59A95EC">
      <w:start w:val="1"/>
      <w:numFmt w:val="bullet"/>
      <w:lvlText w:val=""/>
      <w:lvlJc w:val="left"/>
      <w:pPr>
        <w:ind w:left="2880" w:hanging="360"/>
      </w:pPr>
      <w:rPr>
        <w:rFonts w:ascii="Symbol" w:hAnsi="Symbol" w:hint="default"/>
      </w:rPr>
    </w:lvl>
    <w:lvl w:ilvl="4" w:tplc="15604D56">
      <w:start w:val="1"/>
      <w:numFmt w:val="bullet"/>
      <w:lvlText w:val="o"/>
      <w:lvlJc w:val="left"/>
      <w:pPr>
        <w:ind w:left="3600" w:hanging="360"/>
      </w:pPr>
      <w:rPr>
        <w:rFonts w:ascii="Courier New" w:hAnsi="Courier New" w:hint="default"/>
      </w:rPr>
    </w:lvl>
    <w:lvl w:ilvl="5" w:tplc="299A77CA">
      <w:start w:val="1"/>
      <w:numFmt w:val="bullet"/>
      <w:lvlText w:val=""/>
      <w:lvlJc w:val="left"/>
      <w:pPr>
        <w:ind w:left="4320" w:hanging="360"/>
      </w:pPr>
      <w:rPr>
        <w:rFonts w:ascii="Wingdings" w:hAnsi="Wingdings" w:hint="default"/>
      </w:rPr>
    </w:lvl>
    <w:lvl w:ilvl="6" w:tplc="EB4A104C">
      <w:start w:val="1"/>
      <w:numFmt w:val="bullet"/>
      <w:lvlText w:val=""/>
      <w:lvlJc w:val="left"/>
      <w:pPr>
        <w:ind w:left="5040" w:hanging="360"/>
      </w:pPr>
      <w:rPr>
        <w:rFonts w:ascii="Symbol" w:hAnsi="Symbol" w:hint="default"/>
      </w:rPr>
    </w:lvl>
    <w:lvl w:ilvl="7" w:tplc="71AEA53A">
      <w:start w:val="1"/>
      <w:numFmt w:val="bullet"/>
      <w:lvlText w:val="o"/>
      <w:lvlJc w:val="left"/>
      <w:pPr>
        <w:ind w:left="5760" w:hanging="360"/>
      </w:pPr>
      <w:rPr>
        <w:rFonts w:ascii="Courier New" w:hAnsi="Courier New" w:hint="default"/>
      </w:rPr>
    </w:lvl>
    <w:lvl w:ilvl="8" w:tplc="1742C4DA">
      <w:start w:val="1"/>
      <w:numFmt w:val="bullet"/>
      <w:lvlText w:val=""/>
      <w:lvlJc w:val="left"/>
      <w:pPr>
        <w:ind w:left="6480" w:hanging="360"/>
      </w:pPr>
      <w:rPr>
        <w:rFonts w:ascii="Wingdings" w:hAnsi="Wingdings" w:hint="default"/>
      </w:rPr>
    </w:lvl>
  </w:abstractNum>
  <w:abstractNum w:abstractNumId="91" w15:restartNumberingAfterBreak="0">
    <w:nsid w:val="7E5E9C6B"/>
    <w:multiLevelType w:val="hybridMultilevel"/>
    <w:tmpl w:val="0DF6D91E"/>
    <w:lvl w:ilvl="0" w:tplc="EC02A062">
      <w:start w:val="1"/>
      <w:numFmt w:val="lowerLetter"/>
      <w:lvlText w:val="%1)"/>
      <w:lvlJc w:val="left"/>
      <w:pPr>
        <w:ind w:left="720" w:hanging="360"/>
      </w:pPr>
    </w:lvl>
    <w:lvl w:ilvl="1" w:tplc="3A0675D4">
      <w:start w:val="1"/>
      <w:numFmt w:val="lowerLetter"/>
      <w:lvlText w:val="%2."/>
      <w:lvlJc w:val="left"/>
      <w:pPr>
        <w:ind w:left="1440" w:hanging="360"/>
      </w:pPr>
    </w:lvl>
    <w:lvl w:ilvl="2" w:tplc="A372DDA6">
      <w:start w:val="1"/>
      <w:numFmt w:val="lowerRoman"/>
      <w:lvlText w:val="%3."/>
      <w:lvlJc w:val="right"/>
      <w:pPr>
        <w:ind w:left="2160" w:hanging="180"/>
      </w:pPr>
    </w:lvl>
    <w:lvl w:ilvl="3" w:tplc="B7CECA88">
      <w:start w:val="1"/>
      <w:numFmt w:val="decimal"/>
      <w:lvlText w:val="%4."/>
      <w:lvlJc w:val="left"/>
      <w:pPr>
        <w:ind w:left="2880" w:hanging="360"/>
      </w:pPr>
    </w:lvl>
    <w:lvl w:ilvl="4" w:tplc="78B2DD7A">
      <w:start w:val="1"/>
      <w:numFmt w:val="lowerLetter"/>
      <w:lvlText w:val="%5."/>
      <w:lvlJc w:val="left"/>
      <w:pPr>
        <w:ind w:left="3600" w:hanging="360"/>
      </w:pPr>
    </w:lvl>
    <w:lvl w:ilvl="5" w:tplc="2C309508">
      <w:start w:val="1"/>
      <w:numFmt w:val="lowerRoman"/>
      <w:lvlText w:val="%6."/>
      <w:lvlJc w:val="right"/>
      <w:pPr>
        <w:ind w:left="4320" w:hanging="180"/>
      </w:pPr>
    </w:lvl>
    <w:lvl w:ilvl="6" w:tplc="FC10B71E">
      <w:start w:val="1"/>
      <w:numFmt w:val="decimal"/>
      <w:lvlText w:val="%7."/>
      <w:lvlJc w:val="left"/>
      <w:pPr>
        <w:ind w:left="5040" w:hanging="360"/>
      </w:pPr>
    </w:lvl>
    <w:lvl w:ilvl="7" w:tplc="8CE22C00">
      <w:start w:val="1"/>
      <w:numFmt w:val="lowerLetter"/>
      <w:lvlText w:val="%8."/>
      <w:lvlJc w:val="left"/>
      <w:pPr>
        <w:ind w:left="5760" w:hanging="360"/>
      </w:pPr>
    </w:lvl>
    <w:lvl w:ilvl="8" w:tplc="8B0A6BE4">
      <w:start w:val="1"/>
      <w:numFmt w:val="lowerRoman"/>
      <w:lvlText w:val="%9."/>
      <w:lvlJc w:val="right"/>
      <w:pPr>
        <w:ind w:left="6480" w:hanging="180"/>
      </w:pPr>
    </w:lvl>
  </w:abstractNum>
  <w:abstractNum w:abstractNumId="92" w15:restartNumberingAfterBreak="0">
    <w:nsid w:val="7E972ED3"/>
    <w:multiLevelType w:val="hybridMultilevel"/>
    <w:tmpl w:val="F27AC70A"/>
    <w:lvl w:ilvl="0" w:tplc="313A0BDA">
      <w:start w:val="1"/>
      <w:numFmt w:val="lowerLetter"/>
      <w:lvlText w:val="(%1)"/>
      <w:lvlJc w:val="left"/>
      <w:pPr>
        <w:ind w:left="720" w:hanging="360"/>
      </w:pPr>
      <w:rPr>
        <w:rFonts w:hint="default"/>
      </w:r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num w:numId="1" w16cid:durableId="950477457">
    <w:abstractNumId w:val="47"/>
  </w:num>
  <w:num w:numId="2" w16cid:durableId="1950965844">
    <w:abstractNumId w:val="24"/>
  </w:num>
  <w:num w:numId="3" w16cid:durableId="833648023">
    <w:abstractNumId w:val="26"/>
  </w:num>
  <w:num w:numId="4" w16cid:durableId="755901430">
    <w:abstractNumId w:val="83"/>
  </w:num>
  <w:num w:numId="5" w16cid:durableId="47842566">
    <w:abstractNumId w:val="80"/>
  </w:num>
  <w:num w:numId="6" w16cid:durableId="83764021">
    <w:abstractNumId w:val="69"/>
  </w:num>
  <w:num w:numId="7" w16cid:durableId="425460348">
    <w:abstractNumId w:val="30"/>
  </w:num>
  <w:num w:numId="8" w16cid:durableId="472527900">
    <w:abstractNumId w:val="28"/>
  </w:num>
  <w:num w:numId="9" w16cid:durableId="783962712">
    <w:abstractNumId w:val="78"/>
  </w:num>
  <w:num w:numId="10" w16cid:durableId="118501758">
    <w:abstractNumId w:val="9"/>
  </w:num>
  <w:num w:numId="11" w16cid:durableId="1435056584">
    <w:abstractNumId w:val="91"/>
  </w:num>
  <w:num w:numId="12" w16cid:durableId="908538659">
    <w:abstractNumId w:val="1"/>
  </w:num>
  <w:num w:numId="13" w16cid:durableId="1119957295">
    <w:abstractNumId w:val="43"/>
  </w:num>
  <w:num w:numId="14" w16cid:durableId="1508981508">
    <w:abstractNumId w:val="19"/>
  </w:num>
  <w:num w:numId="15" w16cid:durableId="2115242067">
    <w:abstractNumId w:val="46"/>
  </w:num>
  <w:num w:numId="16" w16cid:durableId="1918054631">
    <w:abstractNumId w:val="58"/>
  </w:num>
  <w:num w:numId="17" w16cid:durableId="942155773">
    <w:abstractNumId w:val="25"/>
  </w:num>
  <w:num w:numId="18" w16cid:durableId="1183200310">
    <w:abstractNumId w:val="15"/>
  </w:num>
  <w:num w:numId="19" w16cid:durableId="18118774">
    <w:abstractNumId w:val="8"/>
  </w:num>
  <w:num w:numId="20" w16cid:durableId="1167550180">
    <w:abstractNumId w:val="56"/>
  </w:num>
  <w:num w:numId="21" w16cid:durableId="1445155828">
    <w:abstractNumId w:val="81"/>
  </w:num>
  <w:num w:numId="22" w16cid:durableId="360937814">
    <w:abstractNumId w:val="29"/>
  </w:num>
  <w:num w:numId="23" w16cid:durableId="1906450145">
    <w:abstractNumId w:val="35"/>
  </w:num>
  <w:num w:numId="24" w16cid:durableId="1408458833">
    <w:abstractNumId w:val="16"/>
  </w:num>
  <w:num w:numId="25" w16cid:durableId="809135721">
    <w:abstractNumId w:val="79"/>
  </w:num>
  <w:num w:numId="26" w16cid:durableId="31852640">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64208138">
    <w:abstractNumId w:val="79"/>
  </w:num>
  <w:num w:numId="28" w16cid:durableId="150754177">
    <w:abstractNumId w:val="3"/>
  </w:num>
  <w:num w:numId="29" w16cid:durableId="1904217204">
    <w:abstractNumId w:val="68"/>
  </w:num>
  <w:num w:numId="30" w16cid:durableId="1510220360">
    <w:abstractNumId w:val="67"/>
  </w:num>
  <w:num w:numId="31" w16cid:durableId="1126853808">
    <w:abstractNumId w:val="45"/>
  </w:num>
  <w:num w:numId="32" w16cid:durableId="1556315306">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73656733">
    <w:abstractNumId w:val="82"/>
  </w:num>
  <w:num w:numId="34" w16cid:durableId="1247180778">
    <w:abstractNumId w:val="82"/>
  </w:num>
  <w:num w:numId="35" w16cid:durableId="1526483595">
    <w:abstractNumId w:val="82"/>
    <w:lvlOverride w:ilvl="0">
      <w:startOverride w:val="9"/>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02717430">
    <w:abstractNumId w:val="62"/>
  </w:num>
  <w:num w:numId="37" w16cid:durableId="597062362">
    <w:abstractNumId w:val="77"/>
  </w:num>
  <w:num w:numId="38" w16cid:durableId="1482768177">
    <w:abstractNumId w:val="82"/>
    <w:lvlOverride w:ilvl="0">
      <w:startOverride w:val="9"/>
    </w:lvlOverride>
    <w:lvlOverride w:ilvl="1">
      <w:startOverride w:val="8"/>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842236008">
    <w:abstractNumId w:val="63"/>
  </w:num>
  <w:num w:numId="40" w16cid:durableId="1675523311">
    <w:abstractNumId w:val="17"/>
  </w:num>
  <w:num w:numId="41" w16cid:durableId="22220065">
    <w:abstractNumId w:val="60"/>
  </w:num>
  <w:num w:numId="42" w16cid:durableId="16129139">
    <w:abstractNumId w:val="73"/>
  </w:num>
  <w:num w:numId="43" w16cid:durableId="1932354110">
    <w:abstractNumId w:val="48"/>
  </w:num>
  <w:num w:numId="44" w16cid:durableId="281965029">
    <w:abstractNumId w:val="84"/>
  </w:num>
  <w:num w:numId="45" w16cid:durableId="1318338269">
    <w:abstractNumId w:val="70"/>
  </w:num>
  <w:num w:numId="46" w16cid:durableId="899290857">
    <w:abstractNumId w:val="6"/>
  </w:num>
  <w:num w:numId="47" w16cid:durableId="2140872461">
    <w:abstractNumId w:val="64"/>
  </w:num>
  <w:num w:numId="48" w16cid:durableId="1316757744">
    <w:abstractNumId w:val="82"/>
    <w:lvlOverride w:ilvl="0">
      <w:startOverride w:val="6"/>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251505277">
    <w:abstractNumId w:val="0"/>
  </w:num>
  <w:num w:numId="50" w16cid:durableId="2041740766">
    <w:abstractNumId w:val="38"/>
  </w:num>
  <w:num w:numId="51" w16cid:durableId="1683436127">
    <w:abstractNumId w:val="74"/>
  </w:num>
  <w:num w:numId="52" w16cid:durableId="681199866">
    <w:abstractNumId w:val="74"/>
    <w:lvlOverride w:ilvl="0">
      <w:startOverride w:val="1"/>
    </w:lvlOverride>
  </w:num>
  <w:num w:numId="53" w16cid:durableId="1670477636">
    <w:abstractNumId w:val="54"/>
  </w:num>
  <w:num w:numId="54" w16cid:durableId="665863104">
    <w:abstractNumId w:val="74"/>
    <w:lvlOverride w:ilvl="0">
      <w:startOverride w:val="1"/>
    </w:lvlOverride>
  </w:num>
  <w:num w:numId="55" w16cid:durableId="664280135">
    <w:abstractNumId w:val="74"/>
    <w:lvlOverride w:ilvl="0">
      <w:startOverride w:val="1"/>
    </w:lvlOverride>
  </w:num>
  <w:num w:numId="56" w16cid:durableId="2086485618">
    <w:abstractNumId w:val="33"/>
  </w:num>
  <w:num w:numId="57" w16cid:durableId="926302586">
    <w:abstractNumId w:val="55"/>
  </w:num>
  <w:num w:numId="58" w16cid:durableId="1615792560">
    <w:abstractNumId w:val="88"/>
  </w:num>
  <w:num w:numId="59" w16cid:durableId="754128871">
    <w:abstractNumId w:val="72"/>
  </w:num>
  <w:num w:numId="60" w16cid:durableId="47847124">
    <w:abstractNumId w:val="7"/>
  </w:num>
  <w:num w:numId="61" w16cid:durableId="2001036783">
    <w:abstractNumId w:val="42"/>
  </w:num>
  <w:num w:numId="62" w16cid:durableId="1100297761">
    <w:abstractNumId w:val="21"/>
  </w:num>
  <w:num w:numId="63" w16cid:durableId="348219499">
    <w:abstractNumId w:val="36"/>
  </w:num>
  <w:num w:numId="64" w16cid:durableId="1332610121">
    <w:abstractNumId w:val="2"/>
  </w:num>
  <w:num w:numId="65" w16cid:durableId="660545165">
    <w:abstractNumId w:val="59"/>
  </w:num>
  <w:num w:numId="66" w16cid:durableId="279845183">
    <w:abstractNumId w:val="10"/>
  </w:num>
  <w:num w:numId="67" w16cid:durableId="445389399">
    <w:abstractNumId w:val="12"/>
  </w:num>
  <w:num w:numId="68" w16cid:durableId="1401824830">
    <w:abstractNumId w:val="76"/>
  </w:num>
  <w:num w:numId="69" w16cid:durableId="1706439543">
    <w:abstractNumId w:val="51"/>
  </w:num>
  <w:num w:numId="70" w16cid:durableId="627398551">
    <w:abstractNumId w:val="39"/>
  </w:num>
  <w:num w:numId="71" w16cid:durableId="1189413056">
    <w:abstractNumId w:val="20"/>
  </w:num>
  <w:num w:numId="72" w16cid:durableId="613486589">
    <w:abstractNumId w:val="44"/>
  </w:num>
  <w:num w:numId="73" w16cid:durableId="1627352616">
    <w:abstractNumId w:val="85"/>
  </w:num>
  <w:num w:numId="74" w16cid:durableId="850336420">
    <w:abstractNumId w:val="61"/>
  </w:num>
  <w:num w:numId="75" w16cid:durableId="1799881926">
    <w:abstractNumId w:val="86"/>
  </w:num>
  <w:num w:numId="76" w16cid:durableId="1313172593">
    <w:abstractNumId w:val="14"/>
  </w:num>
  <w:num w:numId="77" w16cid:durableId="1399282420">
    <w:abstractNumId w:val="13"/>
  </w:num>
  <w:num w:numId="78" w16cid:durableId="184057716">
    <w:abstractNumId w:val="18"/>
  </w:num>
  <w:num w:numId="79" w16cid:durableId="969474889">
    <w:abstractNumId w:val="49"/>
  </w:num>
  <w:num w:numId="80" w16cid:durableId="713237680">
    <w:abstractNumId w:val="66"/>
  </w:num>
  <w:num w:numId="81" w16cid:durableId="323438338">
    <w:abstractNumId w:val="38"/>
  </w:num>
  <w:num w:numId="82" w16cid:durableId="2121025543">
    <w:abstractNumId w:val="52"/>
  </w:num>
  <w:num w:numId="83" w16cid:durableId="195043074">
    <w:abstractNumId w:val="11"/>
  </w:num>
  <w:num w:numId="84" w16cid:durableId="1625305499">
    <w:abstractNumId w:val="57"/>
  </w:num>
  <w:num w:numId="85" w16cid:durableId="1880391035">
    <w:abstractNumId w:val="92"/>
  </w:num>
  <w:num w:numId="86" w16cid:durableId="726875957">
    <w:abstractNumId w:val="20"/>
  </w:num>
  <w:num w:numId="87" w16cid:durableId="599872252">
    <w:abstractNumId w:val="43"/>
  </w:num>
  <w:num w:numId="88" w16cid:durableId="418332714">
    <w:abstractNumId w:val="46"/>
  </w:num>
  <w:num w:numId="89" w16cid:durableId="330718038">
    <w:abstractNumId w:val="58"/>
  </w:num>
  <w:num w:numId="90" w16cid:durableId="1944456422">
    <w:abstractNumId w:val="25"/>
  </w:num>
  <w:num w:numId="91" w16cid:durableId="173347351">
    <w:abstractNumId w:val="65"/>
  </w:num>
  <w:num w:numId="92" w16cid:durableId="355347125">
    <w:abstractNumId w:val="40"/>
  </w:num>
  <w:num w:numId="93" w16cid:durableId="1256743988">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1806854632">
    <w:abstractNumId w:val="88"/>
  </w:num>
  <w:num w:numId="95" w16cid:durableId="1473332261">
    <w:abstractNumId w:val="63"/>
  </w:num>
  <w:num w:numId="96" w16cid:durableId="850335062">
    <w:abstractNumId w:val="31"/>
  </w:num>
  <w:num w:numId="97" w16cid:durableId="642851343">
    <w:abstractNumId w:val="22"/>
  </w:num>
  <w:num w:numId="98" w16cid:durableId="1394962776">
    <w:abstractNumId w:val="53"/>
  </w:num>
  <w:num w:numId="99" w16cid:durableId="2101559201">
    <w:abstractNumId w:val="89"/>
  </w:num>
  <w:num w:numId="100" w16cid:durableId="1302031317">
    <w:abstractNumId w:val="38"/>
  </w:num>
  <w:num w:numId="101" w16cid:durableId="580793590">
    <w:abstractNumId w:val="75"/>
  </w:num>
  <w:num w:numId="102" w16cid:durableId="1027562415">
    <w:abstractNumId w:val="5"/>
  </w:num>
  <w:num w:numId="103" w16cid:durableId="808212214">
    <w:abstractNumId w:val="90"/>
  </w:num>
  <w:num w:numId="104" w16cid:durableId="615596521">
    <w:abstractNumId w:val="23"/>
  </w:num>
  <w:num w:numId="105" w16cid:durableId="747312335">
    <w:abstractNumId w:val="32"/>
  </w:num>
  <w:num w:numId="106" w16cid:durableId="1798723445">
    <w:abstractNumId w:val="71"/>
  </w:num>
  <w:num w:numId="107" w16cid:durableId="702482534">
    <w:abstractNumId w:val="87"/>
  </w:num>
  <w:num w:numId="108" w16cid:durableId="2135713181">
    <w:abstractNumId w:val="82"/>
  </w:num>
  <w:num w:numId="109" w16cid:durableId="705643380">
    <w:abstractNumId w:val="4"/>
  </w:num>
  <w:num w:numId="110" w16cid:durableId="334118134">
    <w:abstractNumId w:val="38"/>
  </w:num>
  <w:num w:numId="111" w16cid:durableId="529226353">
    <w:abstractNumId w:val="37"/>
  </w:num>
  <w:num w:numId="112" w16cid:durableId="1776710331">
    <w:abstractNumId w:val="82"/>
  </w:num>
  <w:num w:numId="113" w16cid:durableId="1659842274">
    <w:abstractNumId w:val="82"/>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 w16cid:durableId="467430180">
    <w:abstractNumId w:val="8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 w16cid:durableId="394816426">
    <w:abstractNumId w:val="82"/>
    <w:lvlOverride w:ilvl="0">
      <w:startOverride w:val="9"/>
    </w:lvlOverride>
    <w:lvlOverride w:ilvl="1">
      <w:startOverride w:val="8"/>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 w16cid:durableId="484006327">
    <w:abstractNumId w:val="38"/>
  </w:num>
  <w:num w:numId="117" w16cid:durableId="1486554373">
    <w:abstractNumId w:val="41"/>
  </w:num>
  <w:num w:numId="118" w16cid:durableId="952979301">
    <w:abstractNumId w:val="50"/>
  </w:num>
  <w:num w:numId="119" w16cid:durableId="499469528">
    <w:abstractNumId w:val="27"/>
  </w:num>
  <w:num w:numId="120" w16cid:durableId="552037924">
    <w:abstractNumId w:val="34"/>
  </w:num>
  <w:numIdMacAtCleanup w:val="1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onstantinos Tserpes">
    <w15:presenceInfo w15:providerId="AD" w15:userId="S::tserpes@ntua.gr::1aab6864-5ffc-49f4-98b4-55b784cc08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removeDateAndTime/>
  <w:activeWritingStyle w:appName="MSWord" w:lang="de-DE"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de-DE" w:vendorID="64" w:dllVersion="0" w:nlCheck="1" w:checkStyle="0"/>
  <w:activeWritingStyle w:appName="MSWord" w:lang="fr-FR" w:vendorID="64" w:dllVersion="0" w:nlCheck="1" w:checkStyle="0"/>
  <w:activeWritingStyle w:appName="MSWord" w:lang="en-GB" w:vendorID="64" w:dllVersion="4096" w:nlCheck="1" w:checkStyle="0"/>
  <w:activeWritingStyle w:appName="MSWord" w:lang="en-US" w:vendorID="64" w:dllVersion="4096" w:nlCheck="1" w:checkStyle="0"/>
  <w:proofState w:spelling="clean" w:grammar="clean"/>
  <w:stylePaneFormatFilter w:val="9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1"/>
  <w:trackRevisions/>
  <w:defaultTabStop w:val="708"/>
  <w:hyphenationZone w:val="425"/>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7AF5"/>
    <w:rsid w:val="000020FA"/>
    <w:rsid w:val="000052BD"/>
    <w:rsid w:val="00005789"/>
    <w:rsid w:val="00007E7B"/>
    <w:rsid w:val="0001360F"/>
    <w:rsid w:val="000157EA"/>
    <w:rsid w:val="00015C6D"/>
    <w:rsid w:val="00020CB8"/>
    <w:rsid w:val="00023DC4"/>
    <w:rsid w:val="000250C0"/>
    <w:rsid w:val="00027DDE"/>
    <w:rsid w:val="00037A52"/>
    <w:rsid w:val="00042D4B"/>
    <w:rsid w:val="00051C00"/>
    <w:rsid w:val="00051CB9"/>
    <w:rsid w:val="00052FED"/>
    <w:rsid w:val="00053E5E"/>
    <w:rsid w:val="00054F71"/>
    <w:rsid w:val="00057707"/>
    <w:rsid w:val="0006500C"/>
    <w:rsid w:val="00065A99"/>
    <w:rsid w:val="00072A87"/>
    <w:rsid w:val="0007330C"/>
    <w:rsid w:val="00073619"/>
    <w:rsid w:val="000736FC"/>
    <w:rsid w:val="0007518C"/>
    <w:rsid w:val="00076C6E"/>
    <w:rsid w:val="00084E57"/>
    <w:rsid w:val="00090261"/>
    <w:rsid w:val="0009486A"/>
    <w:rsid w:val="0009776B"/>
    <w:rsid w:val="00097C08"/>
    <w:rsid w:val="000A16DC"/>
    <w:rsid w:val="000A290B"/>
    <w:rsid w:val="000A2C86"/>
    <w:rsid w:val="000A3124"/>
    <w:rsid w:val="000A5518"/>
    <w:rsid w:val="000A6E78"/>
    <w:rsid w:val="000A7471"/>
    <w:rsid w:val="000B032E"/>
    <w:rsid w:val="000B53E4"/>
    <w:rsid w:val="000B72A7"/>
    <w:rsid w:val="000B76A3"/>
    <w:rsid w:val="000C3FE4"/>
    <w:rsid w:val="000C4667"/>
    <w:rsid w:val="000C7ABD"/>
    <w:rsid w:val="000D5739"/>
    <w:rsid w:val="000D5942"/>
    <w:rsid w:val="000E5363"/>
    <w:rsid w:val="000E71ED"/>
    <w:rsid w:val="000F0B97"/>
    <w:rsid w:val="00101A02"/>
    <w:rsid w:val="00105243"/>
    <w:rsid w:val="00107959"/>
    <w:rsid w:val="00111D3F"/>
    <w:rsid w:val="00111E74"/>
    <w:rsid w:val="00113A32"/>
    <w:rsid w:val="001142C9"/>
    <w:rsid w:val="001142E0"/>
    <w:rsid w:val="00117D79"/>
    <w:rsid w:val="001212E2"/>
    <w:rsid w:val="00122571"/>
    <w:rsid w:val="00123A47"/>
    <w:rsid w:val="00123AA8"/>
    <w:rsid w:val="001250D8"/>
    <w:rsid w:val="001311CA"/>
    <w:rsid w:val="00141401"/>
    <w:rsid w:val="0014148C"/>
    <w:rsid w:val="001426EE"/>
    <w:rsid w:val="001428C2"/>
    <w:rsid w:val="00142E73"/>
    <w:rsid w:val="00145BB9"/>
    <w:rsid w:val="00145BCD"/>
    <w:rsid w:val="00150691"/>
    <w:rsid w:val="0015797C"/>
    <w:rsid w:val="00177775"/>
    <w:rsid w:val="001822A1"/>
    <w:rsid w:val="001834C9"/>
    <w:rsid w:val="001903A9"/>
    <w:rsid w:val="00190FD1"/>
    <w:rsid w:val="001925AB"/>
    <w:rsid w:val="0019510A"/>
    <w:rsid w:val="001A16D8"/>
    <w:rsid w:val="001A35E1"/>
    <w:rsid w:val="001A77E7"/>
    <w:rsid w:val="001B0258"/>
    <w:rsid w:val="001B3E87"/>
    <w:rsid w:val="001B6ED7"/>
    <w:rsid w:val="001B79DC"/>
    <w:rsid w:val="001C25D2"/>
    <w:rsid w:val="001D0077"/>
    <w:rsid w:val="001D2FEA"/>
    <w:rsid w:val="001D553C"/>
    <w:rsid w:val="001D55B7"/>
    <w:rsid w:val="001D6244"/>
    <w:rsid w:val="001D62E5"/>
    <w:rsid w:val="001E019F"/>
    <w:rsid w:val="001E2280"/>
    <w:rsid w:val="001E30DC"/>
    <w:rsid w:val="001E4062"/>
    <w:rsid w:val="001F1B88"/>
    <w:rsid w:val="001F3938"/>
    <w:rsid w:val="001F4C33"/>
    <w:rsid w:val="001F7B52"/>
    <w:rsid w:val="0020223E"/>
    <w:rsid w:val="00202DC6"/>
    <w:rsid w:val="00203A0F"/>
    <w:rsid w:val="00203F75"/>
    <w:rsid w:val="0020471D"/>
    <w:rsid w:val="00204FE1"/>
    <w:rsid w:val="0020551A"/>
    <w:rsid w:val="00207B3C"/>
    <w:rsid w:val="002108D5"/>
    <w:rsid w:val="00211A4D"/>
    <w:rsid w:val="002154F2"/>
    <w:rsid w:val="00216231"/>
    <w:rsid w:val="00216430"/>
    <w:rsid w:val="002170B7"/>
    <w:rsid w:val="002178DD"/>
    <w:rsid w:val="00217EB1"/>
    <w:rsid w:val="00220AC7"/>
    <w:rsid w:val="00222CAF"/>
    <w:rsid w:val="00224974"/>
    <w:rsid w:val="0022585E"/>
    <w:rsid w:val="00232EBD"/>
    <w:rsid w:val="00236899"/>
    <w:rsid w:val="00237F08"/>
    <w:rsid w:val="00246873"/>
    <w:rsid w:val="00252134"/>
    <w:rsid w:val="002616F4"/>
    <w:rsid w:val="00263574"/>
    <w:rsid w:val="00264B90"/>
    <w:rsid w:val="00265B94"/>
    <w:rsid w:val="00265E06"/>
    <w:rsid w:val="002663F2"/>
    <w:rsid w:val="00272530"/>
    <w:rsid w:val="00280684"/>
    <w:rsid w:val="00282A6C"/>
    <w:rsid w:val="00282D3E"/>
    <w:rsid w:val="00283CEE"/>
    <w:rsid w:val="00284818"/>
    <w:rsid w:val="002851F3"/>
    <w:rsid w:val="002877F8"/>
    <w:rsid w:val="0029104D"/>
    <w:rsid w:val="00291C24"/>
    <w:rsid w:val="00292B78"/>
    <w:rsid w:val="002A0014"/>
    <w:rsid w:val="002A01A8"/>
    <w:rsid w:val="002A3548"/>
    <w:rsid w:val="002A4466"/>
    <w:rsid w:val="002A6805"/>
    <w:rsid w:val="002A7D48"/>
    <w:rsid w:val="002B3A95"/>
    <w:rsid w:val="002B5C93"/>
    <w:rsid w:val="002B7C06"/>
    <w:rsid w:val="002C1C02"/>
    <w:rsid w:val="002C1C91"/>
    <w:rsid w:val="002C45CA"/>
    <w:rsid w:val="002C4E7C"/>
    <w:rsid w:val="002C65EB"/>
    <w:rsid w:val="002C6771"/>
    <w:rsid w:val="002C6F5A"/>
    <w:rsid w:val="002D18DB"/>
    <w:rsid w:val="002D2C68"/>
    <w:rsid w:val="002D38A1"/>
    <w:rsid w:val="002D4386"/>
    <w:rsid w:val="002E2115"/>
    <w:rsid w:val="002E336A"/>
    <w:rsid w:val="002E3C75"/>
    <w:rsid w:val="002E7626"/>
    <w:rsid w:val="002E76AF"/>
    <w:rsid w:val="002F0588"/>
    <w:rsid w:val="002F06A9"/>
    <w:rsid w:val="002F0E2C"/>
    <w:rsid w:val="002F276F"/>
    <w:rsid w:val="002F2AF6"/>
    <w:rsid w:val="002F59D7"/>
    <w:rsid w:val="002F69DB"/>
    <w:rsid w:val="00302B99"/>
    <w:rsid w:val="0030319B"/>
    <w:rsid w:val="00303994"/>
    <w:rsid w:val="00305B70"/>
    <w:rsid w:val="00307C82"/>
    <w:rsid w:val="00312B26"/>
    <w:rsid w:val="00315324"/>
    <w:rsid w:val="003156AE"/>
    <w:rsid w:val="00315B7D"/>
    <w:rsid w:val="00316E86"/>
    <w:rsid w:val="00317EF4"/>
    <w:rsid w:val="003202F5"/>
    <w:rsid w:val="00320512"/>
    <w:rsid w:val="00320864"/>
    <w:rsid w:val="00320919"/>
    <w:rsid w:val="00322442"/>
    <w:rsid w:val="003225A2"/>
    <w:rsid w:val="00336E27"/>
    <w:rsid w:val="0033710A"/>
    <w:rsid w:val="00337E7C"/>
    <w:rsid w:val="003412D7"/>
    <w:rsid w:val="003428F6"/>
    <w:rsid w:val="0035092D"/>
    <w:rsid w:val="003520A7"/>
    <w:rsid w:val="0035244E"/>
    <w:rsid w:val="003539AB"/>
    <w:rsid w:val="003565F3"/>
    <w:rsid w:val="00360A01"/>
    <w:rsid w:val="003655BA"/>
    <w:rsid w:val="00372922"/>
    <w:rsid w:val="00383D8A"/>
    <w:rsid w:val="0038439D"/>
    <w:rsid w:val="003864D0"/>
    <w:rsid w:val="003938B7"/>
    <w:rsid w:val="00395F37"/>
    <w:rsid w:val="003A197A"/>
    <w:rsid w:val="003A613C"/>
    <w:rsid w:val="003A7880"/>
    <w:rsid w:val="003B01F7"/>
    <w:rsid w:val="003B04E8"/>
    <w:rsid w:val="003B323F"/>
    <w:rsid w:val="003B361D"/>
    <w:rsid w:val="003B4101"/>
    <w:rsid w:val="003B7F83"/>
    <w:rsid w:val="003C0C13"/>
    <w:rsid w:val="003C3EED"/>
    <w:rsid w:val="003D18A7"/>
    <w:rsid w:val="003D3E1E"/>
    <w:rsid w:val="003D4825"/>
    <w:rsid w:val="003E024A"/>
    <w:rsid w:val="003E0BA7"/>
    <w:rsid w:val="003E2EB8"/>
    <w:rsid w:val="003E5CE6"/>
    <w:rsid w:val="003E618B"/>
    <w:rsid w:val="003E7378"/>
    <w:rsid w:val="003E7AEC"/>
    <w:rsid w:val="003F5E56"/>
    <w:rsid w:val="00400D2E"/>
    <w:rsid w:val="004033D8"/>
    <w:rsid w:val="0040475C"/>
    <w:rsid w:val="00404E21"/>
    <w:rsid w:val="004062F4"/>
    <w:rsid w:val="00410AEE"/>
    <w:rsid w:val="00411497"/>
    <w:rsid w:val="0041227D"/>
    <w:rsid w:val="00412380"/>
    <w:rsid w:val="00413E52"/>
    <w:rsid w:val="00415BB3"/>
    <w:rsid w:val="004164ED"/>
    <w:rsid w:val="00417DD8"/>
    <w:rsid w:val="0042286B"/>
    <w:rsid w:val="00424BEE"/>
    <w:rsid w:val="00432800"/>
    <w:rsid w:val="00435DA0"/>
    <w:rsid w:val="00440430"/>
    <w:rsid w:val="004468D5"/>
    <w:rsid w:val="00450844"/>
    <w:rsid w:val="00450851"/>
    <w:rsid w:val="00451232"/>
    <w:rsid w:val="00451265"/>
    <w:rsid w:val="00454039"/>
    <w:rsid w:val="00454C89"/>
    <w:rsid w:val="0045649F"/>
    <w:rsid w:val="00456E01"/>
    <w:rsid w:val="0046110B"/>
    <w:rsid w:val="004629C9"/>
    <w:rsid w:val="00465DCA"/>
    <w:rsid w:val="0047349C"/>
    <w:rsid w:val="004764EF"/>
    <w:rsid w:val="004819AB"/>
    <w:rsid w:val="00483971"/>
    <w:rsid w:val="004851F4"/>
    <w:rsid w:val="00490D16"/>
    <w:rsid w:val="00494ED0"/>
    <w:rsid w:val="004952D6"/>
    <w:rsid w:val="00496AC5"/>
    <w:rsid w:val="00496F1B"/>
    <w:rsid w:val="004A0617"/>
    <w:rsid w:val="004A2BF8"/>
    <w:rsid w:val="004A3646"/>
    <w:rsid w:val="004A6425"/>
    <w:rsid w:val="004A7E59"/>
    <w:rsid w:val="004A7EE3"/>
    <w:rsid w:val="004B2D59"/>
    <w:rsid w:val="004C11B7"/>
    <w:rsid w:val="004C18BF"/>
    <w:rsid w:val="004C192A"/>
    <w:rsid w:val="004C1B44"/>
    <w:rsid w:val="004C24DA"/>
    <w:rsid w:val="004C69BE"/>
    <w:rsid w:val="004C7F44"/>
    <w:rsid w:val="004D16E0"/>
    <w:rsid w:val="004D46D0"/>
    <w:rsid w:val="004D6503"/>
    <w:rsid w:val="004E00A6"/>
    <w:rsid w:val="004E10F3"/>
    <w:rsid w:val="004F1159"/>
    <w:rsid w:val="004F5239"/>
    <w:rsid w:val="005001DB"/>
    <w:rsid w:val="00500AFE"/>
    <w:rsid w:val="00503231"/>
    <w:rsid w:val="00506C12"/>
    <w:rsid w:val="00507CFF"/>
    <w:rsid w:val="00511D8D"/>
    <w:rsid w:val="00512548"/>
    <w:rsid w:val="005142F2"/>
    <w:rsid w:val="00514FB6"/>
    <w:rsid w:val="00521A4F"/>
    <w:rsid w:val="00521C70"/>
    <w:rsid w:val="0052216D"/>
    <w:rsid w:val="00524628"/>
    <w:rsid w:val="00526BF9"/>
    <w:rsid w:val="00527A35"/>
    <w:rsid w:val="00531865"/>
    <w:rsid w:val="00532D6C"/>
    <w:rsid w:val="005335FD"/>
    <w:rsid w:val="005355A0"/>
    <w:rsid w:val="00537F12"/>
    <w:rsid w:val="005406B8"/>
    <w:rsid w:val="00540798"/>
    <w:rsid w:val="0054314B"/>
    <w:rsid w:val="00544182"/>
    <w:rsid w:val="0054418D"/>
    <w:rsid w:val="00544987"/>
    <w:rsid w:val="005449AF"/>
    <w:rsid w:val="0054564A"/>
    <w:rsid w:val="0054712B"/>
    <w:rsid w:val="00547833"/>
    <w:rsid w:val="00551AC9"/>
    <w:rsid w:val="0055499D"/>
    <w:rsid w:val="005561BE"/>
    <w:rsid w:val="0055681D"/>
    <w:rsid w:val="0055742B"/>
    <w:rsid w:val="0055A0C3"/>
    <w:rsid w:val="00563B0F"/>
    <w:rsid w:val="005656DF"/>
    <w:rsid w:val="005676C7"/>
    <w:rsid w:val="005703AA"/>
    <w:rsid w:val="00570759"/>
    <w:rsid w:val="005716BD"/>
    <w:rsid w:val="00573BBB"/>
    <w:rsid w:val="00575C8E"/>
    <w:rsid w:val="00577067"/>
    <w:rsid w:val="00584CF0"/>
    <w:rsid w:val="005859A4"/>
    <w:rsid w:val="00585D7B"/>
    <w:rsid w:val="00585FBC"/>
    <w:rsid w:val="00587072"/>
    <w:rsid w:val="005906EF"/>
    <w:rsid w:val="00591511"/>
    <w:rsid w:val="00592560"/>
    <w:rsid w:val="00592DE3"/>
    <w:rsid w:val="0059441E"/>
    <w:rsid w:val="005946AD"/>
    <w:rsid w:val="005957CD"/>
    <w:rsid w:val="00597D0D"/>
    <w:rsid w:val="005A4E01"/>
    <w:rsid w:val="005A77A5"/>
    <w:rsid w:val="005A79C7"/>
    <w:rsid w:val="005B2018"/>
    <w:rsid w:val="005B6BDD"/>
    <w:rsid w:val="005C532E"/>
    <w:rsid w:val="005C73F2"/>
    <w:rsid w:val="005C7D05"/>
    <w:rsid w:val="005D08FD"/>
    <w:rsid w:val="005D1CBC"/>
    <w:rsid w:val="005D22B9"/>
    <w:rsid w:val="005D6B0C"/>
    <w:rsid w:val="005D79DA"/>
    <w:rsid w:val="005D7F0D"/>
    <w:rsid w:val="005E1356"/>
    <w:rsid w:val="005E45B6"/>
    <w:rsid w:val="005E5F4D"/>
    <w:rsid w:val="005E6484"/>
    <w:rsid w:val="005F3882"/>
    <w:rsid w:val="005F45D3"/>
    <w:rsid w:val="005F5246"/>
    <w:rsid w:val="005F62BC"/>
    <w:rsid w:val="005F701C"/>
    <w:rsid w:val="00600E62"/>
    <w:rsid w:val="00606075"/>
    <w:rsid w:val="00607774"/>
    <w:rsid w:val="00612335"/>
    <w:rsid w:val="00614BBB"/>
    <w:rsid w:val="006164D2"/>
    <w:rsid w:val="00623CA0"/>
    <w:rsid w:val="00623F5D"/>
    <w:rsid w:val="0062515A"/>
    <w:rsid w:val="00626889"/>
    <w:rsid w:val="00627552"/>
    <w:rsid w:val="00631369"/>
    <w:rsid w:val="00631FF9"/>
    <w:rsid w:val="006329F0"/>
    <w:rsid w:val="006357F2"/>
    <w:rsid w:val="00641D6F"/>
    <w:rsid w:val="006468DB"/>
    <w:rsid w:val="006501B1"/>
    <w:rsid w:val="00650313"/>
    <w:rsid w:val="00650930"/>
    <w:rsid w:val="00651E49"/>
    <w:rsid w:val="006555B9"/>
    <w:rsid w:val="00656410"/>
    <w:rsid w:val="006610C0"/>
    <w:rsid w:val="00662485"/>
    <w:rsid w:val="0066592A"/>
    <w:rsid w:val="0066736E"/>
    <w:rsid w:val="00671313"/>
    <w:rsid w:val="00672A32"/>
    <w:rsid w:val="0067327C"/>
    <w:rsid w:val="00676650"/>
    <w:rsid w:val="00681549"/>
    <w:rsid w:val="006830F9"/>
    <w:rsid w:val="00685C77"/>
    <w:rsid w:val="006863D9"/>
    <w:rsid w:val="0068644C"/>
    <w:rsid w:val="00687FFA"/>
    <w:rsid w:val="00690FB4"/>
    <w:rsid w:val="00691E86"/>
    <w:rsid w:val="00694684"/>
    <w:rsid w:val="006A0079"/>
    <w:rsid w:val="006A0723"/>
    <w:rsid w:val="006A0B56"/>
    <w:rsid w:val="006A0C70"/>
    <w:rsid w:val="006A37D1"/>
    <w:rsid w:val="006A7CF3"/>
    <w:rsid w:val="006B043B"/>
    <w:rsid w:val="006B463E"/>
    <w:rsid w:val="006B5E8B"/>
    <w:rsid w:val="006C09B3"/>
    <w:rsid w:val="006C1B34"/>
    <w:rsid w:val="006C20E2"/>
    <w:rsid w:val="006C253C"/>
    <w:rsid w:val="006C25C7"/>
    <w:rsid w:val="006C3AE9"/>
    <w:rsid w:val="006C3E12"/>
    <w:rsid w:val="006C4B8D"/>
    <w:rsid w:val="006C5BCC"/>
    <w:rsid w:val="006C6B40"/>
    <w:rsid w:val="006D06D8"/>
    <w:rsid w:val="006D2D07"/>
    <w:rsid w:val="006D5197"/>
    <w:rsid w:val="006D6829"/>
    <w:rsid w:val="006E3A8D"/>
    <w:rsid w:val="006F3073"/>
    <w:rsid w:val="006F3F91"/>
    <w:rsid w:val="006F4B67"/>
    <w:rsid w:val="006F57F8"/>
    <w:rsid w:val="006F5EE8"/>
    <w:rsid w:val="006F75CB"/>
    <w:rsid w:val="006F7FB7"/>
    <w:rsid w:val="0070079A"/>
    <w:rsid w:val="00703B10"/>
    <w:rsid w:val="00705C4C"/>
    <w:rsid w:val="007107FD"/>
    <w:rsid w:val="00711035"/>
    <w:rsid w:val="00711B14"/>
    <w:rsid w:val="00712316"/>
    <w:rsid w:val="00712D28"/>
    <w:rsid w:val="00725370"/>
    <w:rsid w:val="00725B36"/>
    <w:rsid w:val="00732CEC"/>
    <w:rsid w:val="00735F3E"/>
    <w:rsid w:val="00736581"/>
    <w:rsid w:val="007378F6"/>
    <w:rsid w:val="00740916"/>
    <w:rsid w:val="007417F3"/>
    <w:rsid w:val="0074218A"/>
    <w:rsid w:val="00745059"/>
    <w:rsid w:val="00746C28"/>
    <w:rsid w:val="007524A7"/>
    <w:rsid w:val="00752553"/>
    <w:rsid w:val="00752D01"/>
    <w:rsid w:val="00753678"/>
    <w:rsid w:val="00753824"/>
    <w:rsid w:val="007615B5"/>
    <w:rsid w:val="00761F6A"/>
    <w:rsid w:val="00764BEE"/>
    <w:rsid w:val="007716D3"/>
    <w:rsid w:val="007739A3"/>
    <w:rsid w:val="0077694A"/>
    <w:rsid w:val="007872FA"/>
    <w:rsid w:val="00787474"/>
    <w:rsid w:val="0079049D"/>
    <w:rsid w:val="00790518"/>
    <w:rsid w:val="00790665"/>
    <w:rsid w:val="00793BCF"/>
    <w:rsid w:val="007A0862"/>
    <w:rsid w:val="007A1A12"/>
    <w:rsid w:val="007A1C37"/>
    <w:rsid w:val="007A4D5A"/>
    <w:rsid w:val="007A6244"/>
    <w:rsid w:val="007A6610"/>
    <w:rsid w:val="007B15B0"/>
    <w:rsid w:val="007B21FA"/>
    <w:rsid w:val="007B3147"/>
    <w:rsid w:val="007B5B90"/>
    <w:rsid w:val="007C16E2"/>
    <w:rsid w:val="007C2BAE"/>
    <w:rsid w:val="007C52C1"/>
    <w:rsid w:val="007C6D6C"/>
    <w:rsid w:val="007D1532"/>
    <w:rsid w:val="007D1F11"/>
    <w:rsid w:val="007D4779"/>
    <w:rsid w:val="007D4A80"/>
    <w:rsid w:val="007D68C7"/>
    <w:rsid w:val="007E5DF4"/>
    <w:rsid w:val="007E758F"/>
    <w:rsid w:val="007F1BE2"/>
    <w:rsid w:val="007F35E8"/>
    <w:rsid w:val="007F4AC8"/>
    <w:rsid w:val="007F5D6B"/>
    <w:rsid w:val="007F63AB"/>
    <w:rsid w:val="008012F3"/>
    <w:rsid w:val="008016E1"/>
    <w:rsid w:val="00802D83"/>
    <w:rsid w:val="00805846"/>
    <w:rsid w:val="00810C08"/>
    <w:rsid w:val="00811425"/>
    <w:rsid w:val="008125E3"/>
    <w:rsid w:val="008142F1"/>
    <w:rsid w:val="00814C73"/>
    <w:rsid w:val="00815ADD"/>
    <w:rsid w:val="00817397"/>
    <w:rsid w:val="00836132"/>
    <w:rsid w:val="00840F27"/>
    <w:rsid w:val="0084231C"/>
    <w:rsid w:val="00847BE1"/>
    <w:rsid w:val="00851EF0"/>
    <w:rsid w:val="00852FF8"/>
    <w:rsid w:val="008534D2"/>
    <w:rsid w:val="00863665"/>
    <w:rsid w:val="008658C5"/>
    <w:rsid w:val="008662E5"/>
    <w:rsid w:val="0087261C"/>
    <w:rsid w:val="008804E2"/>
    <w:rsid w:val="00892DFA"/>
    <w:rsid w:val="008A3C55"/>
    <w:rsid w:val="008A6CA4"/>
    <w:rsid w:val="008B2614"/>
    <w:rsid w:val="008B4394"/>
    <w:rsid w:val="008B4E67"/>
    <w:rsid w:val="008B5560"/>
    <w:rsid w:val="008B7DFB"/>
    <w:rsid w:val="008C1528"/>
    <w:rsid w:val="008C7C3F"/>
    <w:rsid w:val="008D0DB4"/>
    <w:rsid w:val="008D0F87"/>
    <w:rsid w:val="008D1A1E"/>
    <w:rsid w:val="008D35F5"/>
    <w:rsid w:val="008D3B08"/>
    <w:rsid w:val="008D48AF"/>
    <w:rsid w:val="008E0847"/>
    <w:rsid w:val="008E1451"/>
    <w:rsid w:val="008F17DC"/>
    <w:rsid w:val="008F1E8E"/>
    <w:rsid w:val="009020E9"/>
    <w:rsid w:val="00902849"/>
    <w:rsid w:val="009038E0"/>
    <w:rsid w:val="00903CFD"/>
    <w:rsid w:val="00910461"/>
    <w:rsid w:val="009128E7"/>
    <w:rsid w:val="0091405E"/>
    <w:rsid w:val="0091451B"/>
    <w:rsid w:val="009154F5"/>
    <w:rsid w:val="00924F8B"/>
    <w:rsid w:val="009323FA"/>
    <w:rsid w:val="00933AA0"/>
    <w:rsid w:val="00945C17"/>
    <w:rsid w:val="00947ACF"/>
    <w:rsid w:val="00950057"/>
    <w:rsid w:val="009501C1"/>
    <w:rsid w:val="00952B9A"/>
    <w:rsid w:val="00953CE0"/>
    <w:rsid w:val="00956FBA"/>
    <w:rsid w:val="00960341"/>
    <w:rsid w:val="009624D7"/>
    <w:rsid w:val="00964761"/>
    <w:rsid w:val="00965464"/>
    <w:rsid w:val="009661D9"/>
    <w:rsid w:val="00971EB4"/>
    <w:rsid w:val="009721D2"/>
    <w:rsid w:val="00974734"/>
    <w:rsid w:val="009748AB"/>
    <w:rsid w:val="00977042"/>
    <w:rsid w:val="00977750"/>
    <w:rsid w:val="009812E8"/>
    <w:rsid w:val="00981B4E"/>
    <w:rsid w:val="00981BC2"/>
    <w:rsid w:val="00982B86"/>
    <w:rsid w:val="00982C65"/>
    <w:rsid w:val="00983FB6"/>
    <w:rsid w:val="00984B1D"/>
    <w:rsid w:val="00985712"/>
    <w:rsid w:val="00986DF5"/>
    <w:rsid w:val="00993886"/>
    <w:rsid w:val="00994755"/>
    <w:rsid w:val="00994D78"/>
    <w:rsid w:val="00995801"/>
    <w:rsid w:val="009A10DC"/>
    <w:rsid w:val="009A3E27"/>
    <w:rsid w:val="009A40CB"/>
    <w:rsid w:val="009A4AF0"/>
    <w:rsid w:val="009A4C26"/>
    <w:rsid w:val="009A544B"/>
    <w:rsid w:val="009B10DA"/>
    <w:rsid w:val="009B12D0"/>
    <w:rsid w:val="009B3F9C"/>
    <w:rsid w:val="009B4077"/>
    <w:rsid w:val="009B5BF4"/>
    <w:rsid w:val="009B71F3"/>
    <w:rsid w:val="009C1718"/>
    <w:rsid w:val="009C2D81"/>
    <w:rsid w:val="009D2B74"/>
    <w:rsid w:val="009D44C9"/>
    <w:rsid w:val="009D486F"/>
    <w:rsid w:val="009D528E"/>
    <w:rsid w:val="009E0D84"/>
    <w:rsid w:val="009E240B"/>
    <w:rsid w:val="009E2CE9"/>
    <w:rsid w:val="009E3F89"/>
    <w:rsid w:val="009E58E2"/>
    <w:rsid w:val="009F19BC"/>
    <w:rsid w:val="009F4870"/>
    <w:rsid w:val="009F64B2"/>
    <w:rsid w:val="009F734E"/>
    <w:rsid w:val="00A00025"/>
    <w:rsid w:val="00A064AA"/>
    <w:rsid w:val="00A0741A"/>
    <w:rsid w:val="00A07FBB"/>
    <w:rsid w:val="00A1290B"/>
    <w:rsid w:val="00A14CD5"/>
    <w:rsid w:val="00A2122C"/>
    <w:rsid w:val="00A24269"/>
    <w:rsid w:val="00A24723"/>
    <w:rsid w:val="00A24C9D"/>
    <w:rsid w:val="00A265DF"/>
    <w:rsid w:val="00A27C09"/>
    <w:rsid w:val="00A34E22"/>
    <w:rsid w:val="00A3543E"/>
    <w:rsid w:val="00A41D87"/>
    <w:rsid w:val="00A4302D"/>
    <w:rsid w:val="00A47F08"/>
    <w:rsid w:val="00A5066F"/>
    <w:rsid w:val="00A512DB"/>
    <w:rsid w:val="00A5356B"/>
    <w:rsid w:val="00A53745"/>
    <w:rsid w:val="00A565BE"/>
    <w:rsid w:val="00A61843"/>
    <w:rsid w:val="00A61933"/>
    <w:rsid w:val="00A62535"/>
    <w:rsid w:val="00A62593"/>
    <w:rsid w:val="00A62758"/>
    <w:rsid w:val="00A661D1"/>
    <w:rsid w:val="00A665BF"/>
    <w:rsid w:val="00A67307"/>
    <w:rsid w:val="00A707F9"/>
    <w:rsid w:val="00A76202"/>
    <w:rsid w:val="00A76205"/>
    <w:rsid w:val="00A76895"/>
    <w:rsid w:val="00A77B19"/>
    <w:rsid w:val="00A8022B"/>
    <w:rsid w:val="00A858AA"/>
    <w:rsid w:val="00A94824"/>
    <w:rsid w:val="00AA151D"/>
    <w:rsid w:val="00AA5562"/>
    <w:rsid w:val="00AB0A3A"/>
    <w:rsid w:val="00AB0E8D"/>
    <w:rsid w:val="00AB4D3E"/>
    <w:rsid w:val="00AC2AE7"/>
    <w:rsid w:val="00AC31B4"/>
    <w:rsid w:val="00AC56E5"/>
    <w:rsid w:val="00AC587A"/>
    <w:rsid w:val="00AC62BA"/>
    <w:rsid w:val="00AC731B"/>
    <w:rsid w:val="00AC74F1"/>
    <w:rsid w:val="00AD0E88"/>
    <w:rsid w:val="00AD1D51"/>
    <w:rsid w:val="00AD4D73"/>
    <w:rsid w:val="00AD61F8"/>
    <w:rsid w:val="00AE404F"/>
    <w:rsid w:val="00AE5994"/>
    <w:rsid w:val="00AE7329"/>
    <w:rsid w:val="00AF01D6"/>
    <w:rsid w:val="00AF0350"/>
    <w:rsid w:val="00AF7775"/>
    <w:rsid w:val="00AF7B3A"/>
    <w:rsid w:val="00B01D30"/>
    <w:rsid w:val="00B01ED9"/>
    <w:rsid w:val="00B02323"/>
    <w:rsid w:val="00B03239"/>
    <w:rsid w:val="00B0499E"/>
    <w:rsid w:val="00B069C3"/>
    <w:rsid w:val="00B0781E"/>
    <w:rsid w:val="00B12419"/>
    <w:rsid w:val="00B1393C"/>
    <w:rsid w:val="00B14ED4"/>
    <w:rsid w:val="00B15065"/>
    <w:rsid w:val="00B15A7A"/>
    <w:rsid w:val="00B171BC"/>
    <w:rsid w:val="00B1798D"/>
    <w:rsid w:val="00B234A1"/>
    <w:rsid w:val="00B23A08"/>
    <w:rsid w:val="00B24544"/>
    <w:rsid w:val="00B248F4"/>
    <w:rsid w:val="00B250F5"/>
    <w:rsid w:val="00B26963"/>
    <w:rsid w:val="00B34F96"/>
    <w:rsid w:val="00B379C5"/>
    <w:rsid w:val="00B40B39"/>
    <w:rsid w:val="00B46751"/>
    <w:rsid w:val="00B52A50"/>
    <w:rsid w:val="00B52B37"/>
    <w:rsid w:val="00B530C1"/>
    <w:rsid w:val="00B5351C"/>
    <w:rsid w:val="00B5633D"/>
    <w:rsid w:val="00B56675"/>
    <w:rsid w:val="00B56D9B"/>
    <w:rsid w:val="00B56E43"/>
    <w:rsid w:val="00B57564"/>
    <w:rsid w:val="00B66D98"/>
    <w:rsid w:val="00B7109F"/>
    <w:rsid w:val="00B74052"/>
    <w:rsid w:val="00B76D6E"/>
    <w:rsid w:val="00B77990"/>
    <w:rsid w:val="00B843A3"/>
    <w:rsid w:val="00B8544D"/>
    <w:rsid w:val="00B86BA7"/>
    <w:rsid w:val="00B90E6B"/>
    <w:rsid w:val="00B9311D"/>
    <w:rsid w:val="00B93725"/>
    <w:rsid w:val="00BA117C"/>
    <w:rsid w:val="00BA3061"/>
    <w:rsid w:val="00BA37B9"/>
    <w:rsid w:val="00BA5150"/>
    <w:rsid w:val="00BA7DC0"/>
    <w:rsid w:val="00BB0048"/>
    <w:rsid w:val="00BB1405"/>
    <w:rsid w:val="00BB2B5F"/>
    <w:rsid w:val="00BB4136"/>
    <w:rsid w:val="00BB7C73"/>
    <w:rsid w:val="00BC04B2"/>
    <w:rsid w:val="00BC0804"/>
    <w:rsid w:val="00BC2935"/>
    <w:rsid w:val="00BC3393"/>
    <w:rsid w:val="00BC46FB"/>
    <w:rsid w:val="00BC6224"/>
    <w:rsid w:val="00BC7B2C"/>
    <w:rsid w:val="00BD05EE"/>
    <w:rsid w:val="00BD1C35"/>
    <w:rsid w:val="00BD611E"/>
    <w:rsid w:val="00BD78E5"/>
    <w:rsid w:val="00BE184C"/>
    <w:rsid w:val="00BE1AAB"/>
    <w:rsid w:val="00BE22B4"/>
    <w:rsid w:val="00BE2E86"/>
    <w:rsid w:val="00BE712B"/>
    <w:rsid w:val="00BE7A21"/>
    <w:rsid w:val="00BF08D0"/>
    <w:rsid w:val="00BF0BDF"/>
    <w:rsid w:val="00BF24A4"/>
    <w:rsid w:val="00BF2D53"/>
    <w:rsid w:val="00BF77A0"/>
    <w:rsid w:val="00BF7F0A"/>
    <w:rsid w:val="00C07B58"/>
    <w:rsid w:val="00C108BF"/>
    <w:rsid w:val="00C153C5"/>
    <w:rsid w:val="00C155E7"/>
    <w:rsid w:val="00C20C71"/>
    <w:rsid w:val="00C2273E"/>
    <w:rsid w:val="00C24338"/>
    <w:rsid w:val="00C243E0"/>
    <w:rsid w:val="00C252D3"/>
    <w:rsid w:val="00C26FBE"/>
    <w:rsid w:val="00C312B3"/>
    <w:rsid w:val="00C3377B"/>
    <w:rsid w:val="00C33F3C"/>
    <w:rsid w:val="00C3589A"/>
    <w:rsid w:val="00C36FAD"/>
    <w:rsid w:val="00C37685"/>
    <w:rsid w:val="00C40B0F"/>
    <w:rsid w:val="00C43176"/>
    <w:rsid w:val="00C502C7"/>
    <w:rsid w:val="00C504DA"/>
    <w:rsid w:val="00C5138B"/>
    <w:rsid w:val="00C56346"/>
    <w:rsid w:val="00C563A4"/>
    <w:rsid w:val="00C6390A"/>
    <w:rsid w:val="00C666EC"/>
    <w:rsid w:val="00C70B98"/>
    <w:rsid w:val="00C72F1C"/>
    <w:rsid w:val="00C7347A"/>
    <w:rsid w:val="00C739D2"/>
    <w:rsid w:val="00C73B16"/>
    <w:rsid w:val="00C7639B"/>
    <w:rsid w:val="00C80E06"/>
    <w:rsid w:val="00C83C84"/>
    <w:rsid w:val="00C87D8F"/>
    <w:rsid w:val="00C909BA"/>
    <w:rsid w:val="00C951E7"/>
    <w:rsid w:val="00CA268D"/>
    <w:rsid w:val="00CA74D7"/>
    <w:rsid w:val="00CA7E97"/>
    <w:rsid w:val="00CB006C"/>
    <w:rsid w:val="00CB07D5"/>
    <w:rsid w:val="00CB0D05"/>
    <w:rsid w:val="00CB581E"/>
    <w:rsid w:val="00CB5C96"/>
    <w:rsid w:val="00CC06A1"/>
    <w:rsid w:val="00CC3B30"/>
    <w:rsid w:val="00CC4B77"/>
    <w:rsid w:val="00CD57F9"/>
    <w:rsid w:val="00CD65B4"/>
    <w:rsid w:val="00CE3C0B"/>
    <w:rsid w:val="00CE4477"/>
    <w:rsid w:val="00CE5C6C"/>
    <w:rsid w:val="00CE7101"/>
    <w:rsid w:val="00CE7AE0"/>
    <w:rsid w:val="00CF1A50"/>
    <w:rsid w:val="00CF4334"/>
    <w:rsid w:val="00CF509C"/>
    <w:rsid w:val="00CF6D70"/>
    <w:rsid w:val="00D03148"/>
    <w:rsid w:val="00D039C3"/>
    <w:rsid w:val="00D05656"/>
    <w:rsid w:val="00D14874"/>
    <w:rsid w:val="00D16313"/>
    <w:rsid w:val="00D16991"/>
    <w:rsid w:val="00D2029F"/>
    <w:rsid w:val="00D2419C"/>
    <w:rsid w:val="00D25FE4"/>
    <w:rsid w:val="00D2727E"/>
    <w:rsid w:val="00D34BE1"/>
    <w:rsid w:val="00D35A0F"/>
    <w:rsid w:val="00D37406"/>
    <w:rsid w:val="00D42F69"/>
    <w:rsid w:val="00D438E8"/>
    <w:rsid w:val="00D43931"/>
    <w:rsid w:val="00D446EB"/>
    <w:rsid w:val="00D500A9"/>
    <w:rsid w:val="00D50B26"/>
    <w:rsid w:val="00D53434"/>
    <w:rsid w:val="00D5469C"/>
    <w:rsid w:val="00D56C5A"/>
    <w:rsid w:val="00D57ACC"/>
    <w:rsid w:val="00D60772"/>
    <w:rsid w:val="00D60818"/>
    <w:rsid w:val="00D60C52"/>
    <w:rsid w:val="00D67C12"/>
    <w:rsid w:val="00D73364"/>
    <w:rsid w:val="00D73972"/>
    <w:rsid w:val="00D73E0A"/>
    <w:rsid w:val="00D744C1"/>
    <w:rsid w:val="00D77B80"/>
    <w:rsid w:val="00D8337C"/>
    <w:rsid w:val="00D85C52"/>
    <w:rsid w:val="00D91AA6"/>
    <w:rsid w:val="00D936F0"/>
    <w:rsid w:val="00D93796"/>
    <w:rsid w:val="00D93AA9"/>
    <w:rsid w:val="00D94FA3"/>
    <w:rsid w:val="00DA0D34"/>
    <w:rsid w:val="00DA3849"/>
    <w:rsid w:val="00DA5701"/>
    <w:rsid w:val="00DB1708"/>
    <w:rsid w:val="00DB1AA8"/>
    <w:rsid w:val="00DB346E"/>
    <w:rsid w:val="00DB44EE"/>
    <w:rsid w:val="00DB4B5C"/>
    <w:rsid w:val="00DC0B07"/>
    <w:rsid w:val="00DC1449"/>
    <w:rsid w:val="00DC2B6F"/>
    <w:rsid w:val="00DC2EDF"/>
    <w:rsid w:val="00DC50D6"/>
    <w:rsid w:val="00DC7AC3"/>
    <w:rsid w:val="00DC7F5B"/>
    <w:rsid w:val="00DD1FB3"/>
    <w:rsid w:val="00DD4249"/>
    <w:rsid w:val="00DD6EA7"/>
    <w:rsid w:val="00DE0652"/>
    <w:rsid w:val="00DE0CC4"/>
    <w:rsid w:val="00DE1842"/>
    <w:rsid w:val="00DE6CFF"/>
    <w:rsid w:val="00DE7440"/>
    <w:rsid w:val="00DF01E1"/>
    <w:rsid w:val="00DF0CE3"/>
    <w:rsid w:val="00DF20DC"/>
    <w:rsid w:val="00DF474E"/>
    <w:rsid w:val="00DF5BCD"/>
    <w:rsid w:val="00DF67A6"/>
    <w:rsid w:val="00DF76BB"/>
    <w:rsid w:val="00DF77E7"/>
    <w:rsid w:val="00E0065C"/>
    <w:rsid w:val="00E0164A"/>
    <w:rsid w:val="00E0313E"/>
    <w:rsid w:val="00E035C3"/>
    <w:rsid w:val="00E05EE9"/>
    <w:rsid w:val="00E0765A"/>
    <w:rsid w:val="00E22499"/>
    <w:rsid w:val="00E237A2"/>
    <w:rsid w:val="00E23FDF"/>
    <w:rsid w:val="00E252D7"/>
    <w:rsid w:val="00E253E5"/>
    <w:rsid w:val="00E2717E"/>
    <w:rsid w:val="00E31097"/>
    <w:rsid w:val="00E313F0"/>
    <w:rsid w:val="00E3302C"/>
    <w:rsid w:val="00E360B9"/>
    <w:rsid w:val="00E362F5"/>
    <w:rsid w:val="00E41194"/>
    <w:rsid w:val="00E443CD"/>
    <w:rsid w:val="00E47D20"/>
    <w:rsid w:val="00E532E9"/>
    <w:rsid w:val="00E5439B"/>
    <w:rsid w:val="00E56052"/>
    <w:rsid w:val="00E61E97"/>
    <w:rsid w:val="00E64531"/>
    <w:rsid w:val="00E65F35"/>
    <w:rsid w:val="00E81204"/>
    <w:rsid w:val="00E824BE"/>
    <w:rsid w:val="00E954DE"/>
    <w:rsid w:val="00EA1B11"/>
    <w:rsid w:val="00EA3660"/>
    <w:rsid w:val="00EA395E"/>
    <w:rsid w:val="00EA3F67"/>
    <w:rsid w:val="00EA78D3"/>
    <w:rsid w:val="00EA7925"/>
    <w:rsid w:val="00EA7AF5"/>
    <w:rsid w:val="00EB4C35"/>
    <w:rsid w:val="00EB4DA3"/>
    <w:rsid w:val="00EB5244"/>
    <w:rsid w:val="00EB60D4"/>
    <w:rsid w:val="00EB7256"/>
    <w:rsid w:val="00EC42EB"/>
    <w:rsid w:val="00ED0310"/>
    <w:rsid w:val="00ED2DA3"/>
    <w:rsid w:val="00ED66E5"/>
    <w:rsid w:val="00ED67D8"/>
    <w:rsid w:val="00EE116F"/>
    <w:rsid w:val="00EE1ECA"/>
    <w:rsid w:val="00EE2B0F"/>
    <w:rsid w:val="00EE5321"/>
    <w:rsid w:val="00EE5558"/>
    <w:rsid w:val="00EE5E2C"/>
    <w:rsid w:val="00EE750A"/>
    <w:rsid w:val="00EF2E03"/>
    <w:rsid w:val="00EF3622"/>
    <w:rsid w:val="00EF5E87"/>
    <w:rsid w:val="00EF63B4"/>
    <w:rsid w:val="00F001B4"/>
    <w:rsid w:val="00F02EA8"/>
    <w:rsid w:val="00F05468"/>
    <w:rsid w:val="00F058FE"/>
    <w:rsid w:val="00F07108"/>
    <w:rsid w:val="00F114D2"/>
    <w:rsid w:val="00F12F16"/>
    <w:rsid w:val="00F21EA8"/>
    <w:rsid w:val="00F23E28"/>
    <w:rsid w:val="00F25CB7"/>
    <w:rsid w:val="00F31D6C"/>
    <w:rsid w:val="00F36005"/>
    <w:rsid w:val="00F3627D"/>
    <w:rsid w:val="00F37A49"/>
    <w:rsid w:val="00F54469"/>
    <w:rsid w:val="00F5485F"/>
    <w:rsid w:val="00F60F0B"/>
    <w:rsid w:val="00F62CDB"/>
    <w:rsid w:val="00F639C6"/>
    <w:rsid w:val="00F63A9A"/>
    <w:rsid w:val="00F643C5"/>
    <w:rsid w:val="00F64E70"/>
    <w:rsid w:val="00F656CE"/>
    <w:rsid w:val="00F6620B"/>
    <w:rsid w:val="00F7013E"/>
    <w:rsid w:val="00F719DD"/>
    <w:rsid w:val="00F74AA6"/>
    <w:rsid w:val="00F7693F"/>
    <w:rsid w:val="00F80B5D"/>
    <w:rsid w:val="00F81392"/>
    <w:rsid w:val="00F82775"/>
    <w:rsid w:val="00F848A9"/>
    <w:rsid w:val="00F86FC7"/>
    <w:rsid w:val="00F87078"/>
    <w:rsid w:val="00F92C82"/>
    <w:rsid w:val="00F93043"/>
    <w:rsid w:val="00F97131"/>
    <w:rsid w:val="00FA0EC9"/>
    <w:rsid w:val="00FA7AE6"/>
    <w:rsid w:val="00FB19D3"/>
    <w:rsid w:val="00FC5BA0"/>
    <w:rsid w:val="00FD6529"/>
    <w:rsid w:val="00FD6A25"/>
    <w:rsid w:val="00FD6E53"/>
    <w:rsid w:val="00FE3C6A"/>
    <w:rsid w:val="00FE3F87"/>
    <w:rsid w:val="00FF2769"/>
    <w:rsid w:val="00FF3256"/>
    <w:rsid w:val="02B17DB2"/>
    <w:rsid w:val="0AE290F6"/>
    <w:rsid w:val="0B20D506"/>
    <w:rsid w:val="0D98C693"/>
    <w:rsid w:val="0ECECAEF"/>
    <w:rsid w:val="106B2830"/>
    <w:rsid w:val="10A5700D"/>
    <w:rsid w:val="11129696"/>
    <w:rsid w:val="1241406E"/>
    <w:rsid w:val="12F2CDFE"/>
    <w:rsid w:val="14523706"/>
    <w:rsid w:val="164AF7C3"/>
    <w:rsid w:val="1884BDF8"/>
    <w:rsid w:val="19E37601"/>
    <w:rsid w:val="1B96C2F0"/>
    <w:rsid w:val="25CA1625"/>
    <w:rsid w:val="288BD0FF"/>
    <w:rsid w:val="2B04BBDD"/>
    <w:rsid w:val="2C0F2746"/>
    <w:rsid w:val="30BF4DDA"/>
    <w:rsid w:val="30EC7D32"/>
    <w:rsid w:val="3221786E"/>
    <w:rsid w:val="3501ADE2"/>
    <w:rsid w:val="3668F4D1"/>
    <w:rsid w:val="37E14BDE"/>
    <w:rsid w:val="381F2A28"/>
    <w:rsid w:val="39AFC614"/>
    <w:rsid w:val="3A2C8A53"/>
    <w:rsid w:val="3A8519F9"/>
    <w:rsid w:val="3B0724E9"/>
    <w:rsid w:val="3BD0483A"/>
    <w:rsid w:val="3BEC3CBB"/>
    <w:rsid w:val="3CA2F54A"/>
    <w:rsid w:val="3D6C189B"/>
    <w:rsid w:val="3D93B0FA"/>
    <w:rsid w:val="3F445055"/>
    <w:rsid w:val="418DBDCA"/>
    <w:rsid w:val="43D36C99"/>
    <w:rsid w:val="456F3CFA"/>
    <w:rsid w:val="46291CB7"/>
    <w:rsid w:val="470B0D5B"/>
    <w:rsid w:val="4B74DC3A"/>
    <w:rsid w:val="4DA57B61"/>
    <w:rsid w:val="4F414BC2"/>
    <w:rsid w:val="50484D5D"/>
    <w:rsid w:val="50AFEBD4"/>
    <w:rsid w:val="518C8A37"/>
    <w:rsid w:val="51D0DF16"/>
    <w:rsid w:val="51E41DBE"/>
    <w:rsid w:val="565FFB5A"/>
    <w:rsid w:val="57168238"/>
    <w:rsid w:val="57FBCBBB"/>
    <w:rsid w:val="5803B941"/>
    <w:rsid w:val="599F89A2"/>
    <w:rsid w:val="59EA74DE"/>
    <w:rsid w:val="5B336C7D"/>
    <w:rsid w:val="5DC38CB1"/>
    <w:rsid w:val="5E59D268"/>
    <w:rsid w:val="6278EB96"/>
    <w:rsid w:val="63466BE8"/>
    <w:rsid w:val="63DF1462"/>
    <w:rsid w:val="6758A740"/>
    <w:rsid w:val="6A82A4EC"/>
    <w:rsid w:val="6DDF4021"/>
    <w:rsid w:val="6E891E8F"/>
    <w:rsid w:val="75287CA0"/>
    <w:rsid w:val="7DDE0C8E"/>
    <w:rsid w:val="7EB1467E"/>
    <w:rsid w:val="7EEB8E5B"/>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289C2C"/>
  <w15:docId w15:val="{E59F59CA-24DF-4470-A486-78F9A8FAAD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locked="1"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BB9"/>
    <w:pPr>
      <w:spacing w:before="240" w:after="240" w:line="288" w:lineRule="auto"/>
      <w:jc w:val="both"/>
    </w:pPr>
    <w:rPr>
      <w:rFonts w:asciiTheme="minorHAnsi" w:hAnsiTheme="minorHAnsi"/>
      <w:szCs w:val="22"/>
      <w:lang w:val="en-US"/>
    </w:rPr>
  </w:style>
  <w:style w:type="paragraph" w:styleId="Heading1">
    <w:name w:val="heading 1"/>
    <w:basedOn w:val="Normal"/>
    <w:next w:val="Normal"/>
    <w:link w:val="Heading1Char"/>
    <w:uiPriority w:val="9"/>
    <w:qFormat/>
    <w:rsid w:val="005355A0"/>
    <w:pPr>
      <w:keepNext/>
      <w:numPr>
        <w:numId w:val="34"/>
      </w:numPr>
      <w:spacing w:after="60"/>
      <w:outlineLvl w:val="0"/>
    </w:pPr>
    <w:rPr>
      <w:rFonts w:eastAsiaTheme="majorEastAsia" w:cstheme="majorBidi"/>
      <w:b/>
      <w:bCs/>
      <w:kern w:val="32"/>
      <w:sz w:val="28"/>
      <w:szCs w:val="32"/>
    </w:rPr>
  </w:style>
  <w:style w:type="paragraph" w:styleId="Heading2">
    <w:name w:val="heading 2"/>
    <w:basedOn w:val="Normal"/>
    <w:next w:val="Normal"/>
    <w:link w:val="Heading2Char"/>
    <w:uiPriority w:val="9"/>
    <w:unhideWhenUsed/>
    <w:qFormat/>
    <w:locked/>
    <w:rsid w:val="00676650"/>
    <w:pPr>
      <w:keepNext/>
      <w:numPr>
        <w:ilvl w:val="1"/>
        <w:numId w:val="33"/>
      </w:numPr>
      <w:spacing w:after="60"/>
      <w:ind w:left="567"/>
      <w:outlineLvl w:val="1"/>
    </w:pPr>
    <w:rPr>
      <w:rFonts w:eastAsia="Times New Roman" w:cstheme="minorHAnsi"/>
      <w:b/>
      <w:bCs/>
      <w:iCs/>
      <w:sz w:val="24"/>
      <w:szCs w:val="28"/>
    </w:rPr>
  </w:style>
  <w:style w:type="paragraph" w:styleId="Heading3">
    <w:name w:val="heading 3"/>
    <w:basedOn w:val="Normal"/>
    <w:next w:val="Normal"/>
    <w:link w:val="Heading3Char"/>
    <w:uiPriority w:val="9"/>
    <w:unhideWhenUsed/>
    <w:qFormat/>
    <w:rsid w:val="00507CFF"/>
    <w:pPr>
      <w:keepNext/>
      <w:keepLines/>
      <w:numPr>
        <w:ilvl w:val="2"/>
        <w:numId w:val="34"/>
      </w:numPr>
      <w:spacing w:before="200"/>
      <w:ind w:left="709"/>
      <w:outlineLvl w:val="2"/>
    </w:pPr>
    <w:rPr>
      <w:rFonts w:eastAsiaTheme="majorEastAsia" w:cstheme="minorHAnsi"/>
      <w:bCs/>
    </w:rPr>
  </w:style>
  <w:style w:type="paragraph" w:styleId="Heading4">
    <w:name w:val="heading 4"/>
    <w:basedOn w:val="Normal"/>
    <w:next w:val="Normal"/>
    <w:link w:val="Heading4Char"/>
    <w:uiPriority w:val="9"/>
    <w:unhideWhenUsed/>
    <w:qFormat/>
    <w:rsid w:val="00740916"/>
    <w:pPr>
      <w:keepNext/>
      <w:keepLines/>
      <w:numPr>
        <w:ilvl w:val="3"/>
        <w:numId w:val="34"/>
      </w:numPr>
      <w:spacing w:before="200"/>
      <w:outlineLvl w:val="3"/>
    </w:pPr>
    <w:rPr>
      <w:rFonts w:eastAsiaTheme="majorEastAsia" w:cstheme="majorBidi"/>
      <w:bCs/>
      <w:i/>
      <w:iCs/>
    </w:rPr>
  </w:style>
  <w:style w:type="paragraph" w:styleId="Heading5">
    <w:name w:val="heading 5"/>
    <w:basedOn w:val="Normal"/>
    <w:next w:val="Normal"/>
    <w:link w:val="Heading5Char"/>
    <w:uiPriority w:val="9"/>
    <w:unhideWhenUsed/>
    <w:qFormat/>
    <w:rsid w:val="00740916"/>
    <w:pPr>
      <w:keepNext/>
      <w:keepLines/>
      <w:numPr>
        <w:ilvl w:val="4"/>
        <w:numId w:val="34"/>
      </w:numPr>
      <w:spacing w:before="200"/>
      <w:outlineLvl w:val="4"/>
    </w:pPr>
    <w:rPr>
      <w:rFonts w:eastAsiaTheme="majorEastAsia" w:cstheme="majorBidi"/>
      <w:i/>
    </w:rPr>
  </w:style>
  <w:style w:type="paragraph" w:styleId="Heading6">
    <w:name w:val="heading 6"/>
    <w:basedOn w:val="Normal"/>
    <w:next w:val="Normal"/>
    <w:link w:val="Heading6Char"/>
    <w:uiPriority w:val="9"/>
    <w:semiHidden/>
    <w:unhideWhenUsed/>
    <w:qFormat/>
    <w:rsid w:val="00BA3061"/>
    <w:pPr>
      <w:keepNext/>
      <w:keepLines/>
      <w:numPr>
        <w:ilvl w:val="5"/>
        <w:numId w:val="34"/>
      </w:numPr>
      <w:spacing w:before="200"/>
      <w:outlineLvl w:val="5"/>
    </w:pPr>
    <w:rPr>
      <w:rFonts w:asciiTheme="majorHAnsi" w:eastAsiaTheme="majorEastAsia" w:hAnsiTheme="majorHAnsi" w:cstheme="majorBidi"/>
      <w:i/>
      <w:iCs/>
      <w:color w:val="6E6E6E" w:themeColor="accent1" w:themeShade="7F"/>
    </w:rPr>
  </w:style>
  <w:style w:type="paragraph" w:styleId="Heading7">
    <w:name w:val="heading 7"/>
    <w:basedOn w:val="Normal"/>
    <w:next w:val="Normal"/>
    <w:link w:val="Heading7Char"/>
    <w:uiPriority w:val="9"/>
    <w:semiHidden/>
    <w:unhideWhenUsed/>
    <w:qFormat/>
    <w:rsid w:val="00BA3061"/>
    <w:pPr>
      <w:keepNext/>
      <w:keepLines/>
      <w:numPr>
        <w:ilvl w:val="6"/>
        <w:numId w:val="34"/>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A3061"/>
    <w:pPr>
      <w:keepNext/>
      <w:keepLines/>
      <w:numPr>
        <w:ilvl w:val="7"/>
        <w:numId w:val="34"/>
      </w:numPr>
      <w:spacing w:before="20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BA3061"/>
    <w:pPr>
      <w:keepNext/>
      <w:keepLines/>
      <w:numPr>
        <w:ilvl w:val="8"/>
        <w:numId w:val="34"/>
      </w:numPr>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5A0"/>
    <w:rPr>
      <w:rFonts w:ascii="Calibri Light" w:eastAsiaTheme="majorEastAsia" w:hAnsi="Calibri Light" w:cstheme="majorBidi"/>
      <w:b/>
      <w:bCs/>
      <w:kern w:val="32"/>
      <w:sz w:val="28"/>
      <w:szCs w:val="32"/>
      <w:lang w:val="en-US"/>
    </w:rPr>
  </w:style>
  <w:style w:type="paragraph" w:styleId="ListBullet">
    <w:name w:val="List Bullet"/>
    <w:basedOn w:val="Normal"/>
    <w:link w:val="ListBulletChar"/>
    <w:uiPriority w:val="99"/>
    <w:unhideWhenUsed/>
    <w:qFormat/>
    <w:rsid w:val="002C1C91"/>
    <w:pPr>
      <w:numPr>
        <w:numId w:val="50"/>
      </w:numPr>
      <w:contextualSpacing/>
    </w:pPr>
  </w:style>
  <w:style w:type="character" w:styleId="Strong">
    <w:name w:val="Strong"/>
    <w:uiPriority w:val="22"/>
    <w:qFormat/>
    <w:rsid w:val="00D14874"/>
    <w:rPr>
      <w:b/>
      <w:bCs/>
    </w:rPr>
  </w:style>
  <w:style w:type="paragraph" w:styleId="ListParagraph">
    <w:name w:val="List Paragraph"/>
    <w:basedOn w:val="Normal"/>
    <w:link w:val="ListParagraphChar"/>
    <w:uiPriority w:val="1"/>
    <w:qFormat/>
    <w:rsid w:val="00D14874"/>
    <w:pPr>
      <w:ind w:left="720"/>
    </w:pPr>
    <w:rPr>
      <w:lang w:val="de-DE" w:eastAsia="de-DE"/>
    </w:rPr>
  </w:style>
  <w:style w:type="character" w:customStyle="1" w:styleId="Heading2Char">
    <w:name w:val="Heading 2 Char"/>
    <w:link w:val="Heading2"/>
    <w:uiPriority w:val="9"/>
    <w:rsid w:val="00676650"/>
    <w:rPr>
      <w:rFonts w:asciiTheme="minorHAnsi" w:eastAsia="Times New Roman" w:hAnsiTheme="minorHAnsi" w:cstheme="minorHAnsi"/>
      <w:b/>
      <w:bCs/>
      <w:iCs/>
      <w:sz w:val="24"/>
      <w:szCs w:val="28"/>
      <w:lang w:val="en-US"/>
    </w:rPr>
  </w:style>
  <w:style w:type="paragraph" w:styleId="Caption">
    <w:name w:val="caption"/>
    <w:basedOn w:val="Normal"/>
    <w:next w:val="Normal"/>
    <w:uiPriority w:val="35"/>
    <w:unhideWhenUsed/>
    <w:qFormat/>
    <w:locked/>
    <w:rsid w:val="00D14874"/>
    <w:rPr>
      <w:b/>
      <w:bCs/>
      <w:szCs w:val="20"/>
    </w:rPr>
  </w:style>
  <w:style w:type="paragraph" w:styleId="Header">
    <w:name w:val="header"/>
    <w:basedOn w:val="Normal"/>
    <w:link w:val="HeaderChar"/>
    <w:uiPriority w:val="99"/>
    <w:unhideWhenUsed/>
    <w:rsid w:val="005656DF"/>
    <w:pPr>
      <w:tabs>
        <w:tab w:val="center" w:pos="4536"/>
        <w:tab w:val="right" w:pos="9072"/>
      </w:tabs>
      <w:spacing w:before="0" w:after="0"/>
      <w:jc w:val="center"/>
    </w:pPr>
    <w:rPr>
      <w:sz w:val="16"/>
    </w:rPr>
  </w:style>
  <w:style w:type="character" w:customStyle="1" w:styleId="HeaderChar">
    <w:name w:val="Header Char"/>
    <w:basedOn w:val="DefaultParagraphFont"/>
    <w:link w:val="Header"/>
    <w:uiPriority w:val="99"/>
    <w:rsid w:val="005656DF"/>
    <w:rPr>
      <w:rFonts w:ascii="Arial" w:hAnsi="Arial"/>
      <w:sz w:val="16"/>
      <w:szCs w:val="22"/>
      <w:lang w:val="en-US"/>
    </w:rPr>
  </w:style>
  <w:style w:type="paragraph" w:styleId="Footer">
    <w:name w:val="footer"/>
    <w:basedOn w:val="Normal"/>
    <w:link w:val="FooterChar"/>
    <w:uiPriority w:val="99"/>
    <w:unhideWhenUsed/>
    <w:rsid w:val="005656DF"/>
    <w:pPr>
      <w:tabs>
        <w:tab w:val="center" w:pos="4536"/>
        <w:tab w:val="right" w:pos="9072"/>
      </w:tabs>
      <w:spacing w:before="0" w:after="0"/>
    </w:pPr>
    <w:rPr>
      <w:sz w:val="18"/>
    </w:rPr>
  </w:style>
  <w:style w:type="character" w:customStyle="1" w:styleId="FooterChar">
    <w:name w:val="Footer Char"/>
    <w:basedOn w:val="DefaultParagraphFont"/>
    <w:link w:val="Footer"/>
    <w:uiPriority w:val="99"/>
    <w:rsid w:val="005656DF"/>
    <w:rPr>
      <w:rFonts w:ascii="Arial" w:hAnsi="Arial"/>
      <w:sz w:val="18"/>
      <w:szCs w:val="22"/>
      <w:lang w:val="en-US"/>
    </w:rPr>
  </w:style>
  <w:style w:type="character" w:customStyle="1" w:styleId="Heading3Char">
    <w:name w:val="Heading 3 Char"/>
    <w:basedOn w:val="DefaultParagraphFont"/>
    <w:link w:val="Heading3"/>
    <w:uiPriority w:val="9"/>
    <w:rsid w:val="00507CFF"/>
    <w:rPr>
      <w:rFonts w:asciiTheme="minorHAnsi" w:eastAsiaTheme="majorEastAsia" w:hAnsiTheme="minorHAnsi" w:cstheme="minorHAnsi"/>
      <w:bCs/>
      <w:szCs w:val="22"/>
      <w:lang w:val="en-US"/>
    </w:rPr>
  </w:style>
  <w:style w:type="character" w:customStyle="1" w:styleId="Heading4Char">
    <w:name w:val="Heading 4 Char"/>
    <w:basedOn w:val="DefaultParagraphFont"/>
    <w:link w:val="Heading4"/>
    <w:uiPriority w:val="9"/>
    <w:rsid w:val="00740916"/>
    <w:rPr>
      <w:rFonts w:asciiTheme="minorHAnsi" w:eastAsiaTheme="majorEastAsia" w:hAnsiTheme="minorHAnsi" w:cstheme="majorBidi"/>
      <w:bCs/>
      <w:i/>
      <w:iCs/>
      <w:szCs w:val="22"/>
      <w:lang w:val="en-US"/>
    </w:rPr>
  </w:style>
  <w:style w:type="character" w:customStyle="1" w:styleId="Heading5Char">
    <w:name w:val="Heading 5 Char"/>
    <w:basedOn w:val="DefaultParagraphFont"/>
    <w:link w:val="Heading5"/>
    <w:uiPriority w:val="9"/>
    <w:rsid w:val="00740916"/>
    <w:rPr>
      <w:rFonts w:asciiTheme="minorHAnsi" w:eastAsiaTheme="majorEastAsia" w:hAnsiTheme="minorHAnsi" w:cstheme="majorBidi"/>
      <w:i/>
      <w:szCs w:val="22"/>
      <w:lang w:val="en-US"/>
    </w:rPr>
  </w:style>
  <w:style w:type="character" w:customStyle="1" w:styleId="Heading6Char">
    <w:name w:val="Heading 6 Char"/>
    <w:basedOn w:val="DefaultParagraphFont"/>
    <w:link w:val="Heading6"/>
    <w:uiPriority w:val="9"/>
    <w:semiHidden/>
    <w:rsid w:val="00BA3061"/>
    <w:rPr>
      <w:rFonts w:asciiTheme="majorHAnsi" w:eastAsiaTheme="majorEastAsia" w:hAnsiTheme="majorHAnsi" w:cstheme="majorBidi"/>
      <w:i/>
      <w:iCs/>
      <w:color w:val="6E6E6E" w:themeColor="accent1" w:themeShade="7F"/>
      <w:sz w:val="22"/>
      <w:szCs w:val="22"/>
      <w:lang w:val="en-US"/>
    </w:rPr>
  </w:style>
  <w:style w:type="character" w:customStyle="1" w:styleId="Heading7Char">
    <w:name w:val="Heading 7 Char"/>
    <w:basedOn w:val="DefaultParagraphFont"/>
    <w:link w:val="Heading7"/>
    <w:uiPriority w:val="9"/>
    <w:semiHidden/>
    <w:rsid w:val="00BA3061"/>
    <w:rPr>
      <w:rFonts w:asciiTheme="majorHAnsi" w:eastAsiaTheme="majorEastAsia" w:hAnsiTheme="majorHAnsi" w:cstheme="majorBidi"/>
      <w:i/>
      <w:iCs/>
      <w:color w:val="404040" w:themeColor="text1" w:themeTint="BF"/>
      <w:sz w:val="22"/>
      <w:szCs w:val="22"/>
      <w:lang w:val="en-US"/>
    </w:rPr>
  </w:style>
  <w:style w:type="character" w:customStyle="1" w:styleId="Heading8Char">
    <w:name w:val="Heading 8 Char"/>
    <w:basedOn w:val="DefaultParagraphFont"/>
    <w:link w:val="Heading8"/>
    <w:uiPriority w:val="9"/>
    <w:semiHidden/>
    <w:rsid w:val="00BA3061"/>
    <w:rPr>
      <w:rFonts w:asciiTheme="majorHAnsi" w:eastAsiaTheme="majorEastAsia" w:hAnsiTheme="majorHAnsi" w:cstheme="majorBidi"/>
      <w:color w:val="404040" w:themeColor="text1" w:themeTint="BF"/>
      <w:lang w:val="en-US"/>
    </w:rPr>
  </w:style>
  <w:style w:type="character" w:customStyle="1" w:styleId="Heading9Char">
    <w:name w:val="Heading 9 Char"/>
    <w:basedOn w:val="DefaultParagraphFont"/>
    <w:link w:val="Heading9"/>
    <w:uiPriority w:val="9"/>
    <w:semiHidden/>
    <w:rsid w:val="00BA3061"/>
    <w:rPr>
      <w:rFonts w:asciiTheme="majorHAnsi" w:eastAsiaTheme="majorEastAsia" w:hAnsiTheme="majorHAnsi" w:cstheme="majorBidi"/>
      <w:i/>
      <w:iCs/>
      <w:color w:val="404040" w:themeColor="text1" w:themeTint="BF"/>
      <w:lang w:val="en-US"/>
    </w:rPr>
  </w:style>
  <w:style w:type="character" w:styleId="PageNumber">
    <w:name w:val="page number"/>
    <w:basedOn w:val="DefaultParagraphFont"/>
    <w:rsid w:val="008016E1"/>
  </w:style>
  <w:style w:type="character" w:styleId="Hyperlink">
    <w:name w:val="Hyperlink"/>
    <w:uiPriority w:val="99"/>
    <w:rsid w:val="008016E1"/>
    <w:rPr>
      <w:color w:val="0000FF"/>
      <w:u w:val="single"/>
    </w:rPr>
  </w:style>
  <w:style w:type="paragraph" w:styleId="TOC1">
    <w:name w:val="toc 1"/>
    <w:basedOn w:val="Normal"/>
    <w:next w:val="Normal"/>
    <w:autoRedefine/>
    <w:uiPriority w:val="39"/>
    <w:unhideWhenUsed/>
    <w:rsid w:val="0066736E"/>
    <w:pPr>
      <w:tabs>
        <w:tab w:val="left" w:pos="440"/>
        <w:tab w:val="right" w:leader="dot" w:pos="9062"/>
      </w:tabs>
      <w:spacing w:after="0"/>
    </w:pPr>
    <w:rPr>
      <w:b/>
      <w:bCs/>
      <w:szCs w:val="20"/>
    </w:rPr>
  </w:style>
  <w:style w:type="paragraph" w:styleId="TOC2">
    <w:name w:val="toc 2"/>
    <w:basedOn w:val="Normal"/>
    <w:next w:val="Normal"/>
    <w:autoRedefine/>
    <w:uiPriority w:val="39"/>
    <w:unhideWhenUsed/>
    <w:rsid w:val="007B5B90"/>
    <w:pPr>
      <w:tabs>
        <w:tab w:val="left" w:pos="880"/>
        <w:tab w:val="right" w:leader="dot" w:pos="9070"/>
      </w:tabs>
      <w:spacing w:before="0" w:after="0"/>
      <w:ind w:left="220"/>
    </w:pPr>
    <w:rPr>
      <w:iCs/>
      <w:szCs w:val="20"/>
    </w:rPr>
  </w:style>
  <w:style w:type="paragraph" w:styleId="TOC3">
    <w:name w:val="toc 3"/>
    <w:basedOn w:val="Normal"/>
    <w:next w:val="Normal"/>
    <w:autoRedefine/>
    <w:uiPriority w:val="39"/>
    <w:unhideWhenUsed/>
    <w:rsid w:val="007B5B90"/>
    <w:pPr>
      <w:ind w:left="440"/>
    </w:pPr>
    <w:rPr>
      <w:szCs w:val="20"/>
    </w:rPr>
  </w:style>
  <w:style w:type="paragraph" w:styleId="TOC4">
    <w:name w:val="toc 4"/>
    <w:basedOn w:val="Normal"/>
    <w:next w:val="Normal"/>
    <w:autoRedefine/>
    <w:uiPriority w:val="39"/>
    <w:unhideWhenUsed/>
    <w:rsid w:val="00563B0F"/>
    <w:pPr>
      <w:ind w:left="660"/>
    </w:pPr>
    <w:rPr>
      <w:szCs w:val="20"/>
    </w:rPr>
  </w:style>
  <w:style w:type="paragraph" w:styleId="TOC5">
    <w:name w:val="toc 5"/>
    <w:basedOn w:val="Normal"/>
    <w:next w:val="Normal"/>
    <w:autoRedefine/>
    <w:uiPriority w:val="39"/>
    <w:unhideWhenUsed/>
    <w:rsid w:val="00563B0F"/>
    <w:pPr>
      <w:ind w:left="880"/>
    </w:pPr>
    <w:rPr>
      <w:szCs w:val="20"/>
    </w:rPr>
  </w:style>
  <w:style w:type="paragraph" w:styleId="TOC6">
    <w:name w:val="toc 6"/>
    <w:basedOn w:val="Normal"/>
    <w:next w:val="Normal"/>
    <w:autoRedefine/>
    <w:uiPriority w:val="39"/>
    <w:unhideWhenUsed/>
    <w:rsid w:val="00563B0F"/>
    <w:pPr>
      <w:ind w:left="1100"/>
    </w:pPr>
    <w:rPr>
      <w:szCs w:val="20"/>
    </w:rPr>
  </w:style>
  <w:style w:type="paragraph" w:styleId="TOC7">
    <w:name w:val="toc 7"/>
    <w:basedOn w:val="Normal"/>
    <w:next w:val="Normal"/>
    <w:autoRedefine/>
    <w:uiPriority w:val="39"/>
    <w:unhideWhenUsed/>
    <w:rsid w:val="00563B0F"/>
    <w:pPr>
      <w:ind w:left="1320"/>
    </w:pPr>
    <w:rPr>
      <w:szCs w:val="20"/>
    </w:rPr>
  </w:style>
  <w:style w:type="paragraph" w:styleId="TOC8">
    <w:name w:val="toc 8"/>
    <w:basedOn w:val="Normal"/>
    <w:next w:val="Normal"/>
    <w:autoRedefine/>
    <w:uiPriority w:val="39"/>
    <w:unhideWhenUsed/>
    <w:rsid w:val="00563B0F"/>
    <w:pPr>
      <w:ind w:left="1540"/>
    </w:pPr>
    <w:rPr>
      <w:szCs w:val="20"/>
    </w:rPr>
  </w:style>
  <w:style w:type="paragraph" w:styleId="TOC9">
    <w:name w:val="toc 9"/>
    <w:basedOn w:val="Normal"/>
    <w:next w:val="Normal"/>
    <w:autoRedefine/>
    <w:uiPriority w:val="39"/>
    <w:unhideWhenUsed/>
    <w:rsid w:val="00563B0F"/>
    <w:pPr>
      <w:ind w:left="1760"/>
    </w:pPr>
    <w:rPr>
      <w:szCs w:val="20"/>
    </w:rPr>
  </w:style>
  <w:style w:type="table" w:styleId="TableGrid">
    <w:name w:val="Table Grid"/>
    <w:basedOn w:val="TableNormal"/>
    <w:rsid w:val="004D46D0"/>
    <w:pPr>
      <w:spacing w:after="0"/>
    </w:pPr>
    <w:rPr>
      <w:rFonts w:ascii="Times New Roman" w:eastAsia="SimSun" w:hAnsi="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639C6"/>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39C6"/>
    <w:rPr>
      <w:rFonts w:ascii="Tahoma" w:hAnsi="Tahoma" w:cs="Tahoma"/>
      <w:sz w:val="16"/>
      <w:szCs w:val="16"/>
      <w:lang w:val="en-US"/>
    </w:rPr>
  </w:style>
  <w:style w:type="paragraph" w:styleId="Title">
    <w:name w:val="Title"/>
    <w:basedOn w:val="Normal"/>
    <w:next w:val="Normal"/>
    <w:link w:val="TitleChar"/>
    <w:uiPriority w:val="10"/>
    <w:qFormat/>
    <w:rsid w:val="007B5B90"/>
    <w:pPr>
      <w:spacing w:after="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7B5B90"/>
    <w:rPr>
      <w:rFonts w:ascii="Calibri Light" w:eastAsiaTheme="majorEastAsia" w:hAnsi="Calibri Light" w:cstheme="majorBidi"/>
      <w:spacing w:val="-10"/>
      <w:kern w:val="28"/>
      <w:sz w:val="56"/>
      <w:szCs w:val="56"/>
      <w:lang w:val="en-US"/>
    </w:rPr>
  </w:style>
  <w:style w:type="paragraph" w:styleId="Subtitle">
    <w:name w:val="Subtitle"/>
    <w:basedOn w:val="Title"/>
    <w:next w:val="Normal"/>
    <w:link w:val="SubtitleChar"/>
    <w:uiPriority w:val="11"/>
    <w:qFormat/>
    <w:rsid w:val="00981BC2"/>
    <w:pPr>
      <w:numPr>
        <w:ilvl w:val="1"/>
      </w:numPr>
      <w:spacing w:after="160"/>
      <w:jc w:val="center"/>
    </w:pPr>
    <w:rPr>
      <w:rFonts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981BC2"/>
    <w:rPr>
      <w:rFonts w:asciiTheme="minorHAnsi" w:eastAsiaTheme="minorEastAsia" w:hAnsiTheme="minorHAnsi" w:cstheme="minorBidi"/>
      <w:color w:val="5A5A5A" w:themeColor="text1" w:themeTint="A5"/>
      <w:spacing w:val="15"/>
      <w:kern w:val="28"/>
      <w:sz w:val="32"/>
      <w:szCs w:val="56"/>
      <w:lang w:val="en-US"/>
    </w:rPr>
  </w:style>
  <w:style w:type="character" w:styleId="PlaceholderText">
    <w:name w:val="Placeholder Text"/>
    <w:basedOn w:val="DefaultParagraphFont"/>
    <w:uiPriority w:val="99"/>
    <w:semiHidden/>
    <w:rsid w:val="00577067"/>
    <w:rPr>
      <w:color w:val="808080"/>
    </w:rPr>
  </w:style>
  <w:style w:type="character" w:customStyle="1" w:styleId="ListBulletChar">
    <w:name w:val="List Bullet Char"/>
    <w:basedOn w:val="DefaultParagraphFont"/>
    <w:link w:val="ListBullet"/>
    <w:uiPriority w:val="99"/>
    <w:rsid w:val="002C1C91"/>
    <w:rPr>
      <w:rFonts w:ascii="Arial" w:hAnsi="Arial"/>
      <w:szCs w:val="22"/>
      <w:lang w:val="en-US"/>
    </w:rPr>
  </w:style>
  <w:style w:type="paragraph" w:styleId="TOCHeading">
    <w:name w:val="TOC Heading"/>
    <w:basedOn w:val="Heading1"/>
    <w:next w:val="Normal"/>
    <w:uiPriority w:val="39"/>
    <w:unhideWhenUsed/>
    <w:qFormat/>
    <w:rsid w:val="0001360F"/>
    <w:pPr>
      <w:keepLines/>
      <w:numPr>
        <w:numId w:val="0"/>
      </w:numPr>
      <w:spacing w:after="0" w:line="259" w:lineRule="auto"/>
      <w:outlineLvl w:val="9"/>
    </w:pPr>
    <w:rPr>
      <w:rFonts w:asciiTheme="majorHAnsi" w:hAnsiTheme="majorHAnsi"/>
      <w:b w:val="0"/>
      <w:bCs w:val="0"/>
      <w:kern w:val="0"/>
    </w:rPr>
  </w:style>
  <w:style w:type="paragraph" w:customStyle="1" w:styleId="Attachmentheading">
    <w:name w:val="Attachment heading"/>
    <w:basedOn w:val="Normal"/>
    <w:next w:val="Normal"/>
    <w:link w:val="AttachmentheadingChar"/>
    <w:qFormat/>
    <w:rsid w:val="002F06A9"/>
    <w:pPr>
      <w:jc w:val="center"/>
      <w:outlineLvl w:val="0"/>
    </w:pPr>
    <w:rPr>
      <w:b/>
      <w:sz w:val="28"/>
    </w:rPr>
  </w:style>
  <w:style w:type="character" w:customStyle="1" w:styleId="AttachmentheadingChar">
    <w:name w:val="Attachment heading Char"/>
    <w:basedOn w:val="DefaultParagraphFont"/>
    <w:link w:val="Attachmentheading"/>
    <w:rsid w:val="002F06A9"/>
    <w:rPr>
      <w:rFonts w:ascii="Calibri Light" w:hAnsi="Calibri Light"/>
      <w:b/>
      <w:sz w:val="28"/>
      <w:szCs w:val="22"/>
      <w:lang w:val="en-US"/>
    </w:rPr>
  </w:style>
  <w:style w:type="paragraph" w:styleId="BodyText">
    <w:name w:val="Body Text"/>
    <w:basedOn w:val="Normal"/>
    <w:link w:val="BodyTextChar"/>
    <w:uiPriority w:val="1"/>
    <w:qFormat/>
    <w:rsid w:val="00037A52"/>
    <w:pPr>
      <w:widowControl w:val="0"/>
      <w:spacing w:before="0" w:after="0" w:line="240" w:lineRule="auto"/>
      <w:ind w:left="66"/>
      <w:jc w:val="left"/>
    </w:pPr>
    <w:rPr>
      <w:rFonts w:ascii="Arial" w:eastAsia="Arial" w:hAnsi="Arial" w:cstheme="minorBidi"/>
      <w:sz w:val="22"/>
    </w:rPr>
  </w:style>
  <w:style w:type="character" w:customStyle="1" w:styleId="BodyTextChar">
    <w:name w:val="Body Text Char"/>
    <w:basedOn w:val="DefaultParagraphFont"/>
    <w:link w:val="BodyText"/>
    <w:uiPriority w:val="1"/>
    <w:rsid w:val="00037A52"/>
    <w:rPr>
      <w:rFonts w:ascii="Arial" w:eastAsia="Arial" w:hAnsi="Arial" w:cstheme="minorBidi"/>
      <w:sz w:val="22"/>
      <w:szCs w:val="22"/>
      <w:lang w:val="en-US"/>
    </w:rPr>
  </w:style>
  <w:style w:type="character" w:styleId="FollowedHyperlink">
    <w:name w:val="FollowedHyperlink"/>
    <w:basedOn w:val="DefaultParagraphFont"/>
    <w:uiPriority w:val="99"/>
    <w:semiHidden/>
    <w:unhideWhenUsed/>
    <w:rsid w:val="00B52B37"/>
    <w:rPr>
      <w:color w:val="919191" w:themeColor="followedHyperlink"/>
      <w:u w:val="single"/>
    </w:rPr>
  </w:style>
  <w:style w:type="paragraph" w:styleId="Revision">
    <w:name w:val="Revision"/>
    <w:hidden/>
    <w:uiPriority w:val="99"/>
    <w:semiHidden/>
    <w:rsid w:val="006F3F91"/>
    <w:pPr>
      <w:spacing w:after="0"/>
    </w:pPr>
    <w:rPr>
      <w:rFonts w:asciiTheme="minorHAnsi" w:hAnsiTheme="minorHAnsi"/>
      <w:szCs w:val="22"/>
      <w:lang w:val="en-US"/>
    </w:rPr>
  </w:style>
  <w:style w:type="table" w:customStyle="1" w:styleId="TableGrid1">
    <w:name w:val="Table Grid1"/>
    <w:basedOn w:val="TableNormal"/>
    <w:next w:val="TableGrid"/>
    <w:rsid w:val="009C2D81"/>
    <w:pPr>
      <w:widowControl w:val="0"/>
      <w:spacing w:after="0"/>
    </w:pPr>
    <w:rPr>
      <w:sz w:val="22"/>
      <w:szCs w:val="22"/>
      <w:lang w:val="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rsid w:val="009C2D81"/>
    <w:pPr>
      <w:spacing w:after="0"/>
    </w:pPr>
    <w:rPr>
      <w:sz w:val="22"/>
      <w:szCs w:val="22"/>
      <w:lang w:val="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9C2D81"/>
    <w:pPr>
      <w:widowControl w:val="0"/>
      <w:spacing w:before="0" w:after="0" w:line="240" w:lineRule="auto"/>
      <w:jc w:val="left"/>
    </w:pPr>
    <w:rPr>
      <w:sz w:val="22"/>
    </w:rPr>
  </w:style>
  <w:style w:type="paragraph" w:customStyle="1" w:styleId="PlainText1">
    <w:name w:val="Plain Text1"/>
    <w:basedOn w:val="Normal"/>
    <w:next w:val="PlainText"/>
    <w:link w:val="PlainTextChar"/>
    <w:uiPriority w:val="99"/>
    <w:semiHidden/>
    <w:unhideWhenUsed/>
    <w:rsid w:val="009C2D81"/>
    <w:pPr>
      <w:spacing w:before="0" w:after="0" w:line="240" w:lineRule="auto"/>
      <w:jc w:val="left"/>
    </w:pPr>
    <w:rPr>
      <w:rFonts w:ascii="Calibri" w:hAnsi="Calibri"/>
      <w:szCs w:val="21"/>
      <w:lang w:val="de-DE"/>
    </w:rPr>
  </w:style>
  <w:style w:type="character" w:customStyle="1" w:styleId="PlainTextChar">
    <w:name w:val="Plain Text Char"/>
    <w:basedOn w:val="DefaultParagraphFont"/>
    <w:link w:val="PlainText1"/>
    <w:uiPriority w:val="99"/>
    <w:semiHidden/>
    <w:rsid w:val="009C2D81"/>
    <w:rPr>
      <w:rFonts w:ascii="Calibri" w:hAnsi="Calibri"/>
      <w:szCs w:val="21"/>
      <w:lang w:val="de-DE"/>
    </w:rPr>
  </w:style>
  <w:style w:type="paragraph" w:styleId="FootnoteText">
    <w:name w:val="footnote text"/>
    <w:basedOn w:val="Normal"/>
    <w:link w:val="FootnoteTextChar"/>
    <w:semiHidden/>
    <w:unhideWhenUsed/>
    <w:rsid w:val="009C2D81"/>
    <w:pPr>
      <w:spacing w:before="0" w:after="0" w:line="240" w:lineRule="auto"/>
      <w:contextualSpacing/>
      <w:jc w:val="left"/>
    </w:pPr>
    <w:rPr>
      <w:rFonts w:ascii="Frutiger LT Com 45 Light" w:eastAsia="Times New Roman" w:hAnsi="Frutiger LT Com 45 Light"/>
      <w:szCs w:val="20"/>
      <w:lang w:val="de-DE" w:eastAsia="de-DE"/>
    </w:rPr>
  </w:style>
  <w:style w:type="character" w:customStyle="1" w:styleId="FootnoteTextChar">
    <w:name w:val="Footnote Text Char"/>
    <w:basedOn w:val="DefaultParagraphFont"/>
    <w:link w:val="FootnoteText"/>
    <w:semiHidden/>
    <w:rsid w:val="009C2D81"/>
    <w:rPr>
      <w:rFonts w:ascii="Frutiger LT Com 45 Light" w:eastAsia="Times New Roman" w:hAnsi="Frutiger LT Com 45 Light"/>
      <w:lang w:eastAsia="de-DE"/>
    </w:rPr>
  </w:style>
  <w:style w:type="character" w:styleId="FootnoteReference">
    <w:name w:val="footnote reference"/>
    <w:basedOn w:val="DefaultParagraphFont"/>
    <w:semiHidden/>
    <w:unhideWhenUsed/>
    <w:rsid w:val="009C2D81"/>
    <w:rPr>
      <w:vertAlign w:val="superscript"/>
    </w:rPr>
  </w:style>
  <w:style w:type="paragraph" w:customStyle="1" w:styleId="NormalWeb1">
    <w:name w:val="Normal (Web)1"/>
    <w:basedOn w:val="Normal"/>
    <w:next w:val="NormalWeb"/>
    <w:uiPriority w:val="99"/>
    <w:semiHidden/>
    <w:unhideWhenUsed/>
    <w:rsid w:val="009C2D81"/>
    <w:pPr>
      <w:spacing w:before="100" w:beforeAutospacing="1" w:after="100" w:afterAutospacing="1" w:line="240" w:lineRule="auto"/>
      <w:jc w:val="left"/>
    </w:pPr>
    <w:rPr>
      <w:rFonts w:ascii="Times New Roman" w:hAnsi="Times New Roman"/>
      <w:sz w:val="24"/>
      <w:szCs w:val="24"/>
      <w:lang w:val="de-DE" w:eastAsia="de-DE"/>
    </w:rPr>
  </w:style>
  <w:style w:type="paragraph" w:styleId="PlainText">
    <w:name w:val="Plain Text"/>
    <w:basedOn w:val="Normal"/>
    <w:link w:val="PlainTextChar1"/>
    <w:uiPriority w:val="99"/>
    <w:semiHidden/>
    <w:unhideWhenUsed/>
    <w:rsid w:val="009C2D81"/>
    <w:pPr>
      <w:spacing w:before="0" w:after="0" w:line="240" w:lineRule="auto"/>
    </w:pPr>
    <w:rPr>
      <w:rFonts w:ascii="Consolas" w:hAnsi="Consolas"/>
      <w:sz w:val="21"/>
      <w:szCs w:val="21"/>
    </w:rPr>
  </w:style>
  <w:style w:type="character" w:customStyle="1" w:styleId="PlainTextChar1">
    <w:name w:val="Plain Text Char1"/>
    <w:basedOn w:val="DefaultParagraphFont"/>
    <w:link w:val="PlainText"/>
    <w:uiPriority w:val="99"/>
    <w:semiHidden/>
    <w:rsid w:val="009C2D81"/>
    <w:rPr>
      <w:rFonts w:ascii="Consolas" w:hAnsi="Consolas"/>
      <w:sz w:val="21"/>
      <w:szCs w:val="21"/>
      <w:lang w:val="en-US"/>
    </w:rPr>
  </w:style>
  <w:style w:type="paragraph" w:styleId="NormalWeb">
    <w:name w:val="Normal (Web)"/>
    <w:basedOn w:val="Normal"/>
    <w:uiPriority w:val="99"/>
    <w:semiHidden/>
    <w:unhideWhenUsed/>
    <w:rsid w:val="009C2D81"/>
    <w:rPr>
      <w:rFonts w:ascii="Times New Roman" w:hAnsi="Times New Roman"/>
      <w:sz w:val="24"/>
      <w:szCs w:val="24"/>
    </w:rPr>
  </w:style>
  <w:style w:type="paragraph" w:styleId="CommentText">
    <w:name w:val="annotation text"/>
    <w:basedOn w:val="Normal"/>
    <w:link w:val="CommentTextChar"/>
    <w:uiPriority w:val="99"/>
    <w:unhideWhenUsed/>
    <w:pPr>
      <w:spacing w:line="240" w:lineRule="auto"/>
    </w:pPr>
    <w:rPr>
      <w:szCs w:val="20"/>
    </w:rPr>
  </w:style>
  <w:style w:type="character" w:customStyle="1" w:styleId="CommentTextChar">
    <w:name w:val="Comment Text Char"/>
    <w:basedOn w:val="DefaultParagraphFont"/>
    <w:link w:val="CommentText"/>
    <w:uiPriority w:val="99"/>
    <w:rPr>
      <w:rFonts w:asciiTheme="minorHAnsi" w:hAnsiTheme="minorHAnsi"/>
      <w:lang w:val="en-US"/>
    </w:rPr>
  </w:style>
  <w:style w:type="character" w:styleId="CommentReference">
    <w:name w:val="annotation reference"/>
    <w:basedOn w:val="DefaultParagraphFont"/>
    <w:uiPriority w:val="99"/>
    <w:unhideWhenUsed/>
    <w:rPr>
      <w:sz w:val="16"/>
      <w:szCs w:val="16"/>
    </w:rPr>
  </w:style>
  <w:style w:type="paragraph" w:styleId="CommentSubject">
    <w:name w:val="annotation subject"/>
    <w:basedOn w:val="CommentText"/>
    <w:next w:val="CommentText"/>
    <w:link w:val="CommentSubjectChar"/>
    <w:uiPriority w:val="99"/>
    <w:semiHidden/>
    <w:unhideWhenUsed/>
    <w:rsid w:val="004952D6"/>
    <w:rPr>
      <w:b/>
      <w:bCs/>
    </w:rPr>
  </w:style>
  <w:style w:type="character" w:customStyle="1" w:styleId="CommentSubjectChar">
    <w:name w:val="Comment Subject Char"/>
    <w:basedOn w:val="CommentTextChar"/>
    <w:link w:val="CommentSubject"/>
    <w:uiPriority w:val="99"/>
    <w:semiHidden/>
    <w:rsid w:val="004952D6"/>
    <w:rPr>
      <w:rFonts w:asciiTheme="minorHAnsi" w:hAnsiTheme="minorHAnsi"/>
      <w:b/>
      <w:bCs/>
      <w:lang w:val="en-US"/>
    </w:rPr>
  </w:style>
  <w:style w:type="paragraph" w:customStyle="1" w:styleId="Default">
    <w:name w:val="Default"/>
    <w:rsid w:val="003B4101"/>
    <w:pPr>
      <w:autoSpaceDE w:val="0"/>
      <w:autoSpaceDN w:val="0"/>
      <w:adjustRightInd w:val="0"/>
      <w:spacing w:after="0"/>
    </w:pPr>
    <w:rPr>
      <w:rFonts w:ascii="Arial" w:hAnsi="Arial" w:cs="Arial"/>
      <w:color w:val="000000"/>
      <w:sz w:val="24"/>
      <w:szCs w:val="24"/>
    </w:rPr>
  </w:style>
  <w:style w:type="paragraph" w:customStyle="1" w:styleId="LSSlim">
    <w:name w:val="LS Slim"/>
    <w:basedOn w:val="Normal"/>
    <w:link w:val="LSSlimZchn"/>
    <w:qFormat/>
    <w:rsid w:val="00CD57F9"/>
    <w:rPr>
      <w:rFonts w:ascii="Arial" w:eastAsia="Arial" w:hAnsi="Arial" w:cs="Arial"/>
      <w:szCs w:val="20"/>
      <w:shd w:val="clear" w:color="auto" w:fill="E1B9DB"/>
      <w:lang w:val="en-GB"/>
    </w:rPr>
  </w:style>
  <w:style w:type="character" w:customStyle="1" w:styleId="LSSlimZchn">
    <w:name w:val="LS Slim Zchn"/>
    <w:basedOn w:val="DefaultParagraphFont"/>
    <w:link w:val="LSSlim"/>
    <w:rsid w:val="00CD57F9"/>
    <w:rPr>
      <w:rFonts w:ascii="Arial" w:eastAsia="Arial" w:hAnsi="Arial" w:cs="Arial"/>
      <w:lang w:val="en-GB"/>
    </w:rPr>
  </w:style>
  <w:style w:type="paragraph" w:customStyle="1" w:styleId="LSFett">
    <w:name w:val="LS Fett"/>
    <w:basedOn w:val="Normal"/>
    <w:link w:val="LSFettZchn"/>
    <w:qFormat/>
    <w:rsid w:val="00CD57F9"/>
    <w:rPr>
      <w:b/>
      <w:bCs/>
      <w:szCs w:val="20"/>
      <w:shd w:val="clear" w:color="auto" w:fill="E1B9DB"/>
      <w:lang w:val="en-GB"/>
    </w:rPr>
  </w:style>
  <w:style w:type="character" w:customStyle="1" w:styleId="LSFettZchn">
    <w:name w:val="LS Fett Zchn"/>
    <w:basedOn w:val="DefaultParagraphFont"/>
    <w:link w:val="LSFett"/>
    <w:rsid w:val="00CD57F9"/>
    <w:rPr>
      <w:rFonts w:asciiTheme="minorHAnsi" w:hAnsiTheme="minorHAnsi"/>
      <w:b/>
      <w:bCs/>
      <w:lang w:val="en-GB"/>
    </w:rPr>
  </w:style>
  <w:style w:type="character" w:customStyle="1" w:styleId="ui-provider">
    <w:name w:val="ui-provider"/>
    <w:basedOn w:val="DefaultParagraphFont"/>
    <w:rsid w:val="00CE7AE0"/>
  </w:style>
  <w:style w:type="paragraph" w:customStyle="1" w:styleId="DESCASubsectionLumpSums">
    <w:name w:val="DESCA Subsection Lump Sums"/>
    <w:basedOn w:val="ListParagraph"/>
    <w:qFormat/>
    <w:rsid w:val="00AB0A3A"/>
    <w:pPr>
      <w:widowControl w:val="0"/>
      <w:spacing w:after="120" w:line="276" w:lineRule="auto"/>
      <w:ind w:left="68"/>
    </w:pPr>
    <w:rPr>
      <w:rFonts w:ascii="Arial" w:hAnsi="Arial" w:cs="Arial"/>
      <w:b/>
      <w:sz w:val="22"/>
      <w:shd w:val="clear" w:color="auto" w:fill="E1B9DB"/>
      <w:lang w:val="en-GB" w:eastAsia="en-US"/>
    </w:rPr>
  </w:style>
  <w:style w:type="character" w:customStyle="1" w:styleId="ListParagraphChar">
    <w:name w:val="List Paragraph Char"/>
    <w:link w:val="ListParagraph"/>
    <w:uiPriority w:val="1"/>
    <w:rsid w:val="004033D8"/>
    <w:rPr>
      <w:rFonts w:asciiTheme="minorHAnsi" w:hAnsiTheme="minorHAnsi"/>
      <w:szCs w:val="22"/>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1484777">
      <w:bodyDiv w:val="1"/>
      <w:marLeft w:val="0"/>
      <w:marRight w:val="0"/>
      <w:marTop w:val="0"/>
      <w:marBottom w:val="0"/>
      <w:divBdr>
        <w:top w:val="none" w:sz="0" w:space="0" w:color="auto"/>
        <w:left w:val="none" w:sz="0" w:space="0" w:color="auto"/>
        <w:bottom w:val="none" w:sz="0" w:space="0" w:color="auto"/>
        <w:right w:val="none" w:sz="0" w:space="0" w:color="auto"/>
      </w:divBdr>
    </w:div>
    <w:div w:id="894699983">
      <w:bodyDiv w:val="1"/>
      <w:marLeft w:val="0"/>
      <w:marRight w:val="0"/>
      <w:marTop w:val="0"/>
      <w:marBottom w:val="0"/>
      <w:divBdr>
        <w:top w:val="none" w:sz="0" w:space="0" w:color="auto"/>
        <w:left w:val="none" w:sz="0" w:space="0" w:color="auto"/>
        <w:bottom w:val="none" w:sz="0" w:space="0" w:color="auto"/>
        <w:right w:val="none" w:sz="0" w:space="0" w:color="auto"/>
      </w:divBdr>
    </w:div>
    <w:div w:id="1075859339">
      <w:bodyDiv w:val="1"/>
      <w:marLeft w:val="0"/>
      <w:marRight w:val="0"/>
      <w:marTop w:val="0"/>
      <w:marBottom w:val="0"/>
      <w:divBdr>
        <w:top w:val="none" w:sz="0" w:space="0" w:color="auto"/>
        <w:left w:val="none" w:sz="0" w:space="0" w:color="auto"/>
        <w:bottom w:val="none" w:sz="0" w:space="0" w:color="auto"/>
        <w:right w:val="none" w:sz="0" w:space="0" w:color="auto"/>
      </w:divBdr>
      <w:divsChild>
        <w:div w:id="1849709796">
          <w:marLeft w:val="0"/>
          <w:marRight w:val="0"/>
          <w:marTop w:val="0"/>
          <w:marBottom w:val="0"/>
          <w:divBdr>
            <w:top w:val="none" w:sz="0" w:space="0" w:color="auto"/>
            <w:left w:val="none" w:sz="0" w:space="0" w:color="auto"/>
            <w:bottom w:val="none" w:sz="0" w:space="0" w:color="auto"/>
            <w:right w:val="none" w:sz="0" w:space="0" w:color="auto"/>
          </w:divBdr>
          <w:divsChild>
            <w:div w:id="951786824">
              <w:marLeft w:val="0"/>
              <w:marRight w:val="0"/>
              <w:marTop w:val="0"/>
              <w:marBottom w:val="0"/>
              <w:divBdr>
                <w:top w:val="none" w:sz="0" w:space="0" w:color="auto"/>
                <w:left w:val="none" w:sz="0" w:space="0" w:color="auto"/>
                <w:bottom w:val="none" w:sz="0" w:space="0" w:color="auto"/>
                <w:right w:val="none" w:sz="0" w:space="0" w:color="auto"/>
              </w:divBdr>
              <w:divsChild>
                <w:div w:id="1495291538">
                  <w:marLeft w:val="0"/>
                  <w:marRight w:val="0"/>
                  <w:marTop w:val="0"/>
                  <w:marBottom w:val="0"/>
                  <w:divBdr>
                    <w:top w:val="none" w:sz="0" w:space="0" w:color="auto"/>
                    <w:left w:val="none" w:sz="0" w:space="0" w:color="auto"/>
                    <w:bottom w:val="none" w:sz="0" w:space="0" w:color="auto"/>
                    <w:right w:val="none" w:sz="0" w:space="0" w:color="auto"/>
                  </w:divBdr>
                  <w:divsChild>
                    <w:div w:id="1408310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10277">
      <w:bodyDiv w:val="1"/>
      <w:marLeft w:val="0"/>
      <w:marRight w:val="0"/>
      <w:marTop w:val="0"/>
      <w:marBottom w:val="0"/>
      <w:divBdr>
        <w:top w:val="none" w:sz="0" w:space="0" w:color="auto"/>
        <w:left w:val="none" w:sz="0" w:space="0" w:color="auto"/>
        <w:bottom w:val="none" w:sz="0" w:space="0" w:color="auto"/>
        <w:right w:val="none" w:sz="0" w:space="0" w:color="auto"/>
      </w:divBdr>
    </w:div>
    <w:div w:id="1149710890">
      <w:bodyDiv w:val="1"/>
      <w:marLeft w:val="0"/>
      <w:marRight w:val="0"/>
      <w:marTop w:val="0"/>
      <w:marBottom w:val="0"/>
      <w:divBdr>
        <w:top w:val="none" w:sz="0" w:space="0" w:color="auto"/>
        <w:left w:val="none" w:sz="0" w:space="0" w:color="auto"/>
        <w:bottom w:val="none" w:sz="0" w:space="0" w:color="auto"/>
        <w:right w:val="none" w:sz="0" w:space="0" w:color="auto"/>
      </w:divBdr>
    </w:div>
    <w:div w:id="1272519496">
      <w:bodyDiv w:val="1"/>
      <w:marLeft w:val="0"/>
      <w:marRight w:val="0"/>
      <w:marTop w:val="0"/>
      <w:marBottom w:val="0"/>
      <w:divBdr>
        <w:top w:val="none" w:sz="0" w:space="0" w:color="auto"/>
        <w:left w:val="none" w:sz="0" w:space="0" w:color="auto"/>
        <w:bottom w:val="none" w:sz="0" w:space="0" w:color="auto"/>
        <w:right w:val="none" w:sz="0" w:space="0" w:color="auto"/>
      </w:divBdr>
    </w:div>
    <w:div w:id="1342389576">
      <w:bodyDiv w:val="1"/>
      <w:marLeft w:val="0"/>
      <w:marRight w:val="0"/>
      <w:marTop w:val="0"/>
      <w:marBottom w:val="0"/>
      <w:divBdr>
        <w:top w:val="none" w:sz="0" w:space="0" w:color="auto"/>
        <w:left w:val="none" w:sz="0" w:space="0" w:color="auto"/>
        <w:bottom w:val="none" w:sz="0" w:space="0" w:color="auto"/>
        <w:right w:val="none" w:sz="0" w:space="0" w:color="auto"/>
      </w:divBdr>
    </w:div>
    <w:div w:id="1495804575">
      <w:bodyDiv w:val="1"/>
      <w:marLeft w:val="0"/>
      <w:marRight w:val="0"/>
      <w:marTop w:val="0"/>
      <w:marBottom w:val="0"/>
      <w:divBdr>
        <w:top w:val="none" w:sz="0" w:space="0" w:color="auto"/>
        <w:left w:val="none" w:sz="0" w:space="0" w:color="auto"/>
        <w:bottom w:val="none" w:sz="0" w:space="0" w:color="auto"/>
        <w:right w:val="none" w:sz="0" w:space="0" w:color="auto"/>
      </w:divBdr>
    </w:div>
    <w:div w:id="1579897373">
      <w:bodyDiv w:val="1"/>
      <w:marLeft w:val="0"/>
      <w:marRight w:val="0"/>
      <w:marTop w:val="0"/>
      <w:marBottom w:val="0"/>
      <w:divBdr>
        <w:top w:val="none" w:sz="0" w:space="0" w:color="auto"/>
        <w:left w:val="none" w:sz="0" w:space="0" w:color="auto"/>
        <w:bottom w:val="none" w:sz="0" w:space="0" w:color="auto"/>
        <w:right w:val="none" w:sz="0" w:space="0" w:color="auto"/>
      </w:divBdr>
    </w:div>
    <w:div w:id="159790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comments" Target="comments.xml"/><Relationship Id="rId26" Type="http://schemas.openxmlformats.org/officeDocument/2006/relationships/theme" Target="theme/theme1.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hyperlink" Target="http://www.desca-agreement.eu"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footer" Target="footer2.xml"/><Relationship Id="rId20" Type="http://schemas.microsoft.com/office/2016/09/relationships/commentsIds" Target="commentsIds.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oter" Target="footer3.xml"/><Relationship Id="rId10" Type="http://schemas.openxmlformats.org/officeDocument/2006/relationships/footnotes" Target="footnotes.xml"/><Relationship Id="rId19" Type="http://schemas.microsoft.com/office/2011/relationships/commentsExtended" Target="commentsExtended.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www.desca-agreement.eu" TargetMode="External"/></Relationships>
</file>

<file path=word/theme/theme1.xml><?xml version="1.0" encoding="utf-8"?>
<a:theme xmlns:a="http://schemas.openxmlformats.org/drawingml/2006/main" name="Larissa">
  <a:themeElements>
    <a:clrScheme name="Graustuf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Larissa Klassisch 2">
      <a:maj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c7bee6fb-47ca-4743-b9ef-e9c526604906" xsi:nil="true"/>
    <lcf76f155ced4ddcb4097134ff3c332f xmlns="6eb796a6-def5-4011-a424-aab2a9f964c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w:Document xmlns:w="http://Custom_var">
  <Contracts>
    <Custom_var_1>[ACRONYM OF PROJECT]</Custom_var_1>
    <Custom_var_2>[X]</Custom_var_2>
    <Custom_var_3>[DATE]</Custom_var_3>
    <Custom_var_4>[FULL NAME OF THE PROJECT]</Custom_var_4>
    <Custom_var_5/>
    <Custom_var_6/>
    <Custom_var_7/>
  </Contracts>
</w:Document>
</file>

<file path=customXml/item4.xml><?xml version="1.0" encoding="utf-8"?>
<ct:contentTypeSchema xmlns:ct="http://schemas.microsoft.com/office/2006/metadata/contentType" xmlns:ma="http://schemas.microsoft.com/office/2006/metadata/properties/metaAttributes" ct:_="" ma:_="" ma:contentTypeName="Dokument" ma:contentTypeID="0x010100707926C470C5114F9E33389887A749BF" ma:contentTypeVersion="11" ma:contentTypeDescription="Ein neues Dokument erstellen." ma:contentTypeScope="" ma:versionID="5ced18c3c6a9617fc6ffb043347f5c83">
  <xsd:schema xmlns:xsd="http://www.w3.org/2001/XMLSchema" xmlns:xs="http://www.w3.org/2001/XMLSchema" xmlns:p="http://schemas.microsoft.com/office/2006/metadata/properties" xmlns:ns2="6eb796a6-def5-4011-a424-aab2a9f964cc" xmlns:ns3="c7bee6fb-47ca-4743-b9ef-e9c526604906" targetNamespace="http://schemas.microsoft.com/office/2006/metadata/properties" ma:root="true" ma:fieldsID="f8ce8f071150897451301f7f46bc2974" ns2:_="" ns3:_="">
    <xsd:import namespace="6eb796a6-def5-4011-a424-aab2a9f964cc"/>
    <xsd:import namespace="c7bee6fb-47ca-4743-b9ef-e9c52660490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b796a6-def5-4011-a424-aab2a9f964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Bildmarkierungen" ma:readOnly="false" ma:fieldId="{5cf76f15-5ced-4ddc-b409-7134ff3c332f}" ma:taxonomyMulti="true" ma:sspId="2609d73d-3a26-41c6-a2bf-657bcc82bf39"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7bee6fb-47ca-4743-b9ef-e9c526604906"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9e8742f0-cc33-4f39-9507-943029bcab29}" ma:internalName="TaxCatchAll" ma:showField="CatchAllData" ma:web="c7bee6fb-47ca-4743-b9ef-e9c52660490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10FB523-2748-4311-B2DC-4B61C2BF9867}">
  <ds:schemaRefs>
    <ds:schemaRef ds:uri="http://schemas.microsoft.com/office/2006/metadata/properties"/>
    <ds:schemaRef ds:uri="http://schemas.microsoft.com/office/infopath/2007/PartnerControls"/>
    <ds:schemaRef ds:uri="c7bee6fb-47ca-4743-b9ef-e9c526604906"/>
    <ds:schemaRef ds:uri="6eb796a6-def5-4011-a424-aab2a9f964cc"/>
  </ds:schemaRefs>
</ds:datastoreItem>
</file>

<file path=customXml/itemProps2.xml><?xml version="1.0" encoding="utf-8"?>
<ds:datastoreItem xmlns:ds="http://schemas.openxmlformats.org/officeDocument/2006/customXml" ds:itemID="{34CA8E4D-CD23-493D-B308-8379B9E882CD}">
  <ds:schemaRefs>
    <ds:schemaRef ds:uri="http://schemas.openxmlformats.org/officeDocument/2006/bibliography"/>
  </ds:schemaRefs>
</ds:datastoreItem>
</file>

<file path=customXml/itemProps3.xml><?xml version="1.0" encoding="utf-8"?>
<ds:datastoreItem xmlns:ds="http://schemas.openxmlformats.org/officeDocument/2006/customXml" ds:itemID="{B3A1F4F2-55E5-478F-BBA4-040E2ADA3A74}">
  <ds:schemaRefs>
    <ds:schemaRef ds:uri="http://Custom_var"/>
  </ds:schemaRefs>
</ds:datastoreItem>
</file>

<file path=customXml/itemProps4.xml><?xml version="1.0" encoding="utf-8"?>
<ds:datastoreItem xmlns:ds="http://schemas.openxmlformats.org/officeDocument/2006/customXml" ds:itemID="{20D9D33B-7ACA-4C04-B86B-6729A4A1D4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b796a6-def5-4011-a424-aab2a9f964cc"/>
    <ds:schemaRef ds:uri="c7bee6fb-47ca-4743-b9ef-e9c52660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CE50D97-4F9B-4253-98ED-97D266B8D27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48</Pages>
  <Words>10130</Words>
  <Characters>57746</Characters>
  <Application>Microsoft Office Word</Application>
  <DocSecurity>0</DocSecurity>
  <Lines>481</Lines>
  <Paragraphs>135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DESCA Model Consortium Agreement</vt:lpstr>
      <vt:lpstr>DESCA Model Consortium Agreement</vt:lpstr>
    </vt:vector>
  </TitlesOfParts>
  <Company/>
  <LinksUpToDate>false</LinksUpToDate>
  <CharactersWithSpaces>67741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DESCA Model Consortium Agreement</dc:title>
  <dc:subject/>
  <dc:creator>Dorothea Kapitza;Ulf Johann</dc:creator>
  <cp:keywords/>
  <dc:description/>
  <cp:lastModifiedBy>Konstantinos Tserpes</cp:lastModifiedBy>
  <cp:revision>10</cp:revision>
  <cp:lastPrinted>2022-11-16T11:48:00Z</cp:lastPrinted>
  <dcterms:created xsi:type="dcterms:W3CDTF">2024-06-17T16:54:00Z</dcterms:created>
  <dcterms:modified xsi:type="dcterms:W3CDTF">2024-06-17T17:24:00Z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0x010100707926C470C5114F9E33389887A749BF</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ComplianceAssetId">
    <vt:lpwstr/>
  </property>
  <property fmtid="{D5CDD505-2E9C-101B-9397-08002B2CF9AE}" pid="7" name="MediaServiceImageTags">
    <vt:lpwstr/>
  </property>
</Properties>
</file>