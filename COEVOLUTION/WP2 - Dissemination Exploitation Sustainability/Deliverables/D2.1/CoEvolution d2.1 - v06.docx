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imes New Roman"/>
          <w:b w:val="0"/>
          <w:bCs/>
          <w:i w:val="0"/>
          <w:iCs/>
          <w:color w:val="auto"/>
          <w:sz w:val="24"/>
          <w:szCs w:val="24"/>
          <w:lang w:val="de-DE"/>
        </w:rPr>
        <w:id w:val="-1917011505"/>
        <w:docPartObj>
          <w:docPartGallery w:val="Table of Contents"/>
          <w:docPartUnique/>
        </w:docPartObj>
      </w:sdtPr>
      <w:sdtEndPr>
        <w:rPr>
          <w:rFonts w:asciiTheme="majorBidi" w:hAnsiTheme="majorBidi"/>
          <w:noProof/>
        </w:rPr>
      </w:sdtEndPr>
      <w:sdtContent>
        <w:p w14:paraId="14533407" w14:textId="7FF075A6" w:rsidR="00553B38" w:rsidRPr="008B425B" w:rsidRDefault="00553B38">
          <w:pPr>
            <w:pStyle w:val="TOCHeading"/>
            <w:rPr>
              <w:color w:val="auto"/>
            </w:rPr>
          </w:pPr>
          <w:r w:rsidRPr="008B425B">
            <w:rPr>
              <w:color w:val="auto"/>
            </w:rPr>
            <w:t>Table of Contents</w:t>
          </w:r>
        </w:p>
        <w:p w14:paraId="2C0BD433" w14:textId="0574BAC9" w:rsidR="000A508F" w:rsidRPr="008B425B" w:rsidRDefault="00553B38">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r w:rsidRPr="008B425B">
            <w:fldChar w:fldCharType="begin"/>
          </w:r>
          <w:r w:rsidRPr="008B425B">
            <w:instrText xml:space="preserve"> TOC \o "1-3" \h \z \u </w:instrText>
          </w:r>
          <w:r w:rsidRPr="008B425B">
            <w:fldChar w:fldCharType="separate"/>
          </w:r>
          <w:hyperlink w:anchor="_Toc193800319" w:history="1">
            <w:r w:rsidR="000A508F" w:rsidRPr="008B425B">
              <w:rPr>
                <w:rStyle w:val="Hyperlink"/>
                <w:b/>
                <w:noProof/>
              </w:rPr>
              <w:t>1.</w:t>
            </w:r>
            <w:r w:rsidR="000A508F" w:rsidRPr="008B425B">
              <w:rPr>
                <w:rFonts w:asciiTheme="minorHAnsi" w:eastAsiaTheme="minorEastAsia" w:hAnsiTheme="minorHAnsi" w:cstheme="minorBidi"/>
                <w:bCs w:val="0"/>
                <w:iCs w:val="0"/>
                <w:noProof/>
                <w:kern w:val="2"/>
                <w:lang w:eastAsia="de-DE"/>
                <w14:ligatures w14:val="standardContextual"/>
              </w:rPr>
              <w:tab/>
            </w:r>
            <w:r w:rsidR="000A508F" w:rsidRPr="008B425B">
              <w:rPr>
                <w:rStyle w:val="Hyperlink"/>
                <w:b/>
                <w:noProof/>
              </w:rPr>
              <w:t>Executive Summary</w:t>
            </w:r>
            <w:r w:rsidR="000A508F" w:rsidRPr="008B425B">
              <w:rPr>
                <w:noProof/>
                <w:webHidden/>
              </w:rPr>
              <w:tab/>
            </w:r>
            <w:r w:rsidR="000A508F" w:rsidRPr="008B425B">
              <w:rPr>
                <w:noProof/>
                <w:webHidden/>
              </w:rPr>
              <w:fldChar w:fldCharType="begin"/>
            </w:r>
            <w:r w:rsidR="000A508F" w:rsidRPr="008B425B">
              <w:rPr>
                <w:noProof/>
                <w:webHidden/>
              </w:rPr>
              <w:instrText xml:space="preserve"> PAGEREF _Toc193800319 \h </w:instrText>
            </w:r>
            <w:r w:rsidR="000A508F" w:rsidRPr="008B425B">
              <w:rPr>
                <w:noProof/>
                <w:webHidden/>
              </w:rPr>
            </w:r>
            <w:r w:rsidR="000A508F" w:rsidRPr="008B425B">
              <w:rPr>
                <w:noProof/>
                <w:webHidden/>
              </w:rPr>
              <w:fldChar w:fldCharType="separate"/>
            </w:r>
            <w:r w:rsidR="000A508F" w:rsidRPr="008B425B">
              <w:rPr>
                <w:noProof/>
                <w:webHidden/>
              </w:rPr>
              <w:t>2</w:t>
            </w:r>
            <w:r w:rsidR="000A508F" w:rsidRPr="008B425B">
              <w:rPr>
                <w:noProof/>
                <w:webHidden/>
              </w:rPr>
              <w:fldChar w:fldCharType="end"/>
            </w:r>
          </w:hyperlink>
        </w:p>
        <w:p w14:paraId="5CD86DD6" w14:textId="13F7A189"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0" w:history="1">
            <w:r w:rsidRPr="008B425B">
              <w:rPr>
                <w:rStyle w:val="Hyperlink"/>
                <w:b/>
                <w:noProof/>
              </w:rPr>
              <w:t>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Introduction (approx.. 1-2 pages)</w:t>
            </w:r>
            <w:r w:rsidRPr="008B425B">
              <w:rPr>
                <w:noProof/>
                <w:webHidden/>
              </w:rPr>
              <w:tab/>
            </w:r>
            <w:r w:rsidRPr="008B425B">
              <w:rPr>
                <w:noProof/>
                <w:webHidden/>
              </w:rPr>
              <w:fldChar w:fldCharType="begin"/>
            </w:r>
            <w:r w:rsidRPr="008B425B">
              <w:rPr>
                <w:noProof/>
                <w:webHidden/>
              </w:rPr>
              <w:instrText xml:space="preserve"> PAGEREF _Toc193800320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75FA8541" w14:textId="59F30611"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1" w:history="1">
            <w:r w:rsidRPr="008B425B">
              <w:rPr>
                <w:rStyle w:val="Hyperlink"/>
                <w:b/>
                <w:noProof/>
                <w:lang w:val="en-US"/>
              </w:rPr>
              <w:t>1.1.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Purpose and scope of the document</w:t>
            </w:r>
            <w:r w:rsidRPr="008B425B">
              <w:rPr>
                <w:noProof/>
                <w:webHidden/>
              </w:rPr>
              <w:tab/>
            </w:r>
            <w:r w:rsidRPr="008B425B">
              <w:rPr>
                <w:noProof/>
                <w:webHidden/>
              </w:rPr>
              <w:fldChar w:fldCharType="begin"/>
            </w:r>
            <w:r w:rsidRPr="008B425B">
              <w:rPr>
                <w:noProof/>
                <w:webHidden/>
              </w:rPr>
              <w:instrText xml:space="preserve"> PAGEREF _Toc193800321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26D6F8A4" w14:textId="53B18A92"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2" w:history="1">
            <w:r w:rsidRPr="008B425B">
              <w:rPr>
                <w:rStyle w:val="Hyperlink"/>
                <w:b/>
                <w:noProof/>
                <w:lang w:val="en-US"/>
              </w:rPr>
              <w:t>1.2.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Relation to Work Packages, Deliverables and Activities</w:t>
            </w:r>
            <w:r w:rsidRPr="008B425B">
              <w:rPr>
                <w:noProof/>
                <w:webHidden/>
              </w:rPr>
              <w:tab/>
            </w:r>
            <w:r w:rsidRPr="008B425B">
              <w:rPr>
                <w:noProof/>
                <w:webHidden/>
              </w:rPr>
              <w:fldChar w:fldCharType="begin"/>
            </w:r>
            <w:r w:rsidRPr="008B425B">
              <w:rPr>
                <w:noProof/>
                <w:webHidden/>
              </w:rPr>
              <w:instrText xml:space="preserve"> PAGEREF _Toc193800322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200D5FF5" w14:textId="6C1F8639"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3" w:history="1">
            <w:r w:rsidRPr="008B425B">
              <w:rPr>
                <w:rStyle w:val="Hyperlink"/>
                <w:b/>
                <w:noProof/>
                <w:lang w:val="en-US"/>
              </w:rPr>
              <w:t>1.3.</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Structure of the Document</w:t>
            </w:r>
            <w:r w:rsidRPr="008B425B">
              <w:rPr>
                <w:noProof/>
                <w:webHidden/>
              </w:rPr>
              <w:tab/>
            </w:r>
            <w:r w:rsidRPr="008B425B">
              <w:rPr>
                <w:noProof/>
                <w:webHidden/>
              </w:rPr>
              <w:fldChar w:fldCharType="begin"/>
            </w:r>
            <w:r w:rsidRPr="008B425B">
              <w:rPr>
                <w:noProof/>
                <w:webHidden/>
              </w:rPr>
              <w:instrText xml:space="preserve"> PAGEREF _Toc193800323 \h </w:instrText>
            </w:r>
            <w:r w:rsidRPr="008B425B">
              <w:rPr>
                <w:noProof/>
                <w:webHidden/>
              </w:rPr>
            </w:r>
            <w:r w:rsidRPr="008B425B">
              <w:rPr>
                <w:noProof/>
                <w:webHidden/>
              </w:rPr>
              <w:fldChar w:fldCharType="separate"/>
            </w:r>
            <w:r w:rsidRPr="008B425B">
              <w:rPr>
                <w:noProof/>
                <w:webHidden/>
              </w:rPr>
              <w:t>3</w:t>
            </w:r>
            <w:r w:rsidRPr="008B425B">
              <w:rPr>
                <w:noProof/>
                <w:webHidden/>
              </w:rPr>
              <w:fldChar w:fldCharType="end"/>
            </w:r>
          </w:hyperlink>
        </w:p>
        <w:p w14:paraId="3C26EC35" w14:textId="40808A32"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4" w:history="1">
            <w:r w:rsidRPr="008B425B">
              <w:rPr>
                <w:rStyle w:val="Hyperlink"/>
                <w:b/>
                <w:noProof/>
              </w:rPr>
              <w:t>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Dissemination and Communication Strategy</w:t>
            </w:r>
            <w:r w:rsidRPr="008B425B">
              <w:rPr>
                <w:noProof/>
                <w:webHidden/>
              </w:rPr>
              <w:tab/>
            </w:r>
            <w:r w:rsidRPr="008B425B">
              <w:rPr>
                <w:noProof/>
                <w:webHidden/>
              </w:rPr>
              <w:fldChar w:fldCharType="begin"/>
            </w:r>
            <w:r w:rsidRPr="008B425B">
              <w:rPr>
                <w:noProof/>
                <w:webHidden/>
              </w:rPr>
              <w:instrText xml:space="preserve"> PAGEREF _Toc193800324 \h </w:instrText>
            </w:r>
            <w:r w:rsidRPr="008B425B">
              <w:rPr>
                <w:noProof/>
                <w:webHidden/>
              </w:rPr>
            </w:r>
            <w:r w:rsidRPr="008B425B">
              <w:rPr>
                <w:noProof/>
                <w:webHidden/>
              </w:rPr>
              <w:fldChar w:fldCharType="separate"/>
            </w:r>
            <w:r w:rsidRPr="008B425B">
              <w:rPr>
                <w:noProof/>
                <w:webHidden/>
              </w:rPr>
              <w:t>4</w:t>
            </w:r>
            <w:r w:rsidRPr="008B425B">
              <w:rPr>
                <w:noProof/>
                <w:webHidden/>
              </w:rPr>
              <w:fldChar w:fldCharType="end"/>
            </w:r>
          </w:hyperlink>
        </w:p>
        <w:p w14:paraId="3C407B8E" w14:textId="74FDBE8F"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5" w:history="1">
            <w:r w:rsidRPr="008B425B">
              <w:rPr>
                <w:rStyle w:val="Hyperlink"/>
                <w:b/>
                <w:noProof/>
              </w:rPr>
              <w:t>2.1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Roles &amp; Responsibilities</w:t>
            </w:r>
            <w:r w:rsidRPr="008B425B">
              <w:rPr>
                <w:noProof/>
                <w:webHidden/>
              </w:rPr>
              <w:tab/>
            </w:r>
            <w:r w:rsidRPr="008B425B">
              <w:rPr>
                <w:noProof/>
                <w:webHidden/>
              </w:rPr>
              <w:fldChar w:fldCharType="begin"/>
            </w:r>
            <w:r w:rsidRPr="008B425B">
              <w:rPr>
                <w:noProof/>
                <w:webHidden/>
              </w:rPr>
              <w:instrText xml:space="preserve"> PAGEREF _Toc193800325 \h </w:instrText>
            </w:r>
            <w:r w:rsidRPr="008B425B">
              <w:rPr>
                <w:noProof/>
                <w:webHidden/>
              </w:rPr>
            </w:r>
            <w:r w:rsidRPr="008B425B">
              <w:rPr>
                <w:noProof/>
                <w:webHidden/>
              </w:rPr>
              <w:fldChar w:fldCharType="separate"/>
            </w:r>
            <w:r w:rsidRPr="008B425B">
              <w:rPr>
                <w:noProof/>
                <w:webHidden/>
              </w:rPr>
              <w:t>8</w:t>
            </w:r>
            <w:r w:rsidRPr="008B425B">
              <w:rPr>
                <w:noProof/>
                <w:webHidden/>
              </w:rPr>
              <w:fldChar w:fldCharType="end"/>
            </w:r>
          </w:hyperlink>
        </w:p>
        <w:p w14:paraId="10D0C94F" w14:textId="08E4D0BF"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6" w:history="1">
            <w:r w:rsidRPr="008B425B">
              <w:rPr>
                <w:rStyle w:val="Hyperlink"/>
                <w:b/>
                <w:noProof/>
              </w:rPr>
              <w:t>2.2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Target groups</w:t>
            </w:r>
            <w:r w:rsidRPr="008B425B">
              <w:rPr>
                <w:noProof/>
                <w:webHidden/>
              </w:rPr>
              <w:tab/>
            </w:r>
            <w:r w:rsidRPr="008B425B">
              <w:rPr>
                <w:noProof/>
                <w:webHidden/>
              </w:rPr>
              <w:fldChar w:fldCharType="begin"/>
            </w:r>
            <w:r w:rsidRPr="008B425B">
              <w:rPr>
                <w:noProof/>
                <w:webHidden/>
              </w:rPr>
              <w:instrText xml:space="preserve"> PAGEREF _Toc193800326 \h </w:instrText>
            </w:r>
            <w:r w:rsidRPr="008B425B">
              <w:rPr>
                <w:noProof/>
                <w:webHidden/>
              </w:rPr>
            </w:r>
            <w:r w:rsidRPr="008B425B">
              <w:rPr>
                <w:noProof/>
                <w:webHidden/>
              </w:rPr>
              <w:fldChar w:fldCharType="separate"/>
            </w:r>
            <w:r w:rsidRPr="008B425B">
              <w:rPr>
                <w:noProof/>
                <w:webHidden/>
              </w:rPr>
              <w:t>9</w:t>
            </w:r>
            <w:r w:rsidRPr="008B425B">
              <w:rPr>
                <w:noProof/>
                <w:webHidden/>
              </w:rPr>
              <w:fldChar w:fldCharType="end"/>
            </w:r>
          </w:hyperlink>
        </w:p>
        <w:p w14:paraId="34C7A38E" w14:textId="4191F83F"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7" w:history="1">
            <w:r w:rsidRPr="008B425B">
              <w:rPr>
                <w:rStyle w:val="Hyperlink"/>
                <w:b/>
                <w:noProof/>
                <w:lang w:val="en-US"/>
              </w:rPr>
              <w:t>3.</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Means &amp; activities to raise Awareness of CoEvolution (approx. 15 pages)</w:t>
            </w:r>
            <w:r w:rsidRPr="008B425B">
              <w:rPr>
                <w:noProof/>
                <w:webHidden/>
              </w:rPr>
              <w:tab/>
            </w:r>
            <w:r w:rsidRPr="008B425B">
              <w:rPr>
                <w:noProof/>
                <w:webHidden/>
              </w:rPr>
              <w:fldChar w:fldCharType="begin"/>
            </w:r>
            <w:r w:rsidRPr="008B425B">
              <w:rPr>
                <w:noProof/>
                <w:webHidden/>
              </w:rPr>
              <w:instrText xml:space="preserve"> PAGEREF _Toc193800327 \h </w:instrText>
            </w:r>
            <w:r w:rsidRPr="008B425B">
              <w:rPr>
                <w:noProof/>
                <w:webHidden/>
              </w:rPr>
            </w:r>
            <w:r w:rsidRPr="008B425B">
              <w:rPr>
                <w:noProof/>
                <w:webHidden/>
              </w:rPr>
              <w:fldChar w:fldCharType="separate"/>
            </w:r>
            <w:r w:rsidRPr="008B425B">
              <w:rPr>
                <w:noProof/>
                <w:webHidden/>
              </w:rPr>
              <w:t>12</w:t>
            </w:r>
            <w:r w:rsidRPr="008B425B">
              <w:rPr>
                <w:noProof/>
                <w:webHidden/>
              </w:rPr>
              <w:fldChar w:fldCharType="end"/>
            </w:r>
          </w:hyperlink>
        </w:p>
        <w:p w14:paraId="69DA5FD7" w14:textId="2DE66416"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8" w:history="1">
            <w:r w:rsidRPr="008B425B">
              <w:rPr>
                <w:rStyle w:val="Hyperlink"/>
                <w:b/>
                <w:noProof/>
              </w:rPr>
              <w:t>3.1.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Dissemination and Communication Toolkit</w:t>
            </w:r>
            <w:r w:rsidRPr="008B425B">
              <w:rPr>
                <w:noProof/>
                <w:webHidden/>
              </w:rPr>
              <w:tab/>
            </w:r>
            <w:r w:rsidRPr="008B425B">
              <w:rPr>
                <w:noProof/>
                <w:webHidden/>
              </w:rPr>
              <w:fldChar w:fldCharType="begin"/>
            </w:r>
            <w:r w:rsidRPr="008B425B">
              <w:rPr>
                <w:noProof/>
                <w:webHidden/>
              </w:rPr>
              <w:instrText xml:space="preserve"> PAGEREF _Toc193800328 \h </w:instrText>
            </w:r>
            <w:r w:rsidRPr="008B425B">
              <w:rPr>
                <w:noProof/>
                <w:webHidden/>
              </w:rPr>
            </w:r>
            <w:r w:rsidRPr="008B425B">
              <w:rPr>
                <w:noProof/>
                <w:webHidden/>
              </w:rPr>
              <w:fldChar w:fldCharType="separate"/>
            </w:r>
            <w:r w:rsidRPr="008B425B">
              <w:rPr>
                <w:noProof/>
                <w:webHidden/>
              </w:rPr>
              <w:t>12</w:t>
            </w:r>
            <w:r w:rsidRPr="008B425B">
              <w:rPr>
                <w:noProof/>
                <w:webHidden/>
              </w:rPr>
              <w:fldChar w:fldCharType="end"/>
            </w:r>
          </w:hyperlink>
        </w:p>
        <w:p w14:paraId="799BB277" w14:textId="79775F0F"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29" w:history="1">
            <w:r w:rsidRPr="008B425B">
              <w:rPr>
                <w:rStyle w:val="Hyperlink"/>
                <w:rFonts w:eastAsia="Times New Roman"/>
                <w:b/>
                <w:i/>
                <w:noProof/>
              </w:rPr>
              <w:t>3.1.1.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Web presence and digital material</w:t>
            </w:r>
            <w:r w:rsidRPr="008B425B">
              <w:rPr>
                <w:noProof/>
                <w:webHidden/>
              </w:rPr>
              <w:tab/>
            </w:r>
            <w:r w:rsidRPr="008B425B">
              <w:rPr>
                <w:noProof/>
                <w:webHidden/>
              </w:rPr>
              <w:fldChar w:fldCharType="begin"/>
            </w:r>
            <w:r w:rsidRPr="008B425B">
              <w:rPr>
                <w:noProof/>
                <w:webHidden/>
              </w:rPr>
              <w:instrText xml:space="preserve"> PAGEREF _Toc193800329 \h </w:instrText>
            </w:r>
            <w:r w:rsidRPr="008B425B">
              <w:rPr>
                <w:noProof/>
                <w:webHidden/>
              </w:rPr>
            </w:r>
            <w:r w:rsidRPr="008B425B">
              <w:rPr>
                <w:noProof/>
                <w:webHidden/>
              </w:rPr>
              <w:fldChar w:fldCharType="separate"/>
            </w:r>
            <w:r w:rsidRPr="008B425B">
              <w:rPr>
                <w:noProof/>
                <w:webHidden/>
              </w:rPr>
              <w:t>12</w:t>
            </w:r>
            <w:r w:rsidRPr="008B425B">
              <w:rPr>
                <w:noProof/>
                <w:webHidden/>
              </w:rPr>
              <w:fldChar w:fldCharType="end"/>
            </w:r>
          </w:hyperlink>
        </w:p>
        <w:p w14:paraId="651A66A1" w14:textId="6265237C"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0" w:history="1">
            <w:r w:rsidRPr="008B425B">
              <w:rPr>
                <w:rStyle w:val="Hyperlink"/>
                <w:rFonts w:eastAsia="Times New Roman"/>
                <w:b/>
                <w:noProof/>
              </w:rPr>
              <w:t>3.1.2.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Printable Material</w:t>
            </w:r>
            <w:r w:rsidRPr="008B425B">
              <w:rPr>
                <w:noProof/>
                <w:webHidden/>
              </w:rPr>
              <w:tab/>
            </w:r>
            <w:r w:rsidRPr="008B425B">
              <w:rPr>
                <w:noProof/>
                <w:webHidden/>
              </w:rPr>
              <w:fldChar w:fldCharType="begin"/>
            </w:r>
            <w:r w:rsidRPr="008B425B">
              <w:rPr>
                <w:noProof/>
                <w:webHidden/>
              </w:rPr>
              <w:instrText xml:space="preserve"> PAGEREF _Toc193800330 \h </w:instrText>
            </w:r>
            <w:r w:rsidRPr="008B425B">
              <w:rPr>
                <w:noProof/>
                <w:webHidden/>
              </w:rPr>
            </w:r>
            <w:r w:rsidRPr="008B425B">
              <w:rPr>
                <w:noProof/>
                <w:webHidden/>
              </w:rPr>
              <w:fldChar w:fldCharType="separate"/>
            </w:r>
            <w:r w:rsidRPr="008B425B">
              <w:rPr>
                <w:noProof/>
                <w:webHidden/>
              </w:rPr>
              <w:t>22</w:t>
            </w:r>
            <w:r w:rsidRPr="008B425B">
              <w:rPr>
                <w:noProof/>
                <w:webHidden/>
              </w:rPr>
              <w:fldChar w:fldCharType="end"/>
            </w:r>
          </w:hyperlink>
        </w:p>
        <w:p w14:paraId="40E021CE" w14:textId="7FE44F47"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1" w:history="1">
            <w:r w:rsidRPr="008B425B">
              <w:rPr>
                <w:rStyle w:val="Hyperlink"/>
                <w:b/>
                <w:noProof/>
              </w:rPr>
              <w:t>3.2.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Planned Dissemination and Communication Activities</w:t>
            </w:r>
            <w:r w:rsidRPr="008B425B">
              <w:rPr>
                <w:noProof/>
                <w:webHidden/>
              </w:rPr>
              <w:tab/>
            </w:r>
            <w:r w:rsidRPr="008B425B">
              <w:rPr>
                <w:noProof/>
                <w:webHidden/>
              </w:rPr>
              <w:fldChar w:fldCharType="begin"/>
            </w:r>
            <w:r w:rsidRPr="008B425B">
              <w:rPr>
                <w:noProof/>
                <w:webHidden/>
              </w:rPr>
              <w:instrText xml:space="preserve"> PAGEREF _Toc193800331 \h </w:instrText>
            </w:r>
            <w:r w:rsidRPr="008B425B">
              <w:rPr>
                <w:noProof/>
                <w:webHidden/>
              </w:rPr>
            </w:r>
            <w:r w:rsidRPr="008B425B">
              <w:rPr>
                <w:noProof/>
                <w:webHidden/>
              </w:rPr>
              <w:fldChar w:fldCharType="separate"/>
            </w:r>
            <w:r w:rsidRPr="008B425B">
              <w:rPr>
                <w:noProof/>
                <w:webHidden/>
              </w:rPr>
              <w:t>23</w:t>
            </w:r>
            <w:r w:rsidRPr="008B425B">
              <w:rPr>
                <w:noProof/>
                <w:webHidden/>
              </w:rPr>
              <w:fldChar w:fldCharType="end"/>
            </w:r>
          </w:hyperlink>
        </w:p>
        <w:p w14:paraId="717DA437" w14:textId="209E35DB"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2" w:history="1">
            <w:r w:rsidRPr="008B425B">
              <w:rPr>
                <w:rStyle w:val="Hyperlink"/>
                <w:rFonts w:eastAsia="Times New Roman"/>
                <w:b/>
                <w:i/>
                <w:noProof/>
              </w:rPr>
              <w:t>3.2.1.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Publications</w:t>
            </w:r>
            <w:r w:rsidRPr="008B425B">
              <w:rPr>
                <w:noProof/>
                <w:webHidden/>
              </w:rPr>
              <w:tab/>
            </w:r>
            <w:r w:rsidRPr="008B425B">
              <w:rPr>
                <w:noProof/>
                <w:webHidden/>
              </w:rPr>
              <w:fldChar w:fldCharType="begin"/>
            </w:r>
            <w:r w:rsidRPr="008B425B">
              <w:rPr>
                <w:noProof/>
                <w:webHidden/>
              </w:rPr>
              <w:instrText xml:space="preserve"> PAGEREF _Toc193800332 \h </w:instrText>
            </w:r>
            <w:r w:rsidRPr="008B425B">
              <w:rPr>
                <w:noProof/>
                <w:webHidden/>
              </w:rPr>
            </w:r>
            <w:r w:rsidRPr="008B425B">
              <w:rPr>
                <w:noProof/>
                <w:webHidden/>
              </w:rPr>
              <w:fldChar w:fldCharType="separate"/>
            </w:r>
            <w:r w:rsidRPr="008B425B">
              <w:rPr>
                <w:noProof/>
                <w:webHidden/>
              </w:rPr>
              <w:t>23</w:t>
            </w:r>
            <w:r w:rsidRPr="008B425B">
              <w:rPr>
                <w:noProof/>
                <w:webHidden/>
              </w:rPr>
              <w:fldChar w:fldCharType="end"/>
            </w:r>
          </w:hyperlink>
        </w:p>
        <w:p w14:paraId="7C11BDA6" w14:textId="728798E0" w:rsidR="000A508F" w:rsidRPr="008B425B" w:rsidRDefault="000A508F">
          <w:pPr>
            <w:pStyle w:val="TOC3"/>
            <w:tabs>
              <w:tab w:val="left" w:pos="144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3" w:history="1">
            <w:r w:rsidRPr="008B425B">
              <w:rPr>
                <w:rStyle w:val="Hyperlink"/>
                <w:rFonts w:eastAsia="Times New Roman"/>
                <w:b/>
                <w:i/>
                <w:noProof/>
              </w:rPr>
              <w:t>3.2.2.</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rPr>
              <w:t>Events</w:t>
            </w:r>
            <w:r w:rsidRPr="008B425B">
              <w:rPr>
                <w:noProof/>
                <w:webHidden/>
              </w:rPr>
              <w:tab/>
            </w:r>
            <w:r w:rsidRPr="008B425B">
              <w:rPr>
                <w:noProof/>
                <w:webHidden/>
              </w:rPr>
              <w:fldChar w:fldCharType="begin"/>
            </w:r>
            <w:r w:rsidRPr="008B425B">
              <w:rPr>
                <w:noProof/>
                <w:webHidden/>
              </w:rPr>
              <w:instrText xml:space="preserve"> PAGEREF _Toc193800333 \h </w:instrText>
            </w:r>
            <w:r w:rsidRPr="008B425B">
              <w:rPr>
                <w:noProof/>
                <w:webHidden/>
              </w:rPr>
            </w:r>
            <w:r w:rsidRPr="008B425B">
              <w:rPr>
                <w:noProof/>
                <w:webHidden/>
              </w:rPr>
              <w:fldChar w:fldCharType="separate"/>
            </w:r>
            <w:r w:rsidRPr="008B425B">
              <w:rPr>
                <w:noProof/>
                <w:webHidden/>
              </w:rPr>
              <w:t>24</w:t>
            </w:r>
            <w:r w:rsidRPr="008B425B">
              <w:rPr>
                <w:noProof/>
                <w:webHidden/>
              </w:rPr>
              <w:fldChar w:fldCharType="end"/>
            </w:r>
          </w:hyperlink>
        </w:p>
        <w:p w14:paraId="4FA58A41" w14:textId="54773A27" w:rsidR="000A508F" w:rsidRPr="008B425B" w:rsidRDefault="000A508F">
          <w:pPr>
            <w:pStyle w:val="TOC3"/>
            <w:tabs>
              <w:tab w:val="left" w:pos="16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4" w:history="1">
            <w:r w:rsidRPr="008B425B">
              <w:rPr>
                <w:rStyle w:val="Hyperlink"/>
                <w:b/>
                <w:noProof/>
                <w:lang w:val="en-US"/>
              </w:rPr>
              <w:t>3.2.2.1.</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rFonts w:eastAsia="Times New Roman"/>
                <w:b/>
                <w:noProof/>
                <w:lang w:val="en-US"/>
              </w:rPr>
              <w:t>Events organised by the consortium</w:t>
            </w:r>
            <w:r w:rsidRPr="008B425B">
              <w:rPr>
                <w:noProof/>
                <w:webHidden/>
              </w:rPr>
              <w:tab/>
            </w:r>
            <w:r w:rsidRPr="008B425B">
              <w:rPr>
                <w:noProof/>
                <w:webHidden/>
              </w:rPr>
              <w:fldChar w:fldCharType="begin"/>
            </w:r>
            <w:r w:rsidRPr="008B425B">
              <w:rPr>
                <w:noProof/>
                <w:webHidden/>
              </w:rPr>
              <w:instrText xml:space="preserve"> PAGEREF _Toc193800334 \h </w:instrText>
            </w:r>
            <w:r w:rsidRPr="008B425B">
              <w:rPr>
                <w:noProof/>
                <w:webHidden/>
              </w:rPr>
            </w:r>
            <w:r w:rsidRPr="008B425B">
              <w:rPr>
                <w:noProof/>
                <w:webHidden/>
              </w:rPr>
              <w:fldChar w:fldCharType="separate"/>
            </w:r>
            <w:r w:rsidRPr="008B425B">
              <w:rPr>
                <w:noProof/>
                <w:webHidden/>
              </w:rPr>
              <w:t>24</w:t>
            </w:r>
            <w:r w:rsidRPr="008B425B">
              <w:rPr>
                <w:noProof/>
                <w:webHidden/>
              </w:rPr>
              <w:fldChar w:fldCharType="end"/>
            </w:r>
          </w:hyperlink>
        </w:p>
        <w:p w14:paraId="1CB5D0AF" w14:textId="34204BCD"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5" w:history="1">
            <w:r w:rsidRPr="008B425B">
              <w:rPr>
                <w:rStyle w:val="Hyperlink"/>
                <w:b/>
                <w:noProof/>
              </w:rPr>
              <w:t>3.3.</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rPr>
              <w:t>Funding information</w:t>
            </w:r>
            <w:r w:rsidRPr="008B425B">
              <w:rPr>
                <w:noProof/>
                <w:webHidden/>
              </w:rPr>
              <w:tab/>
            </w:r>
            <w:r w:rsidRPr="008B425B">
              <w:rPr>
                <w:noProof/>
                <w:webHidden/>
              </w:rPr>
              <w:fldChar w:fldCharType="begin"/>
            </w:r>
            <w:r w:rsidRPr="008B425B">
              <w:rPr>
                <w:noProof/>
                <w:webHidden/>
              </w:rPr>
              <w:instrText xml:space="preserve"> PAGEREF _Toc193800335 \h </w:instrText>
            </w:r>
            <w:r w:rsidRPr="008B425B">
              <w:rPr>
                <w:noProof/>
                <w:webHidden/>
              </w:rPr>
            </w:r>
            <w:r w:rsidRPr="008B425B">
              <w:rPr>
                <w:noProof/>
                <w:webHidden/>
              </w:rPr>
              <w:fldChar w:fldCharType="separate"/>
            </w:r>
            <w:r w:rsidRPr="008B425B">
              <w:rPr>
                <w:noProof/>
                <w:webHidden/>
              </w:rPr>
              <w:t>25</w:t>
            </w:r>
            <w:r w:rsidRPr="008B425B">
              <w:rPr>
                <w:noProof/>
                <w:webHidden/>
              </w:rPr>
              <w:fldChar w:fldCharType="end"/>
            </w:r>
          </w:hyperlink>
        </w:p>
        <w:p w14:paraId="061380BA" w14:textId="012D5C59" w:rsidR="000A508F" w:rsidRPr="008B425B" w:rsidRDefault="000A508F">
          <w:pPr>
            <w:pStyle w:val="TOC2"/>
            <w:tabs>
              <w:tab w:val="left" w:pos="96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6" w:history="1">
            <w:r w:rsidRPr="008B425B">
              <w:rPr>
                <w:rStyle w:val="Hyperlink"/>
                <w:b/>
                <w:noProof/>
                <w:lang w:val="en-US"/>
              </w:rPr>
              <w:t>3.4.</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Collaboration with other projects and initiatives</w:t>
            </w:r>
            <w:r w:rsidRPr="008B425B">
              <w:rPr>
                <w:noProof/>
                <w:webHidden/>
              </w:rPr>
              <w:tab/>
            </w:r>
            <w:r w:rsidRPr="008B425B">
              <w:rPr>
                <w:noProof/>
                <w:webHidden/>
              </w:rPr>
              <w:fldChar w:fldCharType="begin"/>
            </w:r>
            <w:r w:rsidRPr="008B425B">
              <w:rPr>
                <w:noProof/>
                <w:webHidden/>
              </w:rPr>
              <w:instrText xml:space="preserve"> PAGEREF _Toc193800336 \h </w:instrText>
            </w:r>
            <w:r w:rsidRPr="008B425B">
              <w:rPr>
                <w:noProof/>
                <w:webHidden/>
              </w:rPr>
            </w:r>
            <w:r w:rsidRPr="008B425B">
              <w:rPr>
                <w:noProof/>
                <w:webHidden/>
              </w:rPr>
              <w:fldChar w:fldCharType="separate"/>
            </w:r>
            <w:r w:rsidRPr="008B425B">
              <w:rPr>
                <w:noProof/>
                <w:webHidden/>
              </w:rPr>
              <w:t>25</w:t>
            </w:r>
            <w:r w:rsidRPr="008B425B">
              <w:rPr>
                <w:noProof/>
                <w:webHidden/>
              </w:rPr>
              <w:fldChar w:fldCharType="end"/>
            </w:r>
          </w:hyperlink>
        </w:p>
        <w:p w14:paraId="353E070F" w14:textId="516AF42D"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7" w:history="1">
            <w:r w:rsidRPr="008B425B">
              <w:rPr>
                <w:rStyle w:val="Hyperlink"/>
                <w:b/>
                <w:noProof/>
                <w:lang w:val="en-US"/>
              </w:rPr>
              <w:t>4.</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Monitoring – KPI’s (approx. 5 pages)</w:t>
            </w:r>
            <w:r w:rsidRPr="008B425B">
              <w:rPr>
                <w:noProof/>
                <w:webHidden/>
              </w:rPr>
              <w:tab/>
            </w:r>
            <w:r w:rsidRPr="008B425B">
              <w:rPr>
                <w:noProof/>
                <w:webHidden/>
              </w:rPr>
              <w:fldChar w:fldCharType="begin"/>
            </w:r>
            <w:r w:rsidRPr="008B425B">
              <w:rPr>
                <w:noProof/>
                <w:webHidden/>
              </w:rPr>
              <w:instrText xml:space="preserve"> PAGEREF _Toc193800337 \h </w:instrText>
            </w:r>
            <w:r w:rsidRPr="008B425B">
              <w:rPr>
                <w:noProof/>
                <w:webHidden/>
              </w:rPr>
            </w:r>
            <w:r w:rsidRPr="008B425B">
              <w:rPr>
                <w:noProof/>
                <w:webHidden/>
              </w:rPr>
              <w:fldChar w:fldCharType="separate"/>
            </w:r>
            <w:r w:rsidRPr="008B425B">
              <w:rPr>
                <w:noProof/>
                <w:webHidden/>
              </w:rPr>
              <w:t>26</w:t>
            </w:r>
            <w:r w:rsidRPr="008B425B">
              <w:rPr>
                <w:noProof/>
                <w:webHidden/>
              </w:rPr>
              <w:fldChar w:fldCharType="end"/>
            </w:r>
          </w:hyperlink>
        </w:p>
        <w:p w14:paraId="27A199BA" w14:textId="255BD5CA"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8" w:history="1">
            <w:r w:rsidRPr="008B425B">
              <w:rPr>
                <w:rStyle w:val="Hyperlink"/>
                <w:b/>
                <w:noProof/>
              </w:rPr>
              <w:t>5.</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b/>
                <w:noProof/>
                <w:lang w:val="en-US"/>
              </w:rPr>
              <w:t>Exploitation Plan</w:t>
            </w:r>
            <w:r w:rsidRPr="008B425B">
              <w:rPr>
                <w:noProof/>
                <w:webHidden/>
              </w:rPr>
              <w:tab/>
            </w:r>
            <w:r w:rsidRPr="008B425B">
              <w:rPr>
                <w:noProof/>
                <w:webHidden/>
              </w:rPr>
              <w:fldChar w:fldCharType="begin"/>
            </w:r>
            <w:r w:rsidRPr="008B425B">
              <w:rPr>
                <w:noProof/>
                <w:webHidden/>
              </w:rPr>
              <w:instrText xml:space="preserve"> PAGEREF _Toc193800338 \h </w:instrText>
            </w:r>
            <w:r w:rsidRPr="008B425B">
              <w:rPr>
                <w:noProof/>
                <w:webHidden/>
              </w:rPr>
            </w:r>
            <w:r w:rsidRPr="008B425B">
              <w:rPr>
                <w:noProof/>
                <w:webHidden/>
              </w:rPr>
              <w:fldChar w:fldCharType="separate"/>
            </w:r>
            <w:r w:rsidRPr="008B425B">
              <w:rPr>
                <w:noProof/>
                <w:webHidden/>
              </w:rPr>
              <w:t>29</w:t>
            </w:r>
            <w:r w:rsidRPr="008B425B">
              <w:rPr>
                <w:noProof/>
                <w:webHidden/>
              </w:rPr>
              <w:fldChar w:fldCharType="end"/>
            </w:r>
          </w:hyperlink>
        </w:p>
        <w:p w14:paraId="7D932EC9" w14:textId="4C7A95AA" w:rsidR="000A508F" w:rsidRPr="008B425B" w:rsidRDefault="000A508F">
          <w:pPr>
            <w:pStyle w:val="TOC1"/>
            <w:tabs>
              <w:tab w:val="left" w:pos="480"/>
              <w:tab w:val="right" w:leader="dot" w:pos="9062"/>
            </w:tabs>
            <w:rPr>
              <w:rFonts w:asciiTheme="minorHAnsi" w:eastAsiaTheme="minorEastAsia" w:hAnsiTheme="minorHAnsi" w:cstheme="minorBidi"/>
              <w:bCs w:val="0"/>
              <w:iCs w:val="0"/>
              <w:noProof/>
              <w:kern w:val="2"/>
              <w:lang w:eastAsia="de-DE"/>
              <w14:ligatures w14:val="standardContextual"/>
            </w:rPr>
          </w:pPr>
          <w:hyperlink w:anchor="_Toc193800339" w:history="1">
            <w:r w:rsidRPr="008B425B">
              <w:rPr>
                <w:rStyle w:val="Hyperlink"/>
                <w:noProof/>
                <w:lang w:val="en-US"/>
              </w:rPr>
              <w:t>6.</w:t>
            </w:r>
            <w:r w:rsidRPr="008B425B">
              <w:rPr>
                <w:rFonts w:asciiTheme="minorHAnsi" w:eastAsiaTheme="minorEastAsia" w:hAnsiTheme="minorHAnsi" w:cstheme="minorBidi"/>
                <w:bCs w:val="0"/>
                <w:iCs w:val="0"/>
                <w:noProof/>
                <w:kern w:val="2"/>
                <w:lang w:eastAsia="de-DE"/>
                <w14:ligatures w14:val="standardContextual"/>
              </w:rPr>
              <w:tab/>
            </w:r>
            <w:r w:rsidRPr="008B425B">
              <w:rPr>
                <w:rStyle w:val="Hyperlink"/>
                <w:noProof/>
                <w:lang w:val="en-US"/>
              </w:rPr>
              <w:t>Conclusion (approx.. ½ page)</w:t>
            </w:r>
            <w:r w:rsidRPr="008B425B">
              <w:rPr>
                <w:noProof/>
                <w:webHidden/>
              </w:rPr>
              <w:tab/>
            </w:r>
            <w:r w:rsidRPr="008B425B">
              <w:rPr>
                <w:noProof/>
                <w:webHidden/>
              </w:rPr>
              <w:fldChar w:fldCharType="begin"/>
            </w:r>
            <w:r w:rsidRPr="008B425B">
              <w:rPr>
                <w:noProof/>
                <w:webHidden/>
              </w:rPr>
              <w:instrText xml:space="preserve"> PAGEREF _Toc193800339 \h </w:instrText>
            </w:r>
            <w:r w:rsidRPr="008B425B">
              <w:rPr>
                <w:noProof/>
                <w:webHidden/>
              </w:rPr>
            </w:r>
            <w:r w:rsidRPr="008B425B">
              <w:rPr>
                <w:noProof/>
                <w:webHidden/>
              </w:rPr>
              <w:fldChar w:fldCharType="separate"/>
            </w:r>
            <w:r w:rsidRPr="008B425B">
              <w:rPr>
                <w:noProof/>
                <w:webHidden/>
              </w:rPr>
              <w:t>30</w:t>
            </w:r>
            <w:r w:rsidRPr="008B425B">
              <w:rPr>
                <w:noProof/>
                <w:webHidden/>
              </w:rPr>
              <w:fldChar w:fldCharType="end"/>
            </w:r>
          </w:hyperlink>
        </w:p>
        <w:p w14:paraId="56FFB0FB" w14:textId="1276DA65" w:rsidR="00553B38" w:rsidRPr="008B425B" w:rsidRDefault="00553B38">
          <w:r w:rsidRPr="008B425B">
            <w:rPr>
              <w:noProof/>
            </w:rPr>
            <w:fldChar w:fldCharType="end"/>
          </w:r>
        </w:p>
      </w:sdtContent>
    </w:sdt>
    <w:p w14:paraId="0CEDFEA7" w14:textId="02F03564" w:rsidR="00D419FF" w:rsidRPr="008B425B" w:rsidRDefault="00D419FF" w:rsidP="00D419FF">
      <w:pPr>
        <w:rPr>
          <w:rFonts w:eastAsia="Times New Roman" w:cstheme="majorBidi"/>
          <w:b/>
          <w:bCs w:val="0"/>
          <w:i/>
          <w:iCs w:val="0"/>
          <w:lang w:val="en-GB" w:eastAsia="de-DE"/>
        </w:rPr>
      </w:pPr>
    </w:p>
    <w:p w14:paraId="3433861A" w14:textId="0002AD48" w:rsidR="000A55BA" w:rsidRDefault="00D419FF">
      <w:pPr>
        <w:rPr>
          <w:ins w:id="0" w:author="Jihane Najar" w:date="2025-04-09T14:45:00Z" w16du:dateUtc="2025-04-09T12:45:00Z"/>
          <w:rFonts w:eastAsia="Times New Roman" w:cstheme="majorBidi"/>
          <w:bCs w:val="0"/>
          <w:iCs w:val="0"/>
          <w:lang w:val="en-GB" w:eastAsia="de-DE"/>
        </w:rPr>
      </w:pPr>
      <w:r w:rsidRPr="008B425B">
        <w:rPr>
          <w:rFonts w:eastAsia="Times New Roman" w:cstheme="majorBidi"/>
          <w:bCs w:val="0"/>
          <w:iCs w:val="0"/>
          <w:lang w:val="en-GB" w:eastAsia="de-DE"/>
        </w:rPr>
        <w:br w:type="page"/>
      </w:r>
      <w:ins w:id="1" w:author="Jihane Najar" w:date="2025-04-09T14:45:00Z" w16du:dateUtc="2025-04-09T12:45:00Z">
        <w:r w:rsidR="000A55BA">
          <w:rPr>
            <w:rFonts w:eastAsia="Times New Roman" w:cstheme="majorBidi"/>
            <w:bCs w:val="0"/>
            <w:iCs w:val="0"/>
            <w:lang w:val="en-GB" w:eastAsia="de-DE"/>
          </w:rPr>
          <w:lastRenderedPageBreak/>
          <w:br w:type="page"/>
        </w:r>
      </w:ins>
    </w:p>
    <w:p w14:paraId="034DC9B3" w14:textId="77777777" w:rsidR="000A55BA" w:rsidRPr="000A55BA" w:rsidRDefault="000A55BA" w:rsidP="000A55BA">
      <w:pPr>
        <w:pStyle w:val="Heading1"/>
        <w:ind w:left="432" w:hanging="432"/>
        <w:jc w:val="center"/>
        <w:rPr>
          <w:ins w:id="2" w:author="Jihane Najar" w:date="2025-04-09T14:45:00Z" w16du:dateUtc="2025-04-09T12:45:00Z"/>
          <w:lang w:val="en-US"/>
          <w:rPrChange w:id="3" w:author="Jihane Najar" w:date="2025-04-09T14:45:00Z" w16du:dateUtc="2025-04-09T12:45:00Z">
            <w:rPr>
              <w:ins w:id="4" w:author="Jihane Najar" w:date="2025-04-09T14:45:00Z" w16du:dateUtc="2025-04-09T12:45:00Z"/>
            </w:rPr>
          </w:rPrChange>
        </w:rPr>
      </w:pPr>
      <w:bookmarkStart w:id="5" w:name="_Toc170642198"/>
      <w:ins w:id="6" w:author="Jihane Najar" w:date="2025-04-09T14:45:00Z" w16du:dateUtc="2025-04-09T12:45:00Z">
        <w:r w:rsidRPr="000A55BA">
          <w:rPr>
            <w:lang w:val="en-US"/>
            <w:rPrChange w:id="7" w:author="Jihane Najar" w:date="2025-04-09T14:45:00Z" w16du:dateUtc="2025-04-09T12:45:00Z">
              <w:rPr/>
            </w:rPrChange>
          </w:rPr>
          <w:lastRenderedPageBreak/>
          <w:t>List of Abbreviations</w:t>
        </w:r>
        <w:bookmarkEnd w:id="5"/>
      </w:ins>
    </w:p>
    <w:p w14:paraId="5A3F8F8C" w14:textId="77777777" w:rsidR="000A55BA" w:rsidRPr="00713C11" w:rsidRDefault="000A55BA" w:rsidP="000A55BA">
      <w:pPr>
        <w:rPr>
          <w:ins w:id="8" w:author="Jihane Najar" w:date="2025-04-09T14:58:00Z" w16du:dateUtc="2025-04-09T12:58:00Z"/>
          <w:lang w:val="en-US"/>
        </w:rPr>
      </w:pPr>
      <w:ins w:id="9" w:author="Jihane Najar" w:date="2025-04-09T14:45:00Z" w16du:dateUtc="2025-04-09T12:45:00Z">
        <w:r w:rsidRPr="00713C11">
          <w:rPr>
            <w:b/>
            <w:lang w:val="en-US"/>
            <w:rPrChange w:id="10" w:author="Jihane Najar" w:date="2025-04-09T15:03:00Z" w16du:dateUtc="2025-04-09T13:03:00Z">
              <w:rPr>
                <w:b/>
              </w:rPr>
            </w:rPrChange>
          </w:rPr>
          <w:t>AI</w:t>
        </w:r>
        <w:r w:rsidRPr="00713C11">
          <w:rPr>
            <w:b/>
            <w:lang w:val="en-US"/>
            <w:rPrChange w:id="11" w:author="Jihane Najar" w:date="2025-04-09T15:03:00Z" w16du:dateUtc="2025-04-09T13:03:00Z">
              <w:rPr>
                <w:b/>
              </w:rPr>
            </w:rPrChange>
          </w:rPr>
          <w:tab/>
        </w:r>
        <w:r w:rsidRPr="00713C11">
          <w:rPr>
            <w:b/>
            <w:lang w:val="en-US"/>
            <w:rPrChange w:id="12" w:author="Jihane Najar" w:date="2025-04-09T15:03:00Z" w16du:dateUtc="2025-04-09T13:03:00Z">
              <w:rPr>
                <w:b/>
              </w:rPr>
            </w:rPrChange>
          </w:rPr>
          <w:tab/>
        </w:r>
        <w:r w:rsidRPr="00713C11">
          <w:rPr>
            <w:lang w:val="en-US"/>
            <w:rPrChange w:id="13" w:author="Jihane Najar" w:date="2025-04-09T15:03:00Z" w16du:dateUtc="2025-04-09T13:03:00Z">
              <w:rPr/>
            </w:rPrChange>
          </w:rPr>
          <w:t>Artificial Intelligence</w:t>
        </w:r>
      </w:ins>
    </w:p>
    <w:p w14:paraId="0417E769" w14:textId="210F9D7F" w:rsidR="00713C11" w:rsidRPr="00713C11" w:rsidRDefault="00713C11" w:rsidP="00713C11">
      <w:pPr>
        <w:rPr>
          <w:ins w:id="14" w:author="Jihane Najar" w:date="2025-04-09T14:45:00Z" w16du:dateUtc="2025-04-09T12:45:00Z"/>
          <w:lang w:val="en-US"/>
          <w:rPrChange w:id="15" w:author="Jihane Najar" w:date="2025-04-09T15:03:00Z" w16du:dateUtc="2025-04-09T13:03:00Z">
            <w:rPr>
              <w:ins w:id="16" w:author="Jihane Najar" w:date="2025-04-09T14:45:00Z" w16du:dateUtc="2025-04-09T12:45:00Z"/>
            </w:rPr>
          </w:rPrChange>
        </w:rPr>
      </w:pPr>
      <w:ins w:id="17" w:author="Jihane Najar" w:date="2025-04-09T14:58:00Z" w16du:dateUtc="2025-04-09T12:58:00Z">
        <w:r w:rsidRPr="00713C11">
          <w:rPr>
            <w:b/>
            <w:bCs w:val="0"/>
            <w:lang w:val="en-US"/>
            <w:rPrChange w:id="18" w:author="Jihane Najar" w:date="2025-04-09T15:03:00Z" w16du:dateUtc="2025-04-09T13:03:00Z">
              <w:rPr>
                <w:lang w:val="en-US"/>
              </w:rPr>
            </w:rPrChange>
          </w:rPr>
          <w:t>ACM</w:t>
        </w:r>
        <w:r w:rsidRPr="00713C11">
          <w:rPr>
            <w:lang w:val="en-US"/>
          </w:rPr>
          <w:tab/>
        </w:r>
        <w:r w:rsidRPr="00713C11">
          <w:rPr>
            <w:lang w:val="en-US"/>
          </w:rPr>
          <w:tab/>
        </w:r>
      </w:ins>
      <w:ins w:id="19" w:author="Jihane Najar" w:date="2025-04-09T14:58:00Z">
        <w:r w:rsidRPr="0018600A">
          <w:rPr>
            <w:lang w:val="en-US"/>
            <w:rPrChange w:id="20" w:author="Jihane Najar" w:date="2025-04-09T15:15:00Z" w16du:dateUtc="2025-04-09T13:15:00Z">
              <w:rPr/>
            </w:rPrChange>
          </w:rPr>
          <w:t>Association for Computing Machinery</w:t>
        </w:r>
      </w:ins>
    </w:p>
    <w:p w14:paraId="5372DE8E" w14:textId="627BE1BC" w:rsidR="000A55BA" w:rsidRPr="00713C11" w:rsidRDefault="000A55BA" w:rsidP="000A55BA">
      <w:pPr>
        <w:rPr>
          <w:ins w:id="21" w:author="Jihane Najar" w:date="2025-04-09T14:59:00Z" w16du:dateUtc="2025-04-09T12:59:00Z"/>
          <w:sz w:val="23"/>
          <w:szCs w:val="23"/>
          <w:lang w:val="en-US"/>
        </w:rPr>
      </w:pPr>
      <w:ins w:id="22" w:author="Jihane Najar" w:date="2025-04-09T14:48:00Z" w16du:dateUtc="2025-04-09T12:48:00Z">
        <w:r w:rsidRPr="00713C11">
          <w:rPr>
            <w:b/>
            <w:lang w:val="en-US"/>
          </w:rPr>
          <w:t>D&amp;C</w:t>
        </w:r>
      </w:ins>
      <w:ins w:id="23" w:author="Jihane Najar" w:date="2025-04-09T14:45:00Z" w16du:dateUtc="2025-04-09T12:45:00Z">
        <w:r w:rsidRPr="00713C11">
          <w:rPr>
            <w:b/>
            <w:lang w:val="en-US"/>
            <w:rPrChange w:id="24" w:author="Jihane Najar" w:date="2025-04-09T15:03:00Z" w16du:dateUtc="2025-04-09T13:03:00Z">
              <w:rPr>
                <w:b/>
              </w:rPr>
            </w:rPrChange>
          </w:rPr>
          <w:tab/>
        </w:r>
        <w:r w:rsidRPr="00713C11">
          <w:rPr>
            <w:b/>
            <w:lang w:val="en-US"/>
            <w:rPrChange w:id="25" w:author="Jihane Najar" w:date="2025-04-09T15:03:00Z" w16du:dateUtc="2025-04-09T13:03:00Z">
              <w:rPr>
                <w:b/>
              </w:rPr>
            </w:rPrChange>
          </w:rPr>
          <w:tab/>
        </w:r>
        <w:r w:rsidRPr="00713C11">
          <w:rPr>
            <w:sz w:val="23"/>
            <w:szCs w:val="23"/>
            <w:lang w:val="en-US"/>
            <w:rPrChange w:id="26" w:author="Jihane Najar" w:date="2025-04-09T15:03:00Z" w16du:dateUtc="2025-04-09T13:03:00Z">
              <w:rPr>
                <w:sz w:val="23"/>
                <w:szCs w:val="23"/>
              </w:rPr>
            </w:rPrChange>
          </w:rPr>
          <w:t>Communication</w:t>
        </w:r>
      </w:ins>
      <w:ins w:id="27" w:author="Jihane Najar" w:date="2025-04-09T14:48:00Z" w16du:dateUtc="2025-04-09T12:48:00Z">
        <w:r w:rsidRPr="00713C11">
          <w:rPr>
            <w:sz w:val="23"/>
            <w:szCs w:val="23"/>
            <w:lang w:val="en-US"/>
          </w:rPr>
          <w:t xml:space="preserve"> </w:t>
        </w:r>
      </w:ins>
      <w:ins w:id="28" w:author="Jihane Najar" w:date="2025-04-09T14:49:00Z" w16du:dateUtc="2025-04-09T12:49:00Z">
        <w:r w:rsidRPr="00713C11">
          <w:rPr>
            <w:sz w:val="23"/>
            <w:szCs w:val="23"/>
            <w:lang w:val="en-US"/>
          </w:rPr>
          <w:t xml:space="preserve">and </w:t>
        </w:r>
      </w:ins>
      <w:ins w:id="29" w:author="Jihane Najar" w:date="2025-04-09T14:45:00Z" w16du:dateUtc="2025-04-09T12:45:00Z">
        <w:r w:rsidRPr="00713C11">
          <w:rPr>
            <w:sz w:val="23"/>
            <w:szCs w:val="23"/>
            <w:lang w:val="en-US"/>
            <w:rPrChange w:id="30" w:author="Jihane Najar" w:date="2025-04-09T15:03:00Z" w16du:dateUtc="2025-04-09T13:03:00Z">
              <w:rPr>
                <w:sz w:val="23"/>
                <w:szCs w:val="23"/>
              </w:rPr>
            </w:rPrChange>
          </w:rPr>
          <w:t>Dissemination</w:t>
        </w:r>
      </w:ins>
    </w:p>
    <w:p w14:paraId="144EA61F" w14:textId="7CF1BB14" w:rsidR="00713C11" w:rsidRPr="00713C11" w:rsidRDefault="00713C11" w:rsidP="00713C11">
      <w:pPr>
        <w:rPr>
          <w:ins w:id="31" w:author="Jihane Najar" w:date="2025-04-09T14:45:00Z" w16du:dateUtc="2025-04-09T12:45:00Z"/>
          <w:sz w:val="23"/>
          <w:szCs w:val="23"/>
          <w:lang w:val="en-US"/>
          <w:rPrChange w:id="32" w:author="Jihane Najar" w:date="2025-04-09T15:03:00Z" w16du:dateUtc="2025-04-09T13:03:00Z">
            <w:rPr>
              <w:ins w:id="33" w:author="Jihane Najar" w:date="2025-04-09T14:45:00Z" w16du:dateUtc="2025-04-09T12:45:00Z"/>
              <w:sz w:val="23"/>
              <w:szCs w:val="23"/>
            </w:rPr>
          </w:rPrChange>
        </w:rPr>
      </w:pPr>
      <w:ins w:id="34" w:author="Jihane Najar" w:date="2025-04-09T14:59:00Z" w16du:dateUtc="2025-04-09T12:59:00Z">
        <w:r w:rsidRPr="00713C11">
          <w:rPr>
            <w:b/>
            <w:bCs w:val="0"/>
            <w:sz w:val="23"/>
            <w:szCs w:val="23"/>
            <w:lang w:val="en-US"/>
            <w:rPrChange w:id="35" w:author="Jihane Najar" w:date="2025-04-09T15:03:00Z" w16du:dateUtc="2025-04-09T13:03:00Z">
              <w:rPr>
                <w:sz w:val="23"/>
                <w:szCs w:val="23"/>
                <w:lang w:val="en-US"/>
              </w:rPr>
            </w:rPrChange>
          </w:rPr>
          <w:t>DIH</w:t>
        </w:r>
        <w:r w:rsidRPr="00713C11">
          <w:rPr>
            <w:sz w:val="23"/>
            <w:szCs w:val="23"/>
            <w:lang w:val="en-US"/>
          </w:rPr>
          <w:tab/>
        </w:r>
        <w:r w:rsidRPr="00713C11">
          <w:rPr>
            <w:sz w:val="23"/>
            <w:szCs w:val="23"/>
            <w:lang w:val="en-US"/>
          </w:rPr>
          <w:tab/>
        </w:r>
      </w:ins>
      <w:ins w:id="36" w:author="Jihane Najar" w:date="2025-04-09T14:59:00Z">
        <w:r w:rsidRPr="00713C11">
          <w:rPr>
            <w:sz w:val="23"/>
            <w:szCs w:val="23"/>
            <w:lang w:val="en-US"/>
            <w:rPrChange w:id="37" w:author="Jihane Najar" w:date="2025-04-09T15:03:00Z" w16du:dateUtc="2025-04-09T13:03:00Z">
              <w:rPr>
                <w:sz w:val="23"/>
                <w:szCs w:val="23"/>
              </w:rPr>
            </w:rPrChange>
          </w:rPr>
          <w:t>Digital Innovation Hub</w:t>
        </w:r>
      </w:ins>
    </w:p>
    <w:p w14:paraId="03F1EBA3" w14:textId="123C6EB4" w:rsidR="00713C11" w:rsidRPr="00713C11" w:rsidRDefault="00713C11" w:rsidP="00713C11">
      <w:pPr>
        <w:rPr>
          <w:ins w:id="38" w:author="Jihane Najar" w:date="2025-04-09T14:45:00Z" w16du:dateUtc="2025-04-09T12:45:00Z"/>
          <w:b/>
          <w:lang w:val="en-US"/>
          <w:rPrChange w:id="39" w:author="Jihane Najar" w:date="2025-04-09T15:03:00Z" w16du:dateUtc="2025-04-09T13:03:00Z">
            <w:rPr>
              <w:ins w:id="40" w:author="Jihane Najar" w:date="2025-04-09T14:45:00Z" w16du:dateUtc="2025-04-09T12:45:00Z"/>
              <w:b/>
            </w:rPr>
          </w:rPrChange>
        </w:rPr>
      </w:pPr>
      <w:ins w:id="41" w:author="Jihane Najar" w:date="2025-04-09T14:57:00Z" w16du:dateUtc="2025-04-09T12:57:00Z">
        <w:r w:rsidRPr="00713C11">
          <w:rPr>
            <w:b/>
            <w:bCs w:val="0"/>
            <w:lang w:val="en-US"/>
            <w:rPrChange w:id="42" w:author="Jihane Najar" w:date="2025-04-09T15:03:00Z" w16du:dateUtc="2025-04-09T13:03:00Z">
              <w:rPr>
                <w:lang w:val="en-US"/>
              </w:rPr>
            </w:rPrChange>
          </w:rPr>
          <w:t>EC</w:t>
        </w:r>
        <w:r w:rsidRPr="00713C11">
          <w:rPr>
            <w:lang w:val="en-US"/>
          </w:rPr>
          <w:tab/>
        </w:r>
        <w:r w:rsidRPr="00713C11">
          <w:rPr>
            <w:lang w:val="en-US"/>
          </w:rPr>
          <w:tab/>
        </w:r>
      </w:ins>
      <w:ins w:id="43" w:author="Jihane Najar" w:date="2025-04-09T14:57:00Z">
        <w:r w:rsidRPr="00713C11">
          <w:rPr>
            <w:lang w:val="en-US"/>
            <w:rPrChange w:id="44" w:author="Jihane Najar" w:date="2025-04-09T15:03:00Z" w16du:dateUtc="2025-04-09T13:03:00Z">
              <w:rPr/>
            </w:rPrChange>
          </w:rPr>
          <w:t>European Commission</w:t>
        </w:r>
      </w:ins>
    </w:p>
    <w:p w14:paraId="68A4AE5E" w14:textId="31D4E59D" w:rsidR="00713C11" w:rsidRPr="00713C11" w:rsidRDefault="000A55BA" w:rsidP="00713C11">
      <w:pPr>
        <w:rPr>
          <w:ins w:id="45" w:author="Jihane Najar" w:date="2025-04-09T14:45:00Z" w16du:dateUtc="2025-04-09T12:45:00Z"/>
          <w:lang w:val="en-US"/>
          <w:rPrChange w:id="46" w:author="Jihane Najar" w:date="2025-04-09T15:03:00Z" w16du:dateUtc="2025-04-09T13:03:00Z">
            <w:rPr>
              <w:ins w:id="47" w:author="Jihane Najar" w:date="2025-04-09T14:45:00Z" w16du:dateUtc="2025-04-09T12:45:00Z"/>
            </w:rPr>
          </w:rPrChange>
        </w:rPr>
      </w:pPr>
      <w:ins w:id="48" w:author="Jihane Najar" w:date="2025-04-09T14:45:00Z" w16du:dateUtc="2025-04-09T12:45:00Z">
        <w:r w:rsidRPr="00713C11">
          <w:rPr>
            <w:b/>
            <w:lang w:val="en-US"/>
            <w:rPrChange w:id="49" w:author="Jihane Najar" w:date="2025-04-09T15:03:00Z" w16du:dateUtc="2025-04-09T13:03:00Z">
              <w:rPr>
                <w:b/>
              </w:rPr>
            </w:rPrChange>
          </w:rPr>
          <w:t>E</w:t>
        </w:r>
      </w:ins>
      <w:ins w:id="50" w:author="Jihane Najar" w:date="2025-04-09T14:51:00Z" w16du:dateUtc="2025-04-09T12:51:00Z">
        <w:r w:rsidRPr="00713C11">
          <w:rPr>
            <w:b/>
            <w:lang w:val="en-US"/>
          </w:rPr>
          <w:t>U</w:t>
        </w:r>
      </w:ins>
      <w:ins w:id="51" w:author="Jihane Najar" w:date="2025-04-09T14:45:00Z" w16du:dateUtc="2025-04-09T12:45:00Z">
        <w:r w:rsidRPr="00713C11">
          <w:rPr>
            <w:b/>
            <w:lang w:val="en-US"/>
            <w:rPrChange w:id="52" w:author="Jihane Najar" w:date="2025-04-09T15:03:00Z" w16du:dateUtc="2025-04-09T13:03:00Z">
              <w:rPr>
                <w:b/>
              </w:rPr>
            </w:rPrChange>
          </w:rPr>
          <w:tab/>
        </w:r>
        <w:r w:rsidRPr="00713C11">
          <w:rPr>
            <w:b/>
            <w:lang w:val="en-US"/>
            <w:rPrChange w:id="53" w:author="Jihane Najar" w:date="2025-04-09T15:03:00Z" w16du:dateUtc="2025-04-09T13:03:00Z">
              <w:rPr>
                <w:b/>
              </w:rPr>
            </w:rPrChange>
          </w:rPr>
          <w:tab/>
        </w:r>
        <w:r w:rsidRPr="00713C11">
          <w:rPr>
            <w:lang w:val="en-US"/>
            <w:rPrChange w:id="54" w:author="Jihane Najar" w:date="2025-04-09T15:03:00Z" w16du:dateUtc="2025-04-09T13:03:00Z">
              <w:rPr/>
            </w:rPrChange>
          </w:rPr>
          <w:t xml:space="preserve">European </w:t>
        </w:r>
      </w:ins>
      <w:ins w:id="55" w:author="Jihane Najar" w:date="2025-04-09T14:51:00Z" w16du:dateUtc="2025-04-09T12:51:00Z">
        <w:r w:rsidRPr="00713C11">
          <w:rPr>
            <w:lang w:val="en-US"/>
          </w:rPr>
          <w:t>Union</w:t>
        </w:r>
      </w:ins>
    </w:p>
    <w:p w14:paraId="0581F0DD" w14:textId="75546398" w:rsidR="00713C11" w:rsidRPr="00713C11" w:rsidRDefault="00713C11" w:rsidP="00713C11">
      <w:pPr>
        <w:rPr>
          <w:ins w:id="56" w:author="Jihane Najar" w:date="2025-04-09T14:51:00Z" w16du:dateUtc="2025-04-09T12:51:00Z"/>
          <w:lang w:val="en-US"/>
        </w:rPr>
      </w:pPr>
      <w:ins w:id="57" w:author="Jihane Najar" w:date="2025-04-09T14:58:00Z" w16du:dateUtc="2025-04-09T12:58:00Z">
        <w:r w:rsidRPr="00713C11">
          <w:rPr>
            <w:b/>
            <w:bCs w:val="0"/>
            <w:lang w:val="en-US"/>
            <w:rPrChange w:id="58" w:author="Jihane Najar" w:date="2025-04-09T15:03:00Z" w16du:dateUtc="2025-04-09T13:03:00Z">
              <w:rPr>
                <w:lang w:val="en-US"/>
              </w:rPr>
            </w:rPrChange>
          </w:rPr>
          <w:t>IEEE</w:t>
        </w:r>
        <w:r w:rsidRPr="00713C11">
          <w:rPr>
            <w:lang w:val="en-US"/>
          </w:rPr>
          <w:tab/>
        </w:r>
        <w:r w:rsidRPr="00713C11">
          <w:rPr>
            <w:lang w:val="en-US"/>
          </w:rPr>
          <w:tab/>
        </w:r>
      </w:ins>
      <w:ins w:id="59" w:author="Jihane Najar" w:date="2025-04-09T14:58:00Z">
        <w:r w:rsidRPr="00713C11">
          <w:rPr>
            <w:lang w:val="en-US"/>
            <w:rPrChange w:id="60" w:author="Jihane Najar" w:date="2025-04-09T15:03:00Z" w16du:dateUtc="2025-04-09T13:03:00Z">
              <w:rPr/>
            </w:rPrChange>
          </w:rPr>
          <w:t>Institute of Electrical and Electronics Engineers</w:t>
        </w:r>
      </w:ins>
    </w:p>
    <w:p w14:paraId="3BC210E4" w14:textId="14AA5961" w:rsidR="00713C11" w:rsidRPr="00713C11" w:rsidRDefault="000A55BA" w:rsidP="00713C11">
      <w:pPr>
        <w:rPr>
          <w:ins w:id="61" w:author="Jihane Najar" w:date="2025-04-09T14:45:00Z" w16du:dateUtc="2025-04-09T12:45:00Z"/>
          <w:lang w:val="en-US"/>
          <w:rPrChange w:id="62" w:author="Jihane Najar" w:date="2025-04-09T15:03:00Z" w16du:dateUtc="2025-04-09T13:03:00Z">
            <w:rPr>
              <w:ins w:id="63" w:author="Jihane Najar" w:date="2025-04-09T14:45:00Z" w16du:dateUtc="2025-04-09T12:45:00Z"/>
              <w:b/>
            </w:rPr>
          </w:rPrChange>
        </w:rPr>
      </w:pPr>
      <w:ins w:id="64" w:author="Jihane Najar" w:date="2025-04-09T14:45:00Z" w16du:dateUtc="2025-04-09T12:45:00Z">
        <w:r w:rsidRPr="00713C11">
          <w:rPr>
            <w:b/>
            <w:lang w:val="en-US"/>
            <w:rPrChange w:id="65" w:author="Jihane Najar" w:date="2025-04-09T15:03:00Z" w16du:dateUtc="2025-04-09T13:03:00Z">
              <w:rPr>
                <w:b/>
              </w:rPr>
            </w:rPrChange>
          </w:rPr>
          <w:t>IP</w:t>
        </w:r>
        <w:r w:rsidRPr="00713C11">
          <w:rPr>
            <w:b/>
            <w:lang w:val="en-US"/>
            <w:rPrChange w:id="66" w:author="Jihane Najar" w:date="2025-04-09T15:03:00Z" w16du:dateUtc="2025-04-09T13:03:00Z">
              <w:rPr>
                <w:b/>
              </w:rPr>
            </w:rPrChange>
          </w:rPr>
          <w:tab/>
        </w:r>
        <w:r w:rsidRPr="00713C11">
          <w:rPr>
            <w:b/>
            <w:lang w:val="en-US"/>
            <w:rPrChange w:id="67" w:author="Jihane Najar" w:date="2025-04-09T15:03:00Z" w16du:dateUtc="2025-04-09T13:03:00Z">
              <w:rPr>
                <w:b/>
              </w:rPr>
            </w:rPrChange>
          </w:rPr>
          <w:tab/>
        </w:r>
        <w:r w:rsidRPr="00713C11">
          <w:rPr>
            <w:lang w:val="en-US"/>
            <w:rPrChange w:id="68" w:author="Jihane Najar" w:date="2025-04-09T15:03:00Z" w16du:dateUtc="2025-04-09T13:03:00Z">
              <w:rPr/>
            </w:rPrChange>
          </w:rPr>
          <w:t>Internet Protocol</w:t>
        </w:r>
      </w:ins>
    </w:p>
    <w:p w14:paraId="3575A601" w14:textId="77777777" w:rsidR="000A55BA" w:rsidRPr="00713C11" w:rsidRDefault="000A55BA" w:rsidP="000A55BA">
      <w:pPr>
        <w:rPr>
          <w:ins w:id="69" w:author="Jihane Najar" w:date="2025-04-09T14:59:00Z" w16du:dateUtc="2025-04-09T12:59:00Z"/>
          <w:lang w:val="en-US"/>
        </w:rPr>
      </w:pPr>
      <w:ins w:id="70" w:author="Jihane Najar" w:date="2025-04-09T14:45:00Z" w16du:dateUtc="2025-04-09T12:45:00Z">
        <w:r w:rsidRPr="00713C11">
          <w:rPr>
            <w:b/>
            <w:lang w:val="en-US"/>
            <w:rPrChange w:id="71" w:author="Jihane Najar" w:date="2025-04-09T15:03:00Z" w16du:dateUtc="2025-04-09T13:03:00Z">
              <w:rPr>
                <w:b/>
              </w:rPr>
            </w:rPrChange>
          </w:rPr>
          <w:t>KPI</w:t>
        </w:r>
        <w:r w:rsidRPr="00713C11">
          <w:rPr>
            <w:b/>
            <w:lang w:val="en-US"/>
            <w:rPrChange w:id="72" w:author="Jihane Najar" w:date="2025-04-09T15:03:00Z" w16du:dateUtc="2025-04-09T13:03:00Z">
              <w:rPr>
                <w:b/>
              </w:rPr>
            </w:rPrChange>
          </w:rPr>
          <w:tab/>
        </w:r>
        <w:r w:rsidRPr="00713C11">
          <w:rPr>
            <w:b/>
            <w:lang w:val="en-US"/>
            <w:rPrChange w:id="73" w:author="Jihane Najar" w:date="2025-04-09T15:03:00Z" w16du:dateUtc="2025-04-09T13:03:00Z">
              <w:rPr>
                <w:b/>
              </w:rPr>
            </w:rPrChange>
          </w:rPr>
          <w:tab/>
        </w:r>
        <w:r w:rsidRPr="00713C11">
          <w:rPr>
            <w:lang w:val="en-US"/>
            <w:rPrChange w:id="74" w:author="Jihane Najar" w:date="2025-04-09T15:03:00Z" w16du:dateUtc="2025-04-09T13:03:00Z">
              <w:rPr/>
            </w:rPrChange>
          </w:rPr>
          <w:t>Key Performance Indicators</w:t>
        </w:r>
      </w:ins>
    </w:p>
    <w:p w14:paraId="1031CBAB" w14:textId="2B2AE07D" w:rsidR="00713C11" w:rsidRPr="00713C11" w:rsidRDefault="00713C11" w:rsidP="00713C11">
      <w:pPr>
        <w:rPr>
          <w:ins w:id="75" w:author="Jihane Najar" w:date="2025-04-09T14:45:00Z" w16du:dateUtc="2025-04-09T12:45:00Z"/>
          <w:lang w:val="en-US"/>
          <w:rPrChange w:id="76" w:author="Jihane Najar" w:date="2025-04-09T15:03:00Z" w16du:dateUtc="2025-04-09T13:03:00Z">
            <w:rPr>
              <w:ins w:id="77" w:author="Jihane Najar" w:date="2025-04-09T14:45:00Z" w16du:dateUtc="2025-04-09T12:45:00Z"/>
            </w:rPr>
          </w:rPrChange>
        </w:rPr>
      </w:pPr>
      <w:ins w:id="78" w:author="Jihane Najar" w:date="2025-04-09T14:59:00Z" w16du:dateUtc="2025-04-09T12:59:00Z">
        <w:r w:rsidRPr="00713C11">
          <w:rPr>
            <w:b/>
            <w:bCs w:val="0"/>
            <w:lang w:val="en-US"/>
            <w:rPrChange w:id="79" w:author="Jihane Najar" w:date="2025-04-09T15:03:00Z" w16du:dateUtc="2025-04-09T13:03:00Z">
              <w:rPr>
                <w:lang w:val="en-US"/>
              </w:rPr>
            </w:rPrChange>
          </w:rPr>
          <w:t>SDO</w:t>
        </w:r>
        <w:r w:rsidRPr="00713C11">
          <w:rPr>
            <w:lang w:val="en-US"/>
          </w:rPr>
          <w:tab/>
        </w:r>
        <w:r w:rsidRPr="00713C11">
          <w:rPr>
            <w:lang w:val="en-US"/>
          </w:rPr>
          <w:tab/>
        </w:r>
      </w:ins>
      <w:ins w:id="80" w:author="Jihane Najar" w:date="2025-04-09T14:59:00Z">
        <w:r w:rsidRPr="00713C11">
          <w:rPr>
            <w:lang w:val="en-US"/>
            <w:rPrChange w:id="81" w:author="Jihane Najar" w:date="2025-04-09T15:03:00Z" w16du:dateUtc="2025-04-09T13:03:00Z">
              <w:rPr/>
            </w:rPrChange>
          </w:rPr>
          <w:t xml:space="preserve">Standards Development </w:t>
        </w:r>
        <w:proofErr w:type="spellStart"/>
        <w:r w:rsidRPr="00713C11">
          <w:rPr>
            <w:lang w:val="en-US"/>
            <w:rPrChange w:id="82" w:author="Jihane Najar" w:date="2025-04-09T15:03:00Z" w16du:dateUtc="2025-04-09T13:03:00Z">
              <w:rPr/>
            </w:rPrChange>
          </w:rPr>
          <w:t>Organi</w:t>
        </w:r>
      </w:ins>
      <w:ins w:id="83" w:author="Jihane Najar" w:date="2025-04-09T15:04:00Z" w16du:dateUtc="2025-04-09T13:04:00Z">
        <w:r w:rsidR="00B07034">
          <w:rPr>
            <w:lang w:val="en-US"/>
          </w:rPr>
          <w:t>s</w:t>
        </w:r>
      </w:ins>
      <w:ins w:id="84" w:author="Jihane Najar" w:date="2025-04-09T14:59:00Z">
        <w:r w:rsidRPr="00713C11">
          <w:rPr>
            <w:lang w:val="en-US"/>
            <w:rPrChange w:id="85" w:author="Jihane Najar" w:date="2025-04-09T15:03:00Z" w16du:dateUtc="2025-04-09T13:03:00Z">
              <w:rPr/>
            </w:rPrChange>
          </w:rPr>
          <w:t>ation</w:t>
        </w:r>
      </w:ins>
      <w:proofErr w:type="spellEnd"/>
    </w:p>
    <w:p w14:paraId="737FCE94" w14:textId="77777777" w:rsidR="000A55BA" w:rsidRPr="000A55BA" w:rsidRDefault="000A55BA" w:rsidP="000A55BA">
      <w:pPr>
        <w:rPr>
          <w:ins w:id="86" w:author="Jihane Najar" w:date="2025-04-09T14:45:00Z" w16du:dateUtc="2025-04-09T12:45:00Z"/>
          <w:lang w:val="en-US"/>
          <w:rPrChange w:id="87" w:author="Jihane Najar" w:date="2025-04-09T14:47:00Z" w16du:dateUtc="2025-04-09T12:47:00Z">
            <w:rPr>
              <w:ins w:id="88" w:author="Jihane Najar" w:date="2025-04-09T14:45:00Z" w16du:dateUtc="2025-04-09T12:45:00Z"/>
            </w:rPr>
          </w:rPrChange>
        </w:rPr>
      </w:pPr>
      <w:ins w:id="89" w:author="Jihane Najar" w:date="2025-04-09T14:45:00Z" w16du:dateUtc="2025-04-09T12:45:00Z">
        <w:r w:rsidRPr="00713C11">
          <w:rPr>
            <w:b/>
            <w:lang w:val="en-US"/>
            <w:rPrChange w:id="90" w:author="Jihane Najar" w:date="2025-04-09T15:03:00Z" w16du:dateUtc="2025-04-09T13:03:00Z">
              <w:rPr>
                <w:b/>
              </w:rPr>
            </w:rPrChange>
          </w:rPr>
          <w:t>WP</w:t>
        </w:r>
        <w:r w:rsidRPr="00713C11">
          <w:rPr>
            <w:lang w:val="en-US"/>
            <w:rPrChange w:id="91" w:author="Jihane Najar" w:date="2025-04-09T15:03:00Z" w16du:dateUtc="2025-04-09T13:03:00Z">
              <w:rPr/>
            </w:rPrChange>
          </w:rPr>
          <w:tab/>
        </w:r>
        <w:r w:rsidRPr="00713C11">
          <w:rPr>
            <w:lang w:val="en-US"/>
            <w:rPrChange w:id="92" w:author="Jihane Najar" w:date="2025-04-09T15:03:00Z" w16du:dateUtc="2025-04-09T13:03:00Z">
              <w:rPr/>
            </w:rPrChange>
          </w:rPr>
          <w:tab/>
          <w:t>Work Package</w:t>
        </w:r>
      </w:ins>
    </w:p>
    <w:p w14:paraId="0924EC25" w14:textId="77777777" w:rsidR="000A55BA" w:rsidRPr="000A55BA" w:rsidRDefault="000A55BA" w:rsidP="000A55BA">
      <w:pPr>
        <w:spacing w:after="0"/>
        <w:rPr>
          <w:ins w:id="93" w:author="Jihane Najar" w:date="2025-04-09T14:45:00Z" w16du:dateUtc="2025-04-09T12:45:00Z"/>
          <w:lang w:val="en-US"/>
          <w:rPrChange w:id="94" w:author="Jihane Najar" w:date="2025-04-09T14:47:00Z" w16du:dateUtc="2025-04-09T12:47:00Z">
            <w:rPr>
              <w:ins w:id="95" w:author="Jihane Najar" w:date="2025-04-09T14:45:00Z" w16du:dateUtc="2025-04-09T12:45:00Z"/>
            </w:rPr>
          </w:rPrChange>
        </w:rPr>
      </w:pPr>
      <w:ins w:id="96" w:author="Jihane Najar" w:date="2025-04-09T14:45:00Z" w16du:dateUtc="2025-04-09T12:45:00Z">
        <w:r w:rsidRPr="000A55BA">
          <w:rPr>
            <w:lang w:val="en-US"/>
            <w:rPrChange w:id="97" w:author="Jihane Najar" w:date="2025-04-09T14:47:00Z" w16du:dateUtc="2025-04-09T12:47:00Z">
              <w:rPr/>
            </w:rPrChange>
          </w:rPr>
          <w:br w:type="page"/>
        </w:r>
      </w:ins>
    </w:p>
    <w:p w14:paraId="6CD1C951" w14:textId="77390885" w:rsidR="000A55BA" w:rsidRPr="008B425B" w:rsidDel="000A55BA" w:rsidRDefault="000A55BA">
      <w:pPr>
        <w:rPr>
          <w:del w:id="98" w:author="Jihane Najar" w:date="2025-04-09T14:45:00Z" w16du:dateUtc="2025-04-09T12:45:00Z"/>
          <w:rFonts w:eastAsia="Times New Roman" w:cstheme="majorBidi"/>
          <w:b/>
          <w:bCs w:val="0"/>
          <w:i/>
          <w:iCs w:val="0"/>
          <w:lang w:val="en-GB" w:eastAsia="de-DE"/>
        </w:rPr>
      </w:pPr>
    </w:p>
    <w:p w14:paraId="37AC712E" w14:textId="77777777" w:rsidR="00D419FF" w:rsidRPr="008B425B" w:rsidRDefault="00D419FF" w:rsidP="00D419FF">
      <w:pPr>
        <w:pStyle w:val="Heading1"/>
        <w:numPr>
          <w:ilvl w:val="0"/>
          <w:numId w:val="1"/>
        </w:numPr>
        <w:tabs>
          <w:tab w:val="num" w:pos="360"/>
        </w:tabs>
        <w:ind w:left="432" w:hanging="432"/>
        <w:rPr>
          <w:rFonts w:asciiTheme="majorBidi" w:hAnsiTheme="majorBidi"/>
          <w:b/>
          <w:bCs w:val="0"/>
          <w:color w:val="auto"/>
          <w:sz w:val="24"/>
          <w:szCs w:val="24"/>
        </w:rPr>
      </w:pPr>
      <w:bookmarkStart w:id="99" w:name="_Toc193800319"/>
      <w:r w:rsidRPr="008B425B">
        <w:rPr>
          <w:rFonts w:asciiTheme="majorBidi" w:hAnsiTheme="majorBidi"/>
          <w:b/>
          <w:bCs w:val="0"/>
          <w:color w:val="auto"/>
          <w:sz w:val="24"/>
          <w:szCs w:val="24"/>
        </w:rPr>
        <w:t>Executive Summary</w:t>
      </w:r>
      <w:bookmarkEnd w:id="99"/>
    </w:p>
    <w:p w14:paraId="459A49F6" w14:textId="755E10DA" w:rsidR="002E7DE2" w:rsidRPr="008B425B" w:rsidRDefault="002E7DE2" w:rsidP="00607CAB">
      <w:pPr>
        <w:jc w:val="both"/>
        <w:rPr>
          <w:rFonts w:cstheme="majorBidi"/>
          <w:lang w:val="en-US"/>
        </w:rPr>
      </w:pPr>
      <w:r w:rsidRPr="008B425B">
        <w:rPr>
          <w:rFonts w:cstheme="majorBidi"/>
          <w:lang w:val="en-US"/>
        </w:rPr>
        <w:t xml:space="preserve">The "Plan for Impact Delivery" of the </w:t>
      </w:r>
      <w:proofErr w:type="spellStart"/>
      <w:r w:rsidRPr="008B425B">
        <w:rPr>
          <w:rFonts w:cstheme="majorBidi"/>
          <w:lang w:val="en-US"/>
        </w:rPr>
        <w:t>CoEvolution</w:t>
      </w:r>
      <w:proofErr w:type="spellEnd"/>
      <w:r w:rsidRPr="008B425B">
        <w:rPr>
          <w:rFonts w:cstheme="majorBidi"/>
          <w:lang w:val="en-US"/>
        </w:rPr>
        <w:t xml:space="preserve"> project outlines a comprehensive strategy designed to ensure the successful </w:t>
      </w:r>
      <w:proofErr w:type="spellStart"/>
      <w:r w:rsidRPr="008B425B">
        <w:rPr>
          <w:rFonts w:cstheme="majorBidi"/>
          <w:lang w:val="en-US"/>
        </w:rPr>
        <w:t>reali</w:t>
      </w:r>
      <w:ins w:id="100" w:author="Jihane Najar" w:date="2025-04-09T15:04:00Z" w16du:dateUtc="2025-04-09T13:04:00Z">
        <w:r w:rsidR="00B07034">
          <w:rPr>
            <w:rFonts w:cstheme="majorBidi"/>
            <w:lang w:val="en-US"/>
          </w:rPr>
          <w:t>s</w:t>
        </w:r>
      </w:ins>
      <w:del w:id="101" w:author="Jihane Najar" w:date="2025-04-09T15:04:00Z" w16du:dateUtc="2025-04-09T13:04:00Z">
        <w:r w:rsidRPr="008B425B" w:rsidDel="00B07034">
          <w:rPr>
            <w:rFonts w:cstheme="majorBidi"/>
            <w:lang w:val="en-US"/>
          </w:rPr>
          <w:delText>z</w:delText>
        </w:r>
      </w:del>
      <w:r w:rsidRPr="008B425B">
        <w:rPr>
          <w:rFonts w:cstheme="majorBidi"/>
          <w:lang w:val="en-US"/>
        </w:rPr>
        <w:t>ation</w:t>
      </w:r>
      <w:proofErr w:type="spellEnd"/>
      <w:r w:rsidRPr="008B425B">
        <w:rPr>
          <w:rFonts w:cstheme="majorBidi"/>
          <w:lang w:val="en-US"/>
        </w:rPr>
        <w:t xml:space="preserve"> of the project's objectives and its lasting impact. This deliverable sets the foundation for impactful engagement with key stakeholders and aims to establish a clear path for the project's results to resonate within relevant communities and industries.</w:t>
      </w:r>
    </w:p>
    <w:p w14:paraId="64BDB340" w14:textId="1A45A069" w:rsidR="002E7DE2" w:rsidRPr="008B425B" w:rsidRDefault="002E7DE2" w:rsidP="00607CAB">
      <w:pPr>
        <w:jc w:val="both"/>
        <w:rPr>
          <w:rFonts w:cstheme="majorBidi"/>
          <w:lang w:val="en-US"/>
        </w:rPr>
      </w:pPr>
      <w:r w:rsidRPr="008B425B">
        <w:rPr>
          <w:rFonts w:cstheme="majorBidi"/>
          <w:lang w:val="en-US"/>
        </w:rPr>
        <w:t xml:space="preserve">A key focus of this plan is dissemination and communication. The document provides a well-structured communication strategy with precise goals and targeted approaches. This strategy has been developed to effectively deliver the project's outcomes to the appropriate audiences, using a diverse range of dissemination and communication tools and techniques. These include both digital and traditional channels, tailored to reach the various stakeholders relevant to </w:t>
      </w:r>
      <w:proofErr w:type="spellStart"/>
      <w:r w:rsidRPr="008B425B">
        <w:rPr>
          <w:rFonts w:cstheme="majorBidi"/>
          <w:lang w:val="en-US"/>
        </w:rPr>
        <w:t>CoEvolution</w:t>
      </w:r>
      <w:proofErr w:type="spellEnd"/>
      <w:r w:rsidRPr="008B425B">
        <w:rPr>
          <w:rFonts w:cstheme="majorBidi"/>
          <w:lang w:val="en-US"/>
        </w:rPr>
        <w:t>.</w:t>
      </w:r>
    </w:p>
    <w:p w14:paraId="7A15DC06" w14:textId="574CADB3" w:rsidR="002E7DE2" w:rsidRPr="008B425B" w:rsidRDefault="002E7DE2" w:rsidP="00607CAB">
      <w:pPr>
        <w:jc w:val="both"/>
        <w:rPr>
          <w:rFonts w:cstheme="majorBidi"/>
          <w:lang w:val="en-US"/>
        </w:rPr>
      </w:pPr>
      <w:r w:rsidRPr="008B425B">
        <w:rPr>
          <w:rFonts w:cstheme="majorBidi"/>
          <w:lang w:val="en-US"/>
        </w:rPr>
        <w:t xml:space="preserve">The deliverable also integrates a robust monitoring and evaluation framework, essential for assessing the success of dissemination activities. Key Performance Indicators (KPIs) have been established to track the effectiveness of outreach efforts, ensuring that the dissemination and communication strategy evolves in line with project progress. This monitoring approach allows for agile adjustments, guaranteeing that the </w:t>
      </w:r>
      <w:proofErr w:type="spellStart"/>
      <w:r w:rsidRPr="008B425B">
        <w:rPr>
          <w:rFonts w:cstheme="majorBidi"/>
          <w:lang w:val="en-US"/>
        </w:rPr>
        <w:t>CoEvolution</w:t>
      </w:r>
      <w:proofErr w:type="spellEnd"/>
      <w:r w:rsidRPr="008B425B">
        <w:rPr>
          <w:rFonts w:cstheme="majorBidi"/>
          <w:lang w:val="en-US"/>
        </w:rPr>
        <w:t xml:space="preserve"> project achieves its intended impact.</w:t>
      </w:r>
    </w:p>
    <w:p w14:paraId="3AB80EA3" w14:textId="33B09B5F" w:rsidR="002E7DE2" w:rsidRPr="008B425B" w:rsidRDefault="002E7DE2" w:rsidP="00607CAB">
      <w:pPr>
        <w:jc w:val="both"/>
        <w:rPr>
          <w:rFonts w:cstheme="majorBidi"/>
          <w:lang w:val="en-US"/>
        </w:rPr>
      </w:pPr>
      <w:r w:rsidRPr="008B425B">
        <w:rPr>
          <w:rFonts w:cstheme="majorBidi"/>
          <w:lang w:val="en-US"/>
        </w:rPr>
        <w:t>Additionally, the document offers an early review of progress up to M06, providing a snapshot of key milestones reached and setting the stage for subsequent phases of the project.</w:t>
      </w:r>
    </w:p>
    <w:p w14:paraId="42164D65" w14:textId="27AAF4D3" w:rsidR="002E7DE2" w:rsidRPr="008B425B" w:rsidRDefault="002E7DE2" w:rsidP="00607CAB">
      <w:pPr>
        <w:jc w:val="both"/>
        <w:rPr>
          <w:rFonts w:cstheme="majorBidi"/>
          <w:lang w:val="en-US"/>
        </w:rPr>
      </w:pPr>
      <w:r w:rsidRPr="008B425B">
        <w:rPr>
          <w:rFonts w:cstheme="majorBidi"/>
          <w:lang w:val="en-US"/>
        </w:rPr>
        <w:t xml:space="preserve">In addition to the dissemination and communication strategy, the "Plan for Impact Delivery" also integrates an Exploitation Plan, which outlines the mechanisms through which the </w:t>
      </w:r>
      <w:proofErr w:type="spellStart"/>
      <w:r w:rsidRPr="008B425B">
        <w:rPr>
          <w:rFonts w:cstheme="majorBidi"/>
          <w:lang w:val="en-US"/>
        </w:rPr>
        <w:t>CoEvolution</w:t>
      </w:r>
      <w:proofErr w:type="spellEnd"/>
      <w:r w:rsidRPr="008B425B">
        <w:rPr>
          <w:rFonts w:cstheme="majorBidi"/>
          <w:lang w:val="en-US"/>
        </w:rPr>
        <w:t xml:space="preserve"> project’s results will be </w:t>
      </w:r>
      <w:del w:id="102" w:author="Jihane Najar" w:date="2025-04-09T15:03:00Z" w16du:dateUtc="2025-04-09T13:03:00Z">
        <w:r w:rsidRPr="008B425B" w:rsidDel="00A4399D">
          <w:rPr>
            <w:rFonts w:cstheme="majorBidi"/>
            <w:lang w:val="en-US"/>
          </w:rPr>
          <w:delText xml:space="preserve">maximized </w:delText>
        </w:r>
      </w:del>
      <w:proofErr w:type="spellStart"/>
      <w:ins w:id="103" w:author="Jihane Najar" w:date="2025-04-09T15:03:00Z" w16du:dateUtc="2025-04-09T13:03:00Z">
        <w:r w:rsidR="00A4399D" w:rsidRPr="008B425B">
          <w:rPr>
            <w:rFonts w:cstheme="majorBidi"/>
            <w:lang w:val="en-US"/>
          </w:rPr>
          <w:t>maximi</w:t>
        </w:r>
        <w:r w:rsidR="00A4399D">
          <w:rPr>
            <w:rFonts w:cstheme="majorBidi"/>
            <w:lang w:val="en-US"/>
          </w:rPr>
          <w:t>s</w:t>
        </w:r>
        <w:r w:rsidR="00A4399D" w:rsidRPr="008B425B">
          <w:rPr>
            <w:rFonts w:cstheme="majorBidi"/>
            <w:lang w:val="en-US"/>
          </w:rPr>
          <w:t>ed</w:t>
        </w:r>
        <w:proofErr w:type="spellEnd"/>
        <w:r w:rsidR="00A4399D" w:rsidRPr="008B425B">
          <w:rPr>
            <w:rFonts w:cstheme="majorBidi"/>
            <w:lang w:val="en-US"/>
          </w:rPr>
          <w:t xml:space="preserve"> </w:t>
        </w:r>
      </w:ins>
      <w:r w:rsidRPr="008B425B">
        <w:rPr>
          <w:rFonts w:cstheme="majorBidi"/>
          <w:lang w:val="en-US"/>
        </w:rPr>
        <w:t>for long-term impact.</w:t>
      </w:r>
    </w:p>
    <w:p w14:paraId="1EB439ED" w14:textId="0012FBDF" w:rsidR="00D02EA7" w:rsidRPr="008B425B" w:rsidRDefault="002E7DE2" w:rsidP="00D02EA7">
      <w:pPr>
        <w:jc w:val="both"/>
        <w:rPr>
          <w:ins w:id="104" w:author="Jihane Najar" w:date="2025-04-09T14:41:00Z" w16du:dateUtc="2025-04-09T12:41:00Z"/>
          <w:rFonts w:cstheme="majorBidi"/>
          <w:lang w:val="en-US"/>
        </w:rPr>
      </w:pPr>
      <w:del w:id="105" w:author="Jihane Najar" w:date="2025-04-09T14:41:00Z" w16du:dateUtc="2025-04-09T12:41:00Z">
        <w:r w:rsidRPr="008B425B" w:rsidDel="00D02EA7">
          <w:rPr>
            <w:rFonts w:cstheme="majorBidi"/>
            <w:lang w:val="en-US"/>
          </w:rPr>
          <w:delText>The exploitation plan defines the key approaches and actions that will be undertaken to drive the uptake of CoEvolution’s results, including strategies for intellectual property (IP) management, commercialisation of outcomes, and fostering collaborations with external stakeholders. It also highlights the importance of sustainability, ensuring that the project’s outcomes continue to create value beyond its duration.</w:delText>
        </w:r>
      </w:del>
      <w:ins w:id="106" w:author="Jihane Najar" w:date="2025-04-09T14:41:00Z" w16du:dateUtc="2025-04-09T12:41:00Z">
        <w:r w:rsidR="00D02EA7" w:rsidRPr="008B425B">
          <w:rPr>
            <w:rFonts w:cstheme="majorBidi"/>
            <w:lang w:val="en-US"/>
          </w:rPr>
          <w:t xml:space="preserve">The exploitation plan defines the key approaches and actions that will be undertaken to drive the uptake of </w:t>
        </w:r>
        <w:proofErr w:type="spellStart"/>
        <w:r w:rsidR="00D02EA7" w:rsidRPr="008B425B">
          <w:rPr>
            <w:rFonts w:cstheme="majorBidi"/>
            <w:lang w:val="en-US"/>
          </w:rPr>
          <w:t>CoEvolution’s</w:t>
        </w:r>
        <w:proofErr w:type="spellEnd"/>
        <w:r w:rsidR="00D02EA7" w:rsidRPr="008B425B">
          <w:rPr>
            <w:rFonts w:cstheme="majorBidi"/>
            <w:lang w:val="en-US"/>
          </w:rPr>
          <w:t xml:space="preserve"> results, including strategies for intellectual property (IP) management, </w:t>
        </w:r>
        <w:proofErr w:type="spellStart"/>
        <w:r w:rsidR="00D02EA7" w:rsidRPr="008B425B">
          <w:rPr>
            <w:rFonts w:cstheme="majorBidi"/>
            <w:lang w:val="en-US"/>
          </w:rPr>
          <w:t>commercialisation</w:t>
        </w:r>
        <w:proofErr w:type="spellEnd"/>
        <w:r w:rsidR="00D02EA7" w:rsidRPr="008B425B">
          <w:rPr>
            <w:rFonts w:cstheme="majorBidi"/>
            <w:lang w:val="en-US"/>
          </w:rPr>
          <w:t xml:space="preserve"> of outcomes, and fostering collaborations with external stakeholders. It also highlights the importance of sustainability, ensuring that the project’s outcomes continue to create value beyond its duration.</w:t>
        </w:r>
      </w:ins>
    </w:p>
    <w:p w14:paraId="4797FC40" w14:textId="77777777" w:rsidR="00D02EA7" w:rsidRPr="008B425B" w:rsidRDefault="00D02EA7" w:rsidP="00607CAB">
      <w:pPr>
        <w:jc w:val="both"/>
        <w:rPr>
          <w:rFonts w:cstheme="majorBidi"/>
          <w:lang w:val="en-US"/>
        </w:rPr>
      </w:pPr>
    </w:p>
    <w:p w14:paraId="16418C19" w14:textId="6A5785E2" w:rsidR="00C85DBD" w:rsidRPr="008B425B" w:rsidRDefault="00C85DBD" w:rsidP="002E7DE2">
      <w:pPr>
        <w:rPr>
          <w:rFonts w:cstheme="majorBidi"/>
          <w:lang w:val="en-US"/>
        </w:rPr>
      </w:pPr>
      <w:r w:rsidRPr="008B425B">
        <w:rPr>
          <w:rFonts w:cstheme="majorBidi"/>
          <w:lang w:val="en-US"/>
        </w:rPr>
        <w:br w:type="page"/>
      </w:r>
    </w:p>
    <w:p w14:paraId="21D35014" w14:textId="77777777" w:rsidR="00D419FF" w:rsidRPr="008B425B"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07" w:name="_Toc193800320"/>
      <w:r w:rsidRPr="008B425B">
        <w:rPr>
          <w:rFonts w:asciiTheme="majorBidi" w:hAnsiTheme="majorBidi"/>
          <w:b/>
          <w:bCs w:val="0"/>
          <w:color w:val="auto"/>
          <w:sz w:val="24"/>
          <w:szCs w:val="24"/>
        </w:rPr>
        <w:lastRenderedPageBreak/>
        <w:t>Introduction (approx.. 1-2 pages)</w:t>
      </w:r>
      <w:bookmarkEnd w:id="107"/>
    </w:p>
    <w:p w14:paraId="42B3C883" w14:textId="753D0564" w:rsidR="00D419FF" w:rsidRPr="008B425B" w:rsidRDefault="00D419FF" w:rsidP="00D419FF">
      <w:pPr>
        <w:pStyle w:val="Heading2"/>
        <w:numPr>
          <w:ilvl w:val="1"/>
          <w:numId w:val="3"/>
        </w:numPr>
        <w:rPr>
          <w:rFonts w:asciiTheme="majorBidi" w:hAnsiTheme="majorBidi"/>
          <w:b/>
          <w:bCs w:val="0"/>
          <w:color w:val="auto"/>
          <w:sz w:val="24"/>
          <w:szCs w:val="24"/>
          <w:lang w:val="en-US"/>
        </w:rPr>
      </w:pPr>
      <w:bookmarkStart w:id="108" w:name="_heading=h.44sinio" w:colFirst="0" w:colLast="0"/>
      <w:bookmarkStart w:id="109" w:name="_Toc193800321"/>
      <w:bookmarkEnd w:id="108"/>
      <w:r w:rsidRPr="008B425B">
        <w:rPr>
          <w:rFonts w:asciiTheme="majorBidi" w:hAnsiTheme="majorBidi"/>
          <w:b/>
          <w:bCs w:val="0"/>
          <w:color w:val="auto"/>
          <w:sz w:val="24"/>
          <w:szCs w:val="24"/>
          <w:lang w:val="en-US"/>
        </w:rPr>
        <w:t>Purpose and scope of the document</w:t>
      </w:r>
      <w:bookmarkEnd w:id="109"/>
    </w:p>
    <w:p w14:paraId="2BA53EDB" w14:textId="51C1BBEE" w:rsidR="00433501" w:rsidRPr="008B425B" w:rsidRDefault="00433501" w:rsidP="00433501">
      <w:pPr>
        <w:rPr>
          <w:rFonts w:cstheme="majorBidi"/>
          <w:lang w:val="en-US"/>
        </w:rPr>
      </w:pPr>
      <w:r w:rsidRPr="008B425B">
        <w:rPr>
          <w:rFonts w:cstheme="majorBidi"/>
          <w:lang w:val="en-US"/>
        </w:rPr>
        <w:t xml:space="preserve">The "Plan for Impact Delivery" of the </w:t>
      </w:r>
      <w:proofErr w:type="spellStart"/>
      <w:r w:rsidRPr="008B425B">
        <w:rPr>
          <w:rFonts w:cstheme="majorBidi"/>
          <w:lang w:val="en-US"/>
        </w:rPr>
        <w:t>CoEvolution</w:t>
      </w:r>
      <w:proofErr w:type="spellEnd"/>
      <w:r w:rsidRPr="008B425B">
        <w:rPr>
          <w:rFonts w:cstheme="majorBidi"/>
          <w:lang w:val="en-US"/>
        </w:rPr>
        <w:t xml:space="preserve"> project is designed to strategically guide the effective communication, dissemination, and exploitation of the project’s outcomes. It outlines the strategic framework for delivering impactful results throughout the </w:t>
      </w:r>
      <w:proofErr w:type="spellStart"/>
      <w:r w:rsidRPr="008B425B">
        <w:rPr>
          <w:rFonts w:cstheme="majorBidi"/>
          <w:lang w:val="en-US"/>
        </w:rPr>
        <w:t>CoEvolution</w:t>
      </w:r>
      <w:proofErr w:type="spellEnd"/>
      <w:r w:rsidRPr="008B425B">
        <w:rPr>
          <w:rFonts w:cstheme="majorBidi"/>
          <w:lang w:val="en-US"/>
        </w:rPr>
        <w:t xml:space="preserve"> project. It defines the key actions, goals, and strategies for disseminating and exploiting the project's findings, ensuring they reach the appropriate audiences and contribute to the advancement of knowledge and practical solutions. By setting clear objectives and defining specific roles, it provides the structure for </w:t>
      </w:r>
      <w:proofErr w:type="spellStart"/>
      <w:r w:rsidRPr="008B425B">
        <w:rPr>
          <w:rFonts w:cstheme="majorBidi"/>
          <w:lang w:val="en-US"/>
        </w:rPr>
        <w:t>maximi</w:t>
      </w:r>
      <w:ins w:id="110" w:author="Jihane Najar" w:date="2025-04-09T15:05:00Z" w16du:dateUtc="2025-04-09T13:05:00Z">
        <w:r w:rsidR="00584255">
          <w:rPr>
            <w:rFonts w:cstheme="majorBidi"/>
            <w:lang w:val="en-US"/>
          </w:rPr>
          <w:t>s</w:t>
        </w:r>
      </w:ins>
      <w:del w:id="111" w:author="Jihane Najar" w:date="2025-04-09T15:05:00Z" w16du:dateUtc="2025-04-09T13:05:00Z">
        <w:r w:rsidRPr="008B425B" w:rsidDel="00584255">
          <w:rPr>
            <w:rFonts w:cstheme="majorBidi"/>
            <w:lang w:val="en-US"/>
          </w:rPr>
          <w:delText>z</w:delText>
        </w:r>
      </w:del>
      <w:r w:rsidRPr="008B425B">
        <w:rPr>
          <w:rFonts w:cstheme="majorBidi"/>
          <w:lang w:val="en-US"/>
        </w:rPr>
        <w:t>ing</w:t>
      </w:r>
      <w:proofErr w:type="spellEnd"/>
      <w:r w:rsidRPr="008B425B">
        <w:rPr>
          <w:rFonts w:cstheme="majorBidi"/>
          <w:lang w:val="en-US"/>
        </w:rPr>
        <w:t xml:space="preserve"> the project's influence and facilitating the uptake of its results.</w:t>
      </w:r>
    </w:p>
    <w:p w14:paraId="7CAC9A39" w14:textId="77777777" w:rsidR="00433501" w:rsidRPr="008B425B" w:rsidRDefault="00433501" w:rsidP="00433501">
      <w:pPr>
        <w:rPr>
          <w:rFonts w:cstheme="majorBidi"/>
          <w:lang w:val="en-US"/>
        </w:rPr>
      </w:pPr>
      <w:r w:rsidRPr="008B425B">
        <w:rPr>
          <w:rFonts w:cstheme="majorBidi"/>
          <w:lang w:val="en-US"/>
        </w:rPr>
        <w:t>The objectives of this document are as follows:</w:t>
      </w:r>
    </w:p>
    <w:p w14:paraId="5A9B2B05"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 xml:space="preserve">Defining a comprehensive communication and dissemination strategy that will guide the </w:t>
      </w:r>
      <w:proofErr w:type="spellStart"/>
      <w:r w:rsidRPr="008B425B">
        <w:rPr>
          <w:rFonts w:cstheme="majorBidi"/>
          <w:lang w:val="en-US"/>
        </w:rPr>
        <w:t>CoEvolution</w:t>
      </w:r>
      <w:proofErr w:type="spellEnd"/>
      <w:r w:rsidRPr="008B425B">
        <w:rPr>
          <w:rFonts w:cstheme="majorBidi"/>
          <w:lang w:val="en-US"/>
        </w:rPr>
        <w:t xml:space="preserve"> project’s activities and ensure alignment with its goals.</w:t>
      </w:r>
    </w:p>
    <w:p w14:paraId="0DCE483E"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Clarifying roles and responsibilities of all partners involved in dissemination and exploitation to guarantee effective collaboration.</w:t>
      </w:r>
    </w:p>
    <w:p w14:paraId="3DB63BCE" w14:textId="47600828" w:rsidR="00433501" w:rsidRPr="008B425B" w:rsidRDefault="00433501" w:rsidP="00433501">
      <w:pPr>
        <w:pStyle w:val="ListParagraph"/>
        <w:numPr>
          <w:ilvl w:val="0"/>
          <w:numId w:val="6"/>
        </w:numPr>
        <w:rPr>
          <w:rFonts w:cstheme="majorBidi"/>
          <w:lang w:val="en-US"/>
        </w:rPr>
      </w:pPr>
      <w:r w:rsidRPr="008B425B">
        <w:rPr>
          <w:rFonts w:cstheme="majorBidi"/>
          <w:lang w:val="en-US"/>
        </w:rPr>
        <w:t>Identifying suitable channels and tools for communicating results, using both digital platforms and traditional mediums to reach the target audiences.</w:t>
      </w:r>
    </w:p>
    <w:p w14:paraId="13211A0B"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Establishing a methodology for monitoring and evaluating the impact of dissemination efforts, allowing for continuous improvement and ensuring the project’s success.</w:t>
      </w:r>
    </w:p>
    <w:p w14:paraId="77F0C10E" w14:textId="77777777" w:rsidR="00433501" w:rsidRPr="008B425B" w:rsidRDefault="00433501" w:rsidP="00433501">
      <w:pPr>
        <w:pStyle w:val="ListParagraph"/>
        <w:numPr>
          <w:ilvl w:val="0"/>
          <w:numId w:val="6"/>
        </w:numPr>
        <w:rPr>
          <w:rFonts w:cstheme="majorBidi"/>
          <w:lang w:val="en-US"/>
        </w:rPr>
      </w:pPr>
      <w:r w:rsidRPr="008B425B">
        <w:rPr>
          <w:rFonts w:cstheme="majorBidi"/>
          <w:lang w:val="en-US"/>
        </w:rPr>
        <w:t>Detailing exploitation pathways for the project’s outcomes, focusing on integrating results into commercial, policy, and further research initiatives.</w:t>
      </w:r>
    </w:p>
    <w:p w14:paraId="3152C5A9" w14:textId="69C491F0" w:rsidR="00433501" w:rsidRPr="008B425B" w:rsidRDefault="00433501" w:rsidP="00433501">
      <w:pPr>
        <w:rPr>
          <w:iCs w:val="0"/>
          <w:lang w:val="en-US"/>
        </w:rPr>
      </w:pPr>
      <w:r w:rsidRPr="008B425B">
        <w:rPr>
          <w:lang w:val="en-US"/>
        </w:rPr>
        <w:t xml:space="preserve">Through the delivery of this document, the </w:t>
      </w:r>
      <w:proofErr w:type="spellStart"/>
      <w:r w:rsidRPr="008B425B">
        <w:rPr>
          <w:rFonts w:cstheme="majorBidi"/>
          <w:lang w:val="en-US"/>
        </w:rPr>
        <w:t>CoEvolution</w:t>
      </w:r>
      <w:proofErr w:type="spellEnd"/>
      <w:r w:rsidRPr="008B425B">
        <w:rPr>
          <w:rFonts w:cstheme="majorBidi"/>
          <w:lang w:val="en-US"/>
        </w:rPr>
        <w:t xml:space="preserve"> </w:t>
      </w:r>
      <w:r w:rsidRPr="008B425B">
        <w:rPr>
          <w:lang w:val="en-US"/>
        </w:rPr>
        <w:t xml:space="preserve">project aims to develop a comprehensive communication and dissemination strategy that will enable it to achieve its objectives and have a significant impact on the target audiences. By effectively engaging with stakeholders and sharing its research findings, </w:t>
      </w:r>
      <w:proofErr w:type="spellStart"/>
      <w:r w:rsidRPr="008B425B">
        <w:rPr>
          <w:rFonts w:cstheme="majorBidi"/>
          <w:lang w:val="en-US"/>
        </w:rPr>
        <w:t>CoEvolution</w:t>
      </w:r>
      <w:proofErr w:type="spellEnd"/>
      <w:r w:rsidRPr="008B425B">
        <w:rPr>
          <w:rFonts w:cstheme="majorBidi"/>
          <w:lang w:val="en-US"/>
        </w:rPr>
        <w:t xml:space="preserve"> </w:t>
      </w:r>
      <w:r w:rsidRPr="008B425B">
        <w:rPr>
          <w:lang w:val="en-US"/>
        </w:rPr>
        <w:t>strives to contribute to the advancement of science and promote innovation in its field.</w:t>
      </w:r>
    </w:p>
    <w:p w14:paraId="7C6298EC" w14:textId="77777777" w:rsidR="00D419FF" w:rsidRPr="008B425B" w:rsidRDefault="00D419FF" w:rsidP="00D419FF">
      <w:pPr>
        <w:rPr>
          <w:rFonts w:cstheme="majorBidi"/>
          <w:lang w:val="en-US"/>
        </w:rPr>
      </w:pPr>
    </w:p>
    <w:p w14:paraId="6D91853A" w14:textId="77E1115C" w:rsidR="00D419FF" w:rsidRPr="008B425B" w:rsidRDefault="00D419FF" w:rsidP="00D419FF">
      <w:pPr>
        <w:pStyle w:val="Heading2"/>
        <w:numPr>
          <w:ilvl w:val="1"/>
          <w:numId w:val="3"/>
        </w:numPr>
        <w:rPr>
          <w:rFonts w:asciiTheme="majorBidi" w:hAnsiTheme="majorBidi"/>
          <w:b/>
          <w:bCs w:val="0"/>
          <w:color w:val="auto"/>
          <w:sz w:val="24"/>
          <w:szCs w:val="24"/>
          <w:lang w:val="en-US"/>
        </w:rPr>
      </w:pPr>
      <w:bookmarkStart w:id="112" w:name="_heading=h.2jxsxqh" w:colFirst="0" w:colLast="0"/>
      <w:bookmarkStart w:id="113" w:name="_Toc193800322"/>
      <w:bookmarkEnd w:id="112"/>
      <w:r w:rsidRPr="008B425B">
        <w:rPr>
          <w:rFonts w:asciiTheme="majorBidi" w:hAnsiTheme="majorBidi"/>
          <w:b/>
          <w:bCs w:val="0"/>
          <w:color w:val="auto"/>
          <w:sz w:val="24"/>
          <w:szCs w:val="24"/>
          <w:lang w:val="en-US"/>
        </w:rPr>
        <w:t>Relation to Work Packages, Deliverables and Activities</w:t>
      </w:r>
      <w:bookmarkEnd w:id="113"/>
    </w:p>
    <w:p w14:paraId="34784B50" w14:textId="6BDB7272" w:rsidR="000E3208" w:rsidRPr="008B425B" w:rsidRDefault="000E3208" w:rsidP="000E3208">
      <w:pPr>
        <w:rPr>
          <w:iCs w:val="0"/>
          <w:lang w:val="en-US"/>
        </w:rPr>
      </w:pPr>
      <w:r w:rsidRPr="008B425B">
        <w:rPr>
          <w:lang w:val="en-US"/>
        </w:rPr>
        <w:t xml:space="preserve">This deliverable is directly connected to the project's activities and results. It is relevant across all work packages. WP3, WP4, WP5, and WP6 contribute the content to be disseminated, generating the knowledge that the consortium aims to share with the target audience. </w:t>
      </w:r>
    </w:p>
    <w:p w14:paraId="129769E3" w14:textId="5CC262D8" w:rsidR="00D419FF" w:rsidRPr="008B425B" w:rsidRDefault="00D419FF" w:rsidP="000E3208">
      <w:pPr>
        <w:rPr>
          <w:rFonts w:cstheme="majorBidi"/>
          <w:i/>
          <w:lang w:val="en-US"/>
        </w:rPr>
      </w:pPr>
      <w:r w:rsidRPr="008B425B">
        <w:rPr>
          <w:rFonts w:cstheme="majorBidi"/>
          <w:lang w:val="en-US"/>
        </w:rPr>
        <w:t xml:space="preserve"> </w:t>
      </w:r>
      <w:bookmarkStart w:id="114" w:name="_heading=h.z337ya" w:colFirst="0" w:colLast="0"/>
      <w:bookmarkEnd w:id="114"/>
    </w:p>
    <w:p w14:paraId="55C5D60C" w14:textId="345356E1" w:rsidR="00D419FF" w:rsidRPr="008B425B" w:rsidRDefault="00D419FF" w:rsidP="00625CD4">
      <w:pPr>
        <w:pStyle w:val="Heading2"/>
        <w:numPr>
          <w:ilvl w:val="1"/>
          <w:numId w:val="3"/>
        </w:numPr>
        <w:rPr>
          <w:rFonts w:asciiTheme="majorBidi" w:hAnsiTheme="majorBidi"/>
          <w:b/>
          <w:bCs w:val="0"/>
          <w:color w:val="auto"/>
          <w:sz w:val="24"/>
          <w:szCs w:val="24"/>
          <w:lang w:val="en-US"/>
        </w:rPr>
      </w:pPr>
      <w:bookmarkStart w:id="115" w:name="_heading=h.3j2qqm3" w:colFirst="0" w:colLast="0"/>
      <w:bookmarkEnd w:id="115"/>
      <w:r w:rsidRPr="008B425B">
        <w:rPr>
          <w:rFonts w:asciiTheme="majorBidi" w:hAnsiTheme="majorBidi"/>
          <w:color w:val="auto"/>
          <w:sz w:val="24"/>
          <w:szCs w:val="24"/>
          <w:lang w:val="en-US"/>
        </w:rPr>
        <w:t xml:space="preserve"> </w:t>
      </w:r>
      <w:bookmarkStart w:id="116" w:name="_Toc193800323"/>
      <w:r w:rsidRPr="008B425B">
        <w:rPr>
          <w:rFonts w:asciiTheme="majorBidi" w:hAnsiTheme="majorBidi"/>
          <w:b/>
          <w:bCs w:val="0"/>
          <w:color w:val="auto"/>
          <w:sz w:val="24"/>
          <w:szCs w:val="24"/>
          <w:lang w:val="en-US"/>
        </w:rPr>
        <w:t>Structure of the Document</w:t>
      </w:r>
      <w:bookmarkEnd w:id="116"/>
    </w:p>
    <w:p w14:paraId="21B1671F" w14:textId="77777777" w:rsidR="00D419FF" w:rsidRPr="008B425B" w:rsidRDefault="00D419FF" w:rsidP="00D419FF">
      <w:pPr>
        <w:rPr>
          <w:rFonts w:cstheme="majorBidi"/>
          <w:b/>
          <w:bCs w:val="0"/>
          <w:i/>
          <w:lang w:val="en-US"/>
        </w:rPr>
      </w:pPr>
      <w:r w:rsidRPr="008B425B">
        <w:rPr>
          <w:rFonts w:cstheme="majorBidi"/>
          <w:b/>
          <w:bCs w:val="0"/>
          <w:lang w:val="en-US"/>
        </w:rPr>
        <w:t>Leader: AEGIS</w:t>
      </w:r>
    </w:p>
    <w:p w14:paraId="7237568C" w14:textId="77777777" w:rsidR="009D47C0" w:rsidRPr="009D47C0" w:rsidRDefault="009D47C0" w:rsidP="009D47C0">
      <w:pPr>
        <w:rPr>
          <w:ins w:id="117" w:author="Jihane Najar" w:date="2025-04-09T14:27:00Z" w16du:dateUtc="2025-04-09T12:27:00Z"/>
          <w:rFonts w:cstheme="majorBidi"/>
          <w:color w:val="000000" w:themeColor="text1"/>
          <w:lang w:val="en-US"/>
          <w:rPrChange w:id="118" w:author="Jihane Najar" w:date="2025-04-09T14:27:00Z" w16du:dateUtc="2025-04-09T12:27:00Z">
            <w:rPr>
              <w:ins w:id="119" w:author="Jihane Najar" w:date="2025-04-09T14:27:00Z" w16du:dateUtc="2025-04-09T12:27:00Z"/>
              <w:rFonts w:cstheme="majorBidi"/>
              <w:i/>
              <w:iCs w:val="0"/>
              <w:color w:val="C45911" w:themeColor="accent2" w:themeShade="BF"/>
              <w:lang w:val="en-US"/>
            </w:rPr>
          </w:rPrChange>
        </w:rPr>
      </w:pPr>
      <w:ins w:id="120" w:author="Jihane Najar" w:date="2025-04-09T14:27:00Z" w16du:dateUtc="2025-04-09T12:27:00Z">
        <w:r w:rsidRPr="009D47C0">
          <w:rPr>
            <w:rFonts w:cstheme="majorBidi"/>
            <w:color w:val="000000" w:themeColor="text1"/>
            <w:lang w:val="en-US"/>
            <w:rPrChange w:id="121" w:author="Jihane Najar" w:date="2025-04-09T14:27:00Z" w16du:dateUtc="2025-04-09T12:27:00Z">
              <w:rPr>
                <w:rFonts w:cstheme="majorBidi"/>
                <w:i/>
                <w:iCs w:val="0"/>
                <w:color w:val="C45911" w:themeColor="accent2" w:themeShade="BF"/>
                <w:lang w:val="en-US"/>
              </w:rPr>
            </w:rPrChange>
          </w:rPr>
          <w:t xml:space="preserve">This document starts with an </w:t>
        </w:r>
        <w:r w:rsidRPr="009D47C0">
          <w:rPr>
            <w:rFonts w:cstheme="majorBidi"/>
            <w:b/>
            <w:bCs w:val="0"/>
            <w:color w:val="000000" w:themeColor="text1"/>
            <w:lang w:val="en-US"/>
            <w:rPrChange w:id="122" w:author="Jihane Najar" w:date="2025-04-09T14:28:00Z" w16du:dateUtc="2025-04-09T12:28:00Z">
              <w:rPr>
                <w:rFonts w:cstheme="majorBidi"/>
                <w:i/>
                <w:iCs w:val="0"/>
                <w:color w:val="C45911" w:themeColor="accent2" w:themeShade="BF"/>
                <w:lang w:val="en-US"/>
              </w:rPr>
            </w:rPrChange>
          </w:rPr>
          <w:t>Introduction</w:t>
        </w:r>
        <w:r w:rsidRPr="009D47C0">
          <w:rPr>
            <w:rFonts w:cstheme="majorBidi"/>
            <w:color w:val="000000" w:themeColor="text1"/>
            <w:lang w:val="en-US"/>
            <w:rPrChange w:id="123" w:author="Jihane Najar" w:date="2025-04-09T14:27:00Z" w16du:dateUtc="2025-04-09T12:27:00Z">
              <w:rPr>
                <w:rFonts w:cstheme="majorBidi"/>
                <w:i/>
                <w:iCs w:val="0"/>
                <w:color w:val="C45911" w:themeColor="accent2" w:themeShade="BF"/>
                <w:lang w:val="en-US"/>
              </w:rPr>
            </w:rPrChange>
          </w:rPr>
          <w:t xml:space="preserve"> that defines the purpose and scope of the document, along with its connection to the project’s work packages and activities. The core strategy is described in the </w:t>
        </w:r>
        <w:r w:rsidRPr="009D47C0">
          <w:rPr>
            <w:rFonts w:cstheme="majorBidi"/>
            <w:b/>
            <w:bCs w:val="0"/>
            <w:color w:val="000000" w:themeColor="text1"/>
            <w:lang w:val="en-US"/>
            <w:rPrChange w:id="124" w:author="Jihane Najar" w:date="2025-04-09T14:28:00Z" w16du:dateUtc="2025-04-09T12:28:00Z">
              <w:rPr>
                <w:rFonts w:cstheme="majorBidi"/>
                <w:i/>
                <w:iCs w:val="0"/>
                <w:color w:val="C45911" w:themeColor="accent2" w:themeShade="BF"/>
                <w:lang w:val="en-US"/>
              </w:rPr>
            </w:rPrChange>
          </w:rPr>
          <w:t>Dissemination and Communication Strategy</w:t>
        </w:r>
        <w:r w:rsidRPr="009D47C0">
          <w:rPr>
            <w:rFonts w:cstheme="majorBidi"/>
            <w:color w:val="000000" w:themeColor="text1"/>
            <w:lang w:val="en-US"/>
            <w:rPrChange w:id="125" w:author="Jihane Najar" w:date="2025-04-09T14:27:00Z" w16du:dateUtc="2025-04-09T12:27:00Z">
              <w:rPr>
                <w:rFonts w:cstheme="majorBidi"/>
                <w:i/>
                <w:iCs w:val="0"/>
                <w:color w:val="C45911" w:themeColor="accent2" w:themeShade="BF"/>
                <w:lang w:val="en-US"/>
              </w:rPr>
            </w:rPrChange>
          </w:rPr>
          <w:t xml:space="preserve"> section, which sets out the main objectives, a roadmap to guide efforts across the project timeline, the roles and responsibilities of partners, and the identification of key target groups.</w:t>
        </w:r>
      </w:ins>
    </w:p>
    <w:p w14:paraId="500040A1" w14:textId="77777777" w:rsidR="009D47C0" w:rsidRPr="009D47C0" w:rsidRDefault="009D47C0" w:rsidP="009D47C0">
      <w:pPr>
        <w:rPr>
          <w:ins w:id="126" w:author="Jihane Najar" w:date="2025-04-09T14:27:00Z" w16du:dateUtc="2025-04-09T12:27:00Z"/>
          <w:rFonts w:cstheme="majorBidi"/>
          <w:color w:val="000000" w:themeColor="text1"/>
          <w:lang w:val="en-US"/>
          <w:rPrChange w:id="127" w:author="Jihane Najar" w:date="2025-04-09T14:27:00Z" w16du:dateUtc="2025-04-09T12:27:00Z">
            <w:rPr>
              <w:ins w:id="128" w:author="Jihane Najar" w:date="2025-04-09T14:27:00Z" w16du:dateUtc="2025-04-09T12:27:00Z"/>
              <w:rFonts w:cstheme="majorBidi"/>
              <w:i/>
              <w:iCs w:val="0"/>
              <w:color w:val="C45911" w:themeColor="accent2" w:themeShade="BF"/>
              <w:lang w:val="en-US"/>
            </w:rPr>
          </w:rPrChange>
        </w:rPr>
      </w:pPr>
    </w:p>
    <w:p w14:paraId="2DCDE528" w14:textId="6FB3592B" w:rsidR="00D419FF" w:rsidRPr="009D47C0" w:rsidDel="009D47C0" w:rsidRDefault="009D47C0" w:rsidP="009D47C0">
      <w:pPr>
        <w:rPr>
          <w:del w:id="129" w:author="Jihane Najar" w:date="2025-04-09T14:27:00Z" w16du:dateUtc="2025-04-09T12:27:00Z"/>
          <w:rFonts w:cstheme="majorBidi"/>
          <w:color w:val="000000" w:themeColor="text1"/>
          <w:lang w:val="en-US"/>
          <w:rPrChange w:id="130" w:author="Jihane Najar" w:date="2025-04-09T14:27:00Z" w16du:dateUtc="2025-04-09T12:27:00Z">
            <w:rPr>
              <w:del w:id="131" w:author="Jihane Najar" w:date="2025-04-09T14:27:00Z" w16du:dateUtc="2025-04-09T12:27:00Z"/>
              <w:rFonts w:cstheme="majorBidi"/>
              <w:i/>
              <w:iCs w:val="0"/>
              <w:color w:val="C45911" w:themeColor="accent2" w:themeShade="BF"/>
              <w:lang w:val="en-US"/>
            </w:rPr>
          </w:rPrChange>
        </w:rPr>
      </w:pPr>
      <w:ins w:id="132" w:author="Jihane Najar" w:date="2025-04-09T14:27:00Z" w16du:dateUtc="2025-04-09T12:27:00Z">
        <w:r w:rsidRPr="009D47C0">
          <w:rPr>
            <w:rFonts w:cstheme="majorBidi"/>
            <w:color w:val="000000" w:themeColor="text1"/>
            <w:lang w:val="en-US"/>
            <w:rPrChange w:id="133" w:author="Jihane Najar" w:date="2025-04-09T14:27:00Z" w16du:dateUtc="2025-04-09T12:27:00Z">
              <w:rPr>
                <w:rFonts w:cstheme="majorBidi"/>
                <w:i/>
                <w:iCs w:val="0"/>
                <w:color w:val="C45911" w:themeColor="accent2" w:themeShade="BF"/>
                <w:lang w:val="en-US"/>
              </w:rPr>
            </w:rPrChange>
          </w:rPr>
          <w:lastRenderedPageBreak/>
          <w:t xml:space="preserve">The </w:t>
        </w:r>
        <w:r w:rsidRPr="009D47C0">
          <w:rPr>
            <w:rFonts w:cstheme="majorBidi"/>
            <w:b/>
            <w:bCs w:val="0"/>
            <w:color w:val="000000" w:themeColor="text1"/>
            <w:lang w:val="en-US"/>
            <w:rPrChange w:id="134" w:author="Jihane Najar" w:date="2025-04-09T14:28:00Z" w16du:dateUtc="2025-04-09T12:28:00Z">
              <w:rPr>
                <w:rFonts w:cstheme="majorBidi"/>
                <w:i/>
                <w:iCs w:val="0"/>
                <w:color w:val="C45911" w:themeColor="accent2" w:themeShade="BF"/>
                <w:lang w:val="en-US"/>
              </w:rPr>
            </w:rPrChange>
          </w:rPr>
          <w:t xml:space="preserve">Means &amp; Activities to Raise Awareness of </w:t>
        </w:r>
        <w:proofErr w:type="spellStart"/>
        <w:r w:rsidRPr="009D47C0">
          <w:rPr>
            <w:rFonts w:cstheme="majorBidi"/>
            <w:b/>
            <w:bCs w:val="0"/>
            <w:color w:val="000000" w:themeColor="text1"/>
            <w:lang w:val="en-US"/>
            <w:rPrChange w:id="135" w:author="Jihane Najar" w:date="2025-04-09T14:28:00Z" w16du:dateUtc="2025-04-09T12:28:00Z">
              <w:rPr>
                <w:rFonts w:cstheme="majorBidi"/>
                <w:i/>
                <w:iCs w:val="0"/>
                <w:color w:val="C45911" w:themeColor="accent2" w:themeShade="BF"/>
                <w:lang w:val="en-US"/>
              </w:rPr>
            </w:rPrChange>
          </w:rPr>
          <w:t>CoEvolution</w:t>
        </w:r>
        <w:proofErr w:type="spellEnd"/>
        <w:r w:rsidRPr="009D47C0">
          <w:rPr>
            <w:rFonts w:cstheme="majorBidi"/>
            <w:color w:val="000000" w:themeColor="text1"/>
            <w:lang w:val="en-US"/>
            <w:rPrChange w:id="136" w:author="Jihane Najar" w:date="2025-04-09T14:27:00Z" w16du:dateUtc="2025-04-09T12:27:00Z">
              <w:rPr>
                <w:rFonts w:cstheme="majorBidi"/>
                <w:i/>
                <w:iCs w:val="0"/>
                <w:color w:val="C45911" w:themeColor="accent2" w:themeShade="BF"/>
                <w:lang w:val="en-US"/>
              </w:rPr>
            </w:rPrChange>
          </w:rPr>
          <w:t xml:space="preserve"> section presents the practical tools, channels, and planned actions that will be used to promote the project’s vision, progress, and results. This is followed by the </w:t>
        </w:r>
        <w:r w:rsidRPr="009D47C0">
          <w:rPr>
            <w:rFonts w:cstheme="majorBidi"/>
            <w:b/>
            <w:bCs w:val="0"/>
            <w:color w:val="000000" w:themeColor="text1"/>
            <w:lang w:val="en-US"/>
            <w:rPrChange w:id="137" w:author="Jihane Najar" w:date="2025-04-09T14:28:00Z" w16du:dateUtc="2025-04-09T12:28:00Z">
              <w:rPr>
                <w:rFonts w:cstheme="majorBidi"/>
                <w:i/>
                <w:iCs w:val="0"/>
                <w:color w:val="C45911" w:themeColor="accent2" w:themeShade="BF"/>
                <w:lang w:val="en-US"/>
              </w:rPr>
            </w:rPrChange>
          </w:rPr>
          <w:t>Monitoring – KPIs</w:t>
        </w:r>
        <w:r w:rsidRPr="009D47C0">
          <w:rPr>
            <w:rFonts w:cstheme="majorBidi"/>
            <w:color w:val="000000" w:themeColor="text1"/>
            <w:lang w:val="en-US"/>
            <w:rPrChange w:id="138" w:author="Jihane Najar" w:date="2025-04-09T14:27:00Z" w16du:dateUtc="2025-04-09T12:27:00Z">
              <w:rPr>
                <w:rFonts w:cstheme="majorBidi"/>
                <w:i/>
                <w:iCs w:val="0"/>
                <w:color w:val="C45911" w:themeColor="accent2" w:themeShade="BF"/>
                <w:lang w:val="en-US"/>
              </w:rPr>
            </w:rPrChange>
          </w:rPr>
          <w:t xml:space="preserve"> section, which introduces a set of indicators and measurement methods to assess the effectiveness of dissemination and communication efforts. The document also includes an initial </w:t>
        </w:r>
        <w:r w:rsidRPr="009D47C0">
          <w:rPr>
            <w:rFonts w:cstheme="majorBidi"/>
            <w:b/>
            <w:bCs w:val="0"/>
            <w:color w:val="000000" w:themeColor="text1"/>
            <w:lang w:val="en-US"/>
            <w:rPrChange w:id="139" w:author="Jihane Najar" w:date="2025-04-09T14:28:00Z" w16du:dateUtc="2025-04-09T12:28:00Z">
              <w:rPr>
                <w:rFonts w:cstheme="majorBidi"/>
                <w:i/>
                <w:iCs w:val="0"/>
                <w:color w:val="C45911" w:themeColor="accent2" w:themeShade="BF"/>
                <w:lang w:val="en-US"/>
              </w:rPr>
            </w:rPrChange>
          </w:rPr>
          <w:t>Exploitation Plan</w:t>
        </w:r>
        <w:r w:rsidRPr="009D47C0">
          <w:rPr>
            <w:rFonts w:cstheme="majorBidi"/>
            <w:color w:val="000000" w:themeColor="text1"/>
            <w:lang w:val="en-US"/>
            <w:rPrChange w:id="140" w:author="Jihane Najar" w:date="2025-04-09T14:27:00Z" w16du:dateUtc="2025-04-09T12:27:00Z">
              <w:rPr>
                <w:rFonts w:cstheme="majorBidi"/>
                <w:i/>
                <w:iCs w:val="0"/>
                <w:color w:val="C45911" w:themeColor="accent2" w:themeShade="BF"/>
                <w:lang w:val="en-US"/>
              </w:rPr>
            </w:rPrChange>
          </w:rPr>
          <w:t xml:space="preserve"> that outlines how project results will be leveraged to create long-term impact and value. Finally, the Conclusions section </w:t>
        </w:r>
        <w:proofErr w:type="spellStart"/>
        <w:r w:rsidRPr="009D47C0">
          <w:rPr>
            <w:rFonts w:cstheme="majorBidi"/>
            <w:color w:val="000000" w:themeColor="text1"/>
            <w:lang w:val="en-US"/>
            <w:rPrChange w:id="141" w:author="Jihane Najar" w:date="2025-04-09T14:27:00Z" w16du:dateUtc="2025-04-09T12:27:00Z">
              <w:rPr>
                <w:rFonts w:cstheme="majorBidi"/>
                <w:i/>
                <w:iCs w:val="0"/>
                <w:color w:val="C45911" w:themeColor="accent2" w:themeShade="BF"/>
                <w:lang w:val="en-US"/>
              </w:rPr>
            </w:rPrChange>
          </w:rPr>
          <w:t>summari</w:t>
        </w:r>
      </w:ins>
      <w:ins w:id="142" w:author="Jihane Najar" w:date="2025-04-09T15:03:00Z" w16du:dateUtc="2025-04-09T13:03:00Z">
        <w:r w:rsidR="00A4399D">
          <w:rPr>
            <w:rFonts w:cstheme="majorBidi"/>
            <w:color w:val="000000" w:themeColor="text1"/>
            <w:lang w:val="en-US"/>
          </w:rPr>
          <w:t>s</w:t>
        </w:r>
      </w:ins>
      <w:ins w:id="143" w:author="Jihane Najar" w:date="2025-04-09T14:27:00Z" w16du:dateUtc="2025-04-09T12:27:00Z">
        <w:r w:rsidRPr="009D47C0">
          <w:rPr>
            <w:rFonts w:cstheme="majorBidi"/>
            <w:color w:val="000000" w:themeColor="text1"/>
            <w:lang w:val="en-US"/>
            <w:rPrChange w:id="144" w:author="Jihane Najar" w:date="2025-04-09T14:27:00Z" w16du:dateUtc="2025-04-09T12:27:00Z">
              <w:rPr>
                <w:rFonts w:cstheme="majorBidi"/>
                <w:i/>
                <w:iCs w:val="0"/>
                <w:color w:val="C45911" w:themeColor="accent2" w:themeShade="BF"/>
                <w:lang w:val="en-US"/>
              </w:rPr>
            </w:rPrChange>
          </w:rPr>
          <w:t>es</w:t>
        </w:r>
        <w:proofErr w:type="spellEnd"/>
        <w:r w:rsidRPr="009D47C0">
          <w:rPr>
            <w:rFonts w:cstheme="majorBidi"/>
            <w:color w:val="000000" w:themeColor="text1"/>
            <w:lang w:val="en-US"/>
            <w:rPrChange w:id="145" w:author="Jihane Najar" w:date="2025-04-09T14:27:00Z" w16du:dateUtc="2025-04-09T12:27:00Z">
              <w:rPr>
                <w:rFonts w:cstheme="majorBidi"/>
                <w:i/>
                <w:iCs w:val="0"/>
                <w:color w:val="C45911" w:themeColor="accent2" w:themeShade="BF"/>
                <w:lang w:val="en-US"/>
              </w:rPr>
            </w:rPrChange>
          </w:rPr>
          <w:t xml:space="preserve"> the key points and next steps to ensure the successful implementation of the outlined strategy.</w:t>
        </w:r>
      </w:ins>
      <w:del w:id="146" w:author="Jihane Najar" w:date="2025-04-09T14:27:00Z" w16du:dateUtc="2025-04-09T12:27:00Z">
        <w:r w:rsidR="00D419FF" w:rsidRPr="009D47C0" w:rsidDel="009D47C0">
          <w:rPr>
            <w:rFonts w:cstheme="majorBidi"/>
            <w:color w:val="000000" w:themeColor="text1"/>
            <w:lang w:val="en-US"/>
            <w:rPrChange w:id="147" w:author="Jihane Najar" w:date="2025-04-09T14:27:00Z" w16du:dateUtc="2025-04-09T12:27:00Z">
              <w:rPr>
                <w:rFonts w:cstheme="majorBidi"/>
                <w:i/>
                <w:iCs w:val="0"/>
                <w:color w:val="C45911" w:themeColor="accent2" w:themeShade="BF"/>
                <w:lang w:val="en-US"/>
              </w:rPr>
            </w:rPrChange>
          </w:rPr>
          <w:delText>In this section AEGIS will provide the several subsections or chapters of the document</w:delText>
        </w:r>
      </w:del>
    </w:p>
    <w:p w14:paraId="4EDD01A7" w14:textId="1063E3BF" w:rsidR="00D419FF" w:rsidRPr="008B425B" w:rsidRDefault="00D419FF">
      <w:pPr>
        <w:rPr>
          <w:rFonts w:cstheme="majorBidi"/>
          <w:lang w:val="en-US"/>
        </w:rPr>
      </w:pPr>
      <w:r w:rsidRPr="009D47C0">
        <w:rPr>
          <w:rFonts w:cstheme="majorBidi"/>
          <w:color w:val="000000" w:themeColor="text1"/>
          <w:lang w:val="en-US"/>
          <w:rPrChange w:id="148" w:author="Jihane Najar" w:date="2025-04-09T14:27:00Z" w16du:dateUtc="2025-04-09T12:27:00Z">
            <w:rPr>
              <w:rFonts w:cstheme="majorBidi"/>
              <w:lang w:val="en-US"/>
            </w:rPr>
          </w:rPrChange>
        </w:rPr>
        <w:br w:type="page"/>
      </w:r>
    </w:p>
    <w:p w14:paraId="0F954082" w14:textId="441776A0" w:rsidR="00D419FF" w:rsidRPr="008B425B" w:rsidRDefault="00D419FF" w:rsidP="00D419FF">
      <w:pPr>
        <w:pStyle w:val="Heading1"/>
        <w:numPr>
          <w:ilvl w:val="0"/>
          <w:numId w:val="2"/>
        </w:numPr>
        <w:tabs>
          <w:tab w:val="num" w:pos="360"/>
        </w:tabs>
        <w:ind w:left="0" w:firstLine="0"/>
        <w:rPr>
          <w:rFonts w:asciiTheme="majorBidi" w:hAnsiTheme="majorBidi"/>
          <w:b/>
          <w:bCs w:val="0"/>
          <w:color w:val="auto"/>
          <w:sz w:val="24"/>
          <w:szCs w:val="24"/>
        </w:rPr>
      </w:pPr>
      <w:bookmarkStart w:id="149" w:name="_heading=h.1y810tw" w:colFirst="0" w:colLast="0"/>
      <w:bookmarkStart w:id="150" w:name="_Toc193800324"/>
      <w:bookmarkEnd w:id="149"/>
      <w:r w:rsidRPr="008B425B">
        <w:rPr>
          <w:rFonts w:asciiTheme="majorBidi" w:hAnsiTheme="majorBidi"/>
          <w:b/>
          <w:bCs w:val="0"/>
          <w:color w:val="auto"/>
          <w:sz w:val="24"/>
          <w:szCs w:val="24"/>
        </w:rPr>
        <w:lastRenderedPageBreak/>
        <w:t>Dissemination and Communication Strategy</w:t>
      </w:r>
      <w:bookmarkEnd w:id="150"/>
      <w:r w:rsidRPr="008B425B">
        <w:rPr>
          <w:rFonts w:asciiTheme="majorBidi" w:hAnsiTheme="majorBidi"/>
          <w:b/>
          <w:bCs w:val="0"/>
          <w:color w:val="auto"/>
          <w:sz w:val="24"/>
          <w:szCs w:val="24"/>
        </w:rPr>
        <w:t xml:space="preserve"> </w:t>
      </w:r>
    </w:p>
    <w:p w14:paraId="32341282" w14:textId="3C3A5AEF" w:rsidR="000201F9" w:rsidRPr="008B425B" w:rsidRDefault="00D419FF" w:rsidP="00352107">
      <w:pPr>
        <w:rPr>
          <w:rFonts w:cstheme="majorBidi"/>
          <w:b/>
          <w:bCs w:val="0"/>
          <w:lang w:val="en-US"/>
        </w:rPr>
      </w:pPr>
      <w:r w:rsidRPr="008B425B">
        <w:rPr>
          <w:rFonts w:cstheme="majorBidi"/>
          <w:bCs w:val="0"/>
          <w:lang w:val="en-US"/>
        </w:rPr>
        <w:t>In this section, AEGIS will provide the objectives of a Dissemination &amp; Communication strategy of a project and describe the planned actions and techniques for effectively disseminating the project’s findings.</w:t>
      </w:r>
      <w:bookmarkStart w:id="151" w:name="_heading=h.4d34og8" w:colFirst="0" w:colLast="0"/>
      <w:bookmarkEnd w:id="151"/>
    </w:p>
    <w:p w14:paraId="16A30C1B" w14:textId="4C82D02D" w:rsidR="000201F9" w:rsidRPr="008B425B" w:rsidRDefault="000201F9" w:rsidP="000201F9">
      <w:pPr>
        <w:rPr>
          <w:b/>
          <w:bCs w:val="0"/>
          <w:lang w:val="en-US"/>
        </w:rPr>
      </w:pPr>
      <w:r w:rsidRPr="008B425B">
        <w:rPr>
          <w:b/>
          <w:bCs w:val="0"/>
          <w:lang w:val="en-US"/>
        </w:rPr>
        <w:t>2.1 Objectives</w:t>
      </w:r>
    </w:p>
    <w:p w14:paraId="7FBE255F" w14:textId="7441F8AA" w:rsidR="000201F9" w:rsidRPr="008B425B" w:rsidRDefault="000201F9" w:rsidP="006D0308">
      <w:pPr>
        <w:rPr>
          <w:lang w:val="en-US"/>
        </w:rPr>
      </w:pPr>
      <w:r w:rsidRPr="008B425B">
        <w:rPr>
          <w:lang w:val="en-US"/>
        </w:rPr>
        <w:t xml:space="preserve">This strategy will outline how </w:t>
      </w:r>
      <w:proofErr w:type="spellStart"/>
      <w:r w:rsidRPr="008B425B">
        <w:rPr>
          <w:lang w:val="en-US"/>
        </w:rPr>
        <w:t>CoEvolution's</w:t>
      </w:r>
      <w:proofErr w:type="spellEnd"/>
      <w:r w:rsidRPr="008B425B">
        <w:rPr>
          <w:lang w:val="en-US"/>
        </w:rPr>
        <w:t xml:space="preserve"> results will be shared with the relevant stakeholders at the right time and through the most suitable channels. The main objectives of the dissemination and communication strategy are as follows:</w:t>
      </w:r>
    </w:p>
    <w:p w14:paraId="3CACAF37" w14:textId="77777777" w:rsidR="000201F9" w:rsidRPr="008B425B" w:rsidRDefault="000201F9" w:rsidP="006D0308">
      <w:pPr>
        <w:pStyle w:val="ListParagraph"/>
        <w:numPr>
          <w:ilvl w:val="0"/>
          <w:numId w:val="7"/>
        </w:numPr>
        <w:rPr>
          <w:lang w:val="en-US"/>
        </w:rPr>
      </w:pPr>
      <w:r w:rsidRPr="008B425B">
        <w:rPr>
          <w:lang w:val="en-US"/>
        </w:rPr>
        <w:t xml:space="preserve">Ensure that all partners understand the role of dissemination and communication in supporting the </w:t>
      </w:r>
      <w:proofErr w:type="spellStart"/>
      <w:r w:rsidRPr="008B425B">
        <w:rPr>
          <w:lang w:val="en-US"/>
        </w:rPr>
        <w:t>CoEvolution</w:t>
      </w:r>
      <w:proofErr w:type="spellEnd"/>
      <w:r w:rsidRPr="008B425B">
        <w:rPr>
          <w:lang w:val="en-US"/>
        </w:rPr>
        <w:t xml:space="preserve"> project’s overall objectives.</w:t>
      </w:r>
    </w:p>
    <w:p w14:paraId="47CA94A4" w14:textId="25029FA4" w:rsidR="000201F9" w:rsidRPr="008B425B" w:rsidRDefault="000201F9" w:rsidP="006D0308">
      <w:pPr>
        <w:pStyle w:val="ListParagraph"/>
        <w:numPr>
          <w:ilvl w:val="0"/>
          <w:numId w:val="7"/>
        </w:numPr>
        <w:rPr>
          <w:lang w:val="en-US"/>
        </w:rPr>
      </w:pPr>
      <w:r w:rsidRPr="008B425B">
        <w:rPr>
          <w:lang w:val="en-US"/>
        </w:rPr>
        <w:t xml:space="preserve">Establish a strong, </w:t>
      </w:r>
      <w:proofErr w:type="spellStart"/>
      <w:r w:rsidRPr="008B425B">
        <w:rPr>
          <w:lang w:val="en-US"/>
        </w:rPr>
        <w:t>recogni</w:t>
      </w:r>
      <w:r w:rsidR="006D0308" w:rsidRPr="008B425B">
        <w:rPr>
          <w:lang w:val="en-US"/>
        </w:rPr>
        <w:t>s</w:t>
      </w:r>
      <w:r w:rsidRPr="008B425B">
        <w:rPr>
          <w:lang w:val="en-US"/>
        </w:rPr>
        <w:t>able</w:t>
      </w:r>
      <w:proofErr w:type="spellEnd"/>
      <w:r w:rsidRPr="008B425B">
        <w:rPr>
          <w:lang w:val="en-US"/>
        </w:rPr>
        <w:t xml:space="preserve"> project identity that will be consistently reflected in all communication materials. A professional toolkit, including promotional and informational materials, will be developed to support this.</w:t>
      </w:r>
    </w:p>
    <w:p w14:paraId="41B5323E" w14:textId="77777777" w:rsidR="000201F9" w:rsidRPr="008B425B" w:rsidRDefault="000201F9" w:rsidP="006D0308">
      <w:pPr>
        <w:pStyle w:val="ListParagraph"/>
        <w:numPr>
          <w:ilvl w:val="0"/>
          <w:numId w:val="7"/>
        </w:numPr>
        <w:rPr>
          <w:lang w:val="en-US"/>
        </w:rPr>
      </w:pPr>
      <w:r w:rsidRPr="008B425B">
        <w:rPr>
          <w:lang w:val="en-US"/>
        </w:rPr>
        <w:t>Raise awareness of the project's goals, progress, and outcomes among key stakeholders, including researchers, industry professionals, and policymakers.</w:t>
      </w:r>
    </w:p>
    <w:p w14:paraId="5F55461E" w14:textId="77777777" w:rsidR="000201F9" w:rsidRPr="008B425B" w:rsidRDefault="000201F9" w:rsidP="006D0308">
      <w:pPr>
        <w:pStyle w:val="ListParagraph"/>
        <w:numPr>
          <w:ilvl w:val="0"/>
          <w:numId w:val="7"/>
        </w:numPr>
        <w:rPr>
          <w:lang w:val="en-US"/>
        </w:rPr>
      </w:pPr>
      <w:r w:rsidRPr="008B425B">
        <w:rPr>
          <w:lang w:val="en-US"/>
        </w:rPr>
        <w:t>Increase the project's visibility within relevant communities and the broader public, thereby amplifying its impact and fostering greater recognition.</w:t>
      </w:r>
    </w:p>
    <w:p w14:paraId="656FE5AE" w14:textId="2141D97E" w:rsidR="000201F9" w:rsidRPr="008B425B" w:rsidRDefault="000201F9" w:rsidP="006D0308">
      <w:pPr>
        <w:pStyle w:val="ListParagraph"/>
        <w:numPr>
          <w:ilvl w:val="0"/>
          <w:numId w:val="7"/>
        </w:numPr>
        <w:rPr>
          <w:lang w:val="en-US"/>
        </w:rPr>
      </w:pPr>
      <w:r w:rsidRPr="008B425B">
        <w:rPr>
          <w:lang w:val="en-US"/>
        </w:rPr>
        <w:t xml:space="preserve">Ensure the effective transfer of knowledge generated by the project, making it accessible, clear, and practical for the target audience to </w:t>
      </w:r>
      <w:proofErr w:type="spellStart"/>
      <w:r w:rsidRPr="008B425B">
        <w:rPr>
          <w:lang w:val="en-US"/>
        </w:rPr>
        <w:t>maximi</w:t>
      </w:r>
      <w:r w:rsidR="006D0308" w:rsidRPr="008B425B">
        <w:rPr>
          <w:lang w:val="en-US"/>
        </w:rPr>
        <w:t>s</w:t>
      </w:r>
      <w:r w:rsidRPr="008B425B">
        <w:rPr>
          <w:lang w:val="en-US"/>
        </w:rPr>
        <w:t>e</w:t>
      </w:r>
      <w:proofErr w:type="spellEnd"/>
      <w:r w:rsidRPr="008B425B">
        <w:rPr>
          <w:lang w:val="en-US"/>
        </w:rPr>
        <w:t xml:space="preserve"> its impact.</w:t>
      </w:r>
    </w:p>
    <w:p w14:paraId="10CB3CEC" w14:textId="77777777" w:rsidR="000201F9" w:rsidRPr="008B425B" w:rsidRDefault="000201F9" w:rsidP="006D0308">
      <w:pPr>
        <w:pStyle w:val="ListParagraph"/>
        <w:numPr>
          <w:ilvl w:val="0"/>
          <w:numId w:val="7"/>
        </w:numPr>
        <w:rPr>
          <w:lang w:val="en-US"/>
        </w:rPr>
      </w:pPr>
      <w:r w:rsidRPr="008B425B">
        <w:rPr>
          <w:lang w:val="en-US"/>
        </w:rPr>
        <w:t>Engage and foster collaboration among stakeholders by involving them in project activities, building support, and generating sustained interest.</w:t>
      </w:r>
    </w:p>
    <w:p w14:paraId="5FECF51C" w14:textId="77777777" w:rsidR="000201F9" w:rsidRPr="008B425B" w:rsidRDefault="000201F9" w:rsidP="006D0308">
      <w:pPr>
        <w:pStyle w:val="ListParagraph"/>
        <w:numPr>
          <w:ilvl w:val="0"/>
          <w:numId w:val="7"/>
        </w:numPr>
        <w:rPr>
          <w:lang w:val="en-US"/>
        </w:rPr>
      </w:pPr>
      <w:r w:rsidRPr="008B425B">
        <w:rPr>
          <w:lang w:val="en-US"/>
        </w:rPr>
        <w:t>Simplify and clearly present the project's value proposition to ensure it can be easily understood by both project partners and external stakeholders, particularly those not directly involved in the project.</w:t>
      </w:r>
    </w:p>
    <w:p w14:paraId="05DAB788" w14:textId="20842909" w:rsidR="000201F9" w:rsidRPr="008B425B" w:rsidRDefault="000201F9" w:rsidP="006D0308">
      <w:pPr>
        <w:pStyle w:val="ListParagraph"/>
        <w:numPr>
          <w:ilvl w:val="0"/>
          <w:numId w:val="7"/>
        </w:numPr>
        <w:rPr>
          <w:lang w:val="en-US"/>
        </w:rPr>
      </w:pPr>
      <w:r w:rsidRPr="008B425B">
        <w:rPr>
          <w:lang w:val="en-US"/>
        </w:rPr>
        <w:t>Plan and produce articles and scientific publications to disseminate project results at relevant conferences and through respected scientific journals, adhering to best practices for academic communication.</w:t>
      </w:r>
    </w:p>
    <w:p w14:paraId="72D500BD" w14:textId="4019AD7D" w:rsidR="009E736D" w:rsidRPr="008B425B" w:rsidRDefault="009E736D" w:rsidP="009E736D">
      <w:pPr>
        <w:autoSpaceDE w:val="0"/>
        <w:autoSpaceDN w:val="0"/>
        <w:adjustRightInd w:val="0"/>
        <w:spacing w:after="0"/>
        <w:rPr>
          <w:color w:val="000000"/>
          <w:lang w:val="en-US"/>
        </w:rPr>
      </w:pPr>
      <w:r w:rsidRPr="008B425B">
        <w:rPr>
          <w:color w:val="000000"/>
          <w:lang w:val="en-US"/>
        </w:rPr>
        <w:t xml:space="preserve">The </w:t>
      </w:r>
      <w:proofErr w:type="spellStart"/>
      <w:r w:rsidRPr="008B425B">
        <w:rPr>
          <w:color w:val="000000"/>
          <w:lang w:val="en-US"/>
        </w:rPr>
        <w:t>CoEvolution</w:t>
      </w:r>
      <w:proofErr w:type="spellEnd"/>
      <w:r w:rsidRPr="008B425B">
        <w:rPr>
          <w:color w:val="000000"/>
          <w:lang w:val="en-US"/>
        </w:rPr>
        <w:t xml:space="preserve"> dissemination and communication strategy should be designed to be flexible and adaptable to changes in the project's scope, objectives, and outcomes. This approach will ensure that the project remains relevant and impactful throughout its lifecycle.</w:t>
      </w:r>
    </w:p>
    <w:p w14:paraId="21B36DBE" w14:textId="27320878" w:rsidR="009E736D" w:rsidRPr="008B425B" w:rsidRDefault="009E736D" w:rsidP="009E736D">
      <w:pPr>
        <w:rPr>
          <w:color w:val="000000"/>
          <w:lang w:val="en-US"/>
        </w:rPr>
      </w:pPr>
      <w:r w:rsidRPr="008B425B">
        <w:rPr>
          <w:color w:val="000000"/>
          <w:lang w:val="en-US"/>
        </w:rPr>
        <w:t>To achieve these objectives, a series of well-coordinated actions will be undertaken. These actions must be aligned with the progress of the project to ensure that they are timely and impactful. To achieve an effective dissemination approach, the consortium has identified several principles that need to be considered:</w:t>
      </w:r>
    </w:p>
    <w:p w14:paraId="064BAB14" w14:textId="77777777" w:rsidR="009E736D" w:rsidRPr="008B425B" w:rsidRDefault="009E736D" w:rsidP="009E736D">
      <w:pPr>
        <w:pStyle w:val="ListParagraph"/>
        <w:numPr>
          <w:ilvl w:val="0"/>
          <w:numId w:val="8"/>
        </w:numPr>
        <w:rPr>
          <w:lang w:val="en-US"/>
        </w:rPr>
      </w:pPr>
      <w:r w:rsidRPr="008B425B">
        <w:rPr>
          <w:lang w:val="en-US"/>
        </w:rPr>
        <w:t>Accessibility, adaptability, and diversity of information: Dissemination activities will be continuously updated and tailored to meet the diverse needs of different audiences. This ensures that the information is accessible and engaging for various stakeholders.</w:t>
      </w:r>
    </w:p>
    <w:p w14:paraId="3909FA1C" w14:textId="636DF97B" w:rsidR="009E736D" w:rsidRPr="008B425B" w:rsidRDefault="009E736D" w:rsidP="009E736D">
      <w:pPr>
        <w:pStyle w:val="ListParagraph"/>
        <w:numPr>
          <w:ilvl w:val="0"/>
          <w:numId w:val="8"/>
        </w:numPr>
        <w:rPr>
          <w:lang w:val="en-US"/>
        </w:rPr>
      </w:pPr>
      <w:r w:rsidRPr="008B425B">
        <w:rPr>
          <w:lang w:val="en-US"/>
        </w:rPr>
        <w:t xml:space="preserve">Relevance and clarity of the information: All information shared will be tailored to the specific needs and understanding of each user group, ensuring that it is both relevant and comprehensible, </w:t>
      </w:r>
      <w:proofErr w:type="spellStart"/>
      <w:r w:rsidRPr="008B425B">
        <w:rPr>
          <w:lang w:val="en-US"/>
        </w:rPr>
        <w:t>maximising</w:t>
      </w:r>
      <w:proofErr w:type="spellEnd"/>
      <w:r w:rsidRPr="008B425B">
        <w:rPr>
          <w:lang w:val="en-US"/>
        </w:rPr>
        <w:t xml:space="preserve"> its impact.</w:t>
      </w:r>
    </w:p>
    <w:p w14:paraId="32EEED3C" w14:textId="02E60142" w:rsidR="009E736D" w:rsidRPr="008B425B" w:rsidRDefault="009E736D" w:rsidP="009E736D">
      <w:pPr>
        <w:pStyle w:val="ListParagraph"/>
        <w:numPr>
          <w:ilvl w:val="0"/>
          <w:numId w:val="8"/>
        </w:numPr>
        <w:rPr>
          <w:lang w:val="en-US"/>
        </w:rPr>
      </w:pPr>
      <w:r w:rsidRPr="008B425B">
        <w:rPr>
          <w:lang w:val="en-US"/>
        </w:rPr>
        <w:t>Engagement with end-users: Interacting with end-users and gathering feedback will be central to the dissemination and communication strategy. Understanding their needs and concerns will allow the project to ensure that its communication efforts are effectively aligned with user expectations and project achievements.</w:t>
      </w:r>
    </w:p>
    <w:p w14:paraId="595E82C6" w14:textId="76D63C6F" w:rsidR="000201F9" w:rsidRPr="008B425B" w:rsidRDefault="000201F9" w:rsidP="000201F9">
      <w:pPr>
        <w:rPr>
          <w:b/>
          <w:bCs w:val="0"/>
          <w:lang w:val="en-US"/>
        </w:rPr>
      </w:pPr>
      <w:r w:rsidRPr="008B425B">
        <w:rPr>
          <w:b/>
          <w:bCs w:val="0"/>
          <w:lang w:val="en-US"/>
        </w:rPr>
        <w:lastRenderedPageBreak/>
        <w:t>2.2 Dissemination &amp; Communication roadmap</w:t>
      </w:r>
    </w:p>
    <w:p w14:paraId="2379FFA0" w14:textId="48DE8F0C" w:rsidR="00606655" w:rsidRPr="008B425B" w:rsidRDefault="00606655" w:rsidP="00D419FF">
      <w:pPr>
        <w:spacing w:before="200" w:after="200" w:line="276" w:lineRule="auto"/>
        <w:rPr>
          <w:rFonts w:cstheme="majorBidi"/>
          <w:bCs w:val="0"/>
          <w:lang w:val="en-US"/>
        </w:rPr>
      </w:pPr>
      <w:r w:rsidRPr="008B425B">
        <w:rPr>
          <w:lang w:val="en-US"/>
        </w:rPr>
        <w:t>To achieve the project objectives with regards to dissemination, the dissemination and communication strategy will adhere to the phases depicted in Figure 1</w:t>
      </w:r>
    </w:p>
    <w:p w14:paraId="15392A53" w14:textId="4C9F39D7" w:rsidR="00247FFC" w:rsidRPr="008B425B" w:rsidRDefault="00725612" w:rsidP="00725612">
      <w:pPr>
        <w:keepNext/>
        <w:spacing w:before="200" w:after="200" w:line="276" w:lineRule="auto"/>
        <w:rPr>
          <w:lang w:val="en-US"/>
        </w:rPr>
      </w:pPr>
      <w:r w:rsidRPr="008B425B">
        <w:rPr>
          <w:noProof/>
        </w:rPr>
        <w:drawing>
          <wp:inline distT="0" distB="0" distL="0" distR="0" wp14:anchorId="137ABF91" wp14:editId="1D2DF22F">
            <wp:extent cx="5760720" cy="4940935"/>
            <wp:effectExtent l="0" t="0" r="0" b="0"/>
            <wp:docPr id="7" name="Picture 6">
              <a:extLst xmlns:a="http://schemas.openxmlformats.org/drawingml/2006/main">
                <a:ext uri="{FF2B5EF4-FFF2-40B4-BE49-F238E27FC236}">
                  <a16:creationId xmlns:a16="http://schemas.microsoft.com/office/drawing/2014/main" id="{18594D50-D160-CB5E-99F7-660B9A8DE2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8594D50-D160-CB5E-99F7-660B9A8DE267}"/>
                        </a:ext>
                      </a:extLst>
                    </pic:cNvPr>
                    <pic:cNvPicPr>
                      <a:picLocks noChangeAspect="1"/>
                    </pic:cNvPicPr>
                  </pic:nvPicPr>
                  <pic:blipFill>
                    <a:blip r:embed="rId6"/>
                    <a:stretch>
                      <a:fillRect/>
                    </a:stretch>
                  </pic:blipFill>
                  <pic:spPr>
                    <a:xfrm>
                      <a:off x="0" y="0"/>
                      <a:ext cx="5760720" cy="4940935"/>
                    </a:xfrm>
                    <a:prstGeom prst="rect">
                      <a:avLst/>
                    </a:prstGeom>
                  </pic:spPr>
                </pic:pic>
              </a:graphicData>
            </a:graphic>
          </wp:inline>
        </w:drawing>
      </w:r>
    </w:p>
    <w:p w14:paraId="164514B7" w14:textId="1FA3FBE1" w:rsidR="00606655" w:rsidRPr="008B425B" w:rsidRDefault="00247FFC" w:rsidP="00247FFC">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1</w:t>
      </w:r>
      <w:r w:rsidRPr="008B425B">
        <w:rPr>
          <w:b/>
          <w:bCs w:val="0"/>
        </w:rPr>
        <w:fldChar w:fldCharType="end"/>
      </w:r>
      <w:r w:rsidRPr="008B425B">
        <w:rPr>
          <w:b/>
          <w:bCs w:val="0"/>
          <w:lang w:val="en-US"/>
        </w:rPr>
        <w:t xml:space="preserve"> - Dissemination &amp; Communication Strategy phases</w:t>
      </w:r>
    </w:p>
    <w:p w14:paraId="0E56D27E" w14:textId="77777777" w:rsidR="00247FFC" w:rsidRPr="008B425B" w:rsidRDefault="00247FFC" w:rsidP="00247FFC">
      <w:pPr>
        <w:rPr>
          <w:lang w:val="en-US"/>
        </w:rPr>
      </w:pPr>
    </w:p>
    <w:p w14:paraId="195036CE" w14:textId="5E28A18F" w:rsidR="00247FFC" w:rsidRPr="008B425B" w:rsidRDefault="00616040" w:rsidP="00247FFC">
      <w:pPr>
        <w:rPr>
          <w:lang w:val="en-US"/>
        </w:rPr>
      </w:pPr>
      <w:r w:rsidRPr="008B425B">
        <w:rPr>
          <w:b/>
          <w:bCs w:val="0"/>
          <w:lang w:val="en-US"/>
        </w:rPr>
        <w:t>Phase 1: Foundation Phase (M1 – M6)</w:t>
      </w:r>
      <w:r w:rsidRPr="008B425B">
        <w:rPr>
          <w:lang w:val="en-US"/>
        </w:rPr>
        <w:t xml:space="preserve"> </w:t>
      </w:r>
    </w:p>
    <w:p w14:paraId="630A700B" w14:textId="1F303C80" w:rsidR="008F3845" w:rsidRPr="008B425B" w:rsidRDefault="008F3845" w:rsidP="008F3845">
      <w:pPr>
        <w:rPr>
          <w:lang w:val="en-US"/>
        </w:rPr>
      </w:pPr>
      <w:r w:rsidRPr="008B425B">
        <w:rPr>
          <w:lang w:val="en-US"/>
        </w:rPr>
        <w:t xml:space="preserve">During this initial phase, we focus on developing a comprehensive communication and dissemination strategy for the </w:t>
      </w:r>
      <w:proofErr w:type="spellStart"/>
      <w:r w:rsidRPr="008B425B">
        <w:rPr>
          <w:lang w:val="en-US"/>
        </w:rPr>
        <w:t>CoEvolution</w:t>
      </w:r>
      <w:proofErr w:type="spellEnd"/>
      <w:r w:rsidRPr="008B425B">
        <w:rPr>
          <w:lang w:val="en-US"/>
        </w:rPr>
        <w:t xml:space="preserve"> project. This phase is essential as it involves creating a structured roadmap that defines specific activities and actions to be implemented throughout the project’s lifecycle. By establishing this foundation, we ensure a well-</w:t>
      </w:r>
      <w:proofErr w:type="spellStart"/>
      <w:r w:rsidRPr="008B425B">
        <w:rPr>
          <w:lang w:val="en-US"/>
        </w:rPr>
        <w:t>organi</w:t>
      </w:r>
      <w:ins w:id="152" w:author="Jihane Najar" w:date="2025-04-09T15:03:00Z" w16du:dateUtc="2025-04-09T13:03:00Z">
        <w:r w:rsidR="00A4399D">
          <w:rPr>
            <w:lang w:val="en-US"/>
          </w:rPr>
          <w:t>s</w:t>
        </w:r>
      </w:ins>
      <w:del w:id="153" w:author="Jihane Najar" w:date="2025-04-09T15:03:00Z" w16du:dateUtc="2025-04-09T13:03:00Z">
        <w:r w:rsidRPr="008B425B" w:rsidDel="00A4399D">
          <w:rPr>
            <w:lang w:val="en-US"/>
          </w:rPr>
          <w:delText>z</w:delText>
        </w:r>
      </w:del>
      <w:r w:rsidRPr="008B425B">
        <w:rPr>
          <w:lang w:val="en-US"/>
        </w:rPr>
        <w:t>ed</w:t>
      </w:r>
      <w:proofErr w:type="spellEnd"/>
      <w:r w:rsidRPr="008B425B">
        <w:rPr>
          <w:lang w:val="en-US"/>
        </w:rPr>
        <w:t xml:space="preserve"> approach that effectively supports the project's objectives.</w:t>
      </w:r>
    </w:p>
    <w:p w14:paraId="21A24E95" w14:textId="77ABC3DD" w:rsidR="008F3845" w:rsidRPr="008B425B" w:rsidRDefault="008F3845" w:rsidP="008F3845">
      <w:pPr>
        <w:rPr>
          <w:lang w:val="en-US"/>
        </w:rPr>
      </w:pPr>
      <w:r w:rsidRPr="008B425B">
        <w:rPr>
          <w:lang w:val="en-US"/>
        </w:rPr>
        <w:t>The communication and dissemination strategy outlines key elements such as project objectives, target audiences, core messages, preferred communication channels, and realistic timelines. This detailed planning ensures that dissemination efforts are strategically aligned with the project’s goals and effectively reach the intended stakeholders.</w:t>
      </w:r>
    </w:p>
    <w:p w14:paraId="1D1CD93C" w14:textId="2AF3D524" w:rsidR="008F3845" w:rsidRPr="008B425B" w:rsidRDefault="008F3845" w:rsidP="008F3845">
      <w:pPr>
        <w:rPr>
          <w:lang w:val="en-US"/>
        </w:rPr>
      </w:pPr>
      <w:r w:rsidRPr="008B425B">
        <w:rPr>
          <w:lang w:val="en-US"/>
        </w:rPr>
        <w:t xml:space="preserve">Once the strategy is </w:t>
      </w:r>
      <w:proofErr w:type="spellStart"/>
      <w:r w:rsidRPr="008B425B">
        <w:rPr>
          <w:lang w:val="en-US"/>
        </w:rPr>
        <w:t>finali</w:t>
      </w:r>
      <w:ins w:id="154" w:author="Jihane Najar" w:date="2025-04-09T15:03:00Z" w16du:dateUtc="2025-04-09T13:03:00Z">
        <w:r w:rsidR="00A4399D">
          <w:rPr>
            <w:lang w:val="en-US"/>
          </w:rPr>
          <w:t>s</w:t>
        </w:r>
      </w:ins>
      <w:del w:id="155" w:author="Jihane Najar" w:date="2025-04-09T15:03:00Z" w16du:dateUtc="2025-04-09T13:03:00Z">
        <w:r w:rsidRPr="008B425B" w:rsidDel="00A4399D">
          <w:rPr>
            <w:lang w:val="en-US"/>
          </w:rPr>
          <w:delText>z</w:delText>
        </w:r>
      </w:del>
      <w:r w:rsidRPr="008B425B">
        <w:rPr>
          <w:lang w:val="en-US"/>
        </w:rPr>
        <w:t>ed</w:t>
      </w:r>
      <w:proofErr w:type="spellEnd"/>
      <w:r w:rsidRPr="008B425B">
        <w:rPr>
          <w:lang w:val="en-US"/>
        </w:rPr>
        <w:t xml:space="preserve">, we initiate the deployment of communication tools, including the launch of a dedicated project website, the creation of social media channels, and the </w:t>
      </w:r>
      <w:r w:rsidRPr="008B425B">
        <w:rPr>
          <w:lang w:val="en-US"/>
        </w:rPr>
        <w:lastRenderedPageBreak/>
        <w:t>development of outreach materials such as newsletters and social media content. These actions bring the strategy into operation, fostering engagement with the target audiences from the early stages of the project.</w:t>
      </w:r>
    </w:p>
    <w:p w14:paraId="631EACD5" w14:textId="562A0182" w:rsidR="00616040" w:rsidRPr="008B425B" w:rsidRDefault="008F3845" w:rsidP="006A304F">
      <w:pPr>
        <w:rPr>
          <w:lang w:val="en-US"/>
        </w:rPr>
      </w:pPr>
      <w:r w:rsidRPr="008B425B">
        <w:rPr>
          <w:lang w:val="en-US"/>
        </w:rPr>
        <w:t>By the end of Month 6, this phase will be successfully completed, with a solid communication and dissemination framework in place. The established roadmap will ensure that all activities are well-coordinated and contribute to achieving the project's impact objectives throughout its duration.</w:t>
      </w:r>
    </w:p>
    <w:p w14:paraId="1092141C" w14:textId="4868D438" w:rsidR="00D419FF" w:rsidRPr="008B425B" w:rsidRDefault="00D419FF" w:rsidP="00D419FF">
      <w:pPr>
        <w:keepNext/>
        <w:pBdr>
          <w:top w:val="nil"/>
          <w:left w:val="nil"/>
          <w:bottom w:val="nil"/>
          <w:right w:val="nil"/>
          <w:between w:val="nil"/>
        </w:pBdr>
        <w:spacing w:before="120" w:after="320"/>
        <w:jc w:val="center"/>
        <w:rPr>
          <w:b/>
          <w:bCs w:val="0"/>
          <w:i/>
          <w:iCs w:val="0"/>
          <w:color w:val="44546A" w:themeColor="text2"/>
          <w:sz w:val="18"/>
          <w:szCs w:val="18"/>
          <w:lang w:val="en-US"/>
        </w:rPr>
      </w:pPr>
      <w:r w:rsidRPr="008B425B">
        <w:rPr>
          <w:b/>
          <w:bCs w:val="0"/>
          <w:i/>
          <w:iCs w:val="0"/>
          <w:color w:val="44546A" w:themeColor="text2"/>
          <w:sz w:val="18"/>
          <w:szCs w:val="18"/>
          <w:lang w:val="en-US"/>
        </w:rPr>
        <w:t xml:space="preserve">Table 1 - </w:t>
      </w:r>
      <w:r w:rsidR="002F4148" w:rsidRPr="008B425B">
        <w:rPr>
          <w:b/>
          <w:bCs w:val="0"/>
          <w:i/>
          <w:iCs w:val="0"/>
          <w:color w:val="44546A" w:themeColor="text2"/>
          <w:sz w:val="18"/>
          <w:szCs w:val="18"/>
          <w:lang w:val="en-US"/>
        </w:rPr>
        <w:t>Foundation Phase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C85DBD" w:rsidRPr="008B425B" w14:paraId="5A16A1F6" w14:textId="77777777" w:rsidTr="009C3A14">
        <w:trPr>
          <w:jc w:val="center"/>
        </w:trPr>
        <w:tc>
          <w:tcPr>
            <w:tcW w:w="3955" w:type="dxa"/>
            <w:tcBorders>
              <w:bottom w:val="single" w:sz="4" w:space="0" w:color="000000"/>
            </w:tcBorders>
            <w:shd w:val="clear" w:color="auto" w:fill="366091"/>
            <w:vAlign w:val="center"/>
          </w:tcPr>
          <w:p w14:paraId="4F1A37BC" w14:textId="77777777" w:rsidR="00D419FF" w:rsidRPr="008B425B" w:rsidRDefault="00D419FF" w:rsidP="009C3A14">
            <w:pPr>
              <w:jc w:val="center"/>
              <w:rPr>
                <w:rFonts w:cstheme="majorBidi"/>
                <w:b/>
                <w:bCs w:val="0"/>
                <w:color w:val="FFFFFF" w:themeColor="background1"/>
              </w:rPr>
            </w:pPr>
            <w:r w:rsidRPr="008B425B">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3BD8FEAA" w14:textId="77777777" w:rsidR="00D419FF" w:rsidRPr="008B425B" w:rsidRDefault="00D419FF" w:rsidP="009C3A14">
            <w:pPr>
              <w:jc w:val="center"/>
              <w:rPr>
                <w:rFonts w:cstheme="majorBidi"/>
                <w:b/>
                <w:bCs w:val="0"/>
                <w:color w:val="FFFFFF" w:themeColor="background1"/>
              </w:rPr>
            </w:pPr>
            <w:r w:rsidRPr="008B425B">
              <w:rPr>
                <w:rFonts w:cstheme="majorBidi"/>
                <w:b/>
                <w:bCs w:val="0"/>
                <w:color w:val="FFFFFF" w:themeColor="background1"/>
              </w:rPr>
              <w:t>Timeline</w:t>
            </w:r>
          </w:p>
        </w:tc>
        <w:tc>
          <w:tcPr>
            <w:tcW w:w="2995" w:type="dxa"/>
            <w:tcBorders>
              <w:bottom w:val="single" w:sz="4" w:space="0" w:color="000000"/>
            </w:tcBorders>
            <w:shd w:val="clear" w:color="auto" w:fill="366091"/>
          </w:tcPr>
          <w:p w14:paraId="0EAE91A8" w14:textId="77777777" w:rsidR="00D419FF" w:rsidRPr="008B425B" w:rsidRDefault="00D419FF" w:rsidP="009C3A14">
            <w:pPr>
              <w:jc w:val="center"/>
              <w:rPr>
                <w:rFonts w:cstheme="majorBidi"/>
                <w:b/>
                <w:bCs w:val="0"/>
                <w:color w:val="FFFFFF" w:themeColor="background1"/>
              </w:rPr>
            </w:pPr>
            <w:r w:rsidRPr="008B425B">
              <w:rPr>
                <w:rFonts w:cstheme="majorBidi"/>
                <w:b/>
                <w:bCs w:val="0"/>
                <w:color w:val="FFFFFF" w:themeColor="background1"/>
              </w:rPr>
              <w:t>Status</w:t>
            </w:r>
          </w:p>
        </w:tc>
      </w:tr>
      <w:tr w:rsidR="00C85DBD" w:rsidRPr="009935C1" w14:paraId="7272CFA3" w14:textId="77777777" w:rsidTr="009C3A14">
        <w:trPr>
          <w:jc w:val="center"/>
        </w:trPr>
        <w:tc>
          <w:tcPr>
            <w:tcW w:w="3955" w:type="dxa"/>
            <w:shd w:val="clear" w:color="auto" w:fill="auto"/>
          </w:tcPr>
          <w:p w14:paraId="31504298" w14:textId="7DD24AFC" w:rsidR="00D419FF" w:rsidRPr="00BD26BB" w:rsidRDefault="008F3845" w:rsidP="009C3A14">
            <w:pPr>
              <w:rPr>
                <w:rFonts w:cstheme="majorBidi"/>
                <w:bCs w:val="0"/>
                <w:rPrChange w:id="156" w:author="Jihane Najar" w:date="2025-04-09T15:23:00Z" w16du:dateUtc="2025-04-09T13:23:00Z">
                  <w:rPr>
                    <w:rFonts w:cstheme="majorBidi"/>
                    <w:b/>
                  </w:rPr>
                </w:rPrChange>
              </w:rPr>
            </w:pPr>
            <w:r w:rsidRPr="00BD26BB">
              <w:rPr>
                <w:rFonts w:cstheme="majorBidi"/>
                <w:bCs w:val="0"/>
                <w:rPrChange w:id="157" w:author="Jihane Najar" w:date="2025-04-09T15:23:00Z" w16du:dateUtc="2025-04-09T13:23:00Z">
                  <w:rPr>
                    <w:rFonts w:cstheme="majorBidi"/>
                    <w:b/>
                  </w:rPr>
                </w:rPrChange>
              </w:rPr>
              <w:t>CoEvolution Website</w:t>
            </w:r>
          </w:p>
        </w:tc>
        <w:tc>
          <w:tcPr>
            <w:tcW w:w="2405" w:type="dxa"/>
          </w:tcPr>
          <w:p w14:paraId="6F178E18" w14:textId="4F13064E" w:rsidR="00D419FF" w:rsidRPr="008B425B" w:rsidRDefault="002E0FC0" w:rsidP="009C3A14">
            <w:pPr>
              <w:jc w:val="center"/>
              <w:rPr>
                <w:rFonts w:cstheme="majorBidi"/>
                <w:bCs w:val="0"/>
                <w:iCs w:val="0"/>
              </w:rPr>
            </w:pPr>
            <w:r w:rsidRPr="008B425B">
              <w:rPr>
                <w:rFonts w:cstheme="majorBidi"/>
                <w:bCs w:val="0"/>
                <w:iCs w:val="0"/>
              </w:rPr>
              <w:t>M1</w:t>
            </w:r>
          </w:p>
        </w:tc>
        <w:tc>
          <w:tcPr>
            <w:tcW w:w="2995" w:type="dxa"/>
          </w:tcPr>
          <w:p w14:paraId="75B3167E" w14:textId="5D06A3F2" w:rsidR="00D419FF" w:rsidRPr="008B425B" w:rsidRDefault="00BC36C2" w:rsidP="009C3A14">
            <w:pPr>
              <w:jc w:val="center"/>
              <w:rPr>
                <w:rFonts w:cstheme="majorBidi"/>
                <w:b/>
                <w:lang w:val="en-US"/>
              </w:rPr>
            </w:pPr>
            <w:r w:rsidRPr="008B425B">
              <w:rPr>
                <w:lang w:val="en-US"/>
              </w:rPr>
              <w:t xml:space="preserve">Completed (See </w:t>
            </w:r>
            <w:r>
              <w:fldChar w:fldCharType="begin"/>
            </w:r>
            <w:r w:rsidRPr="0018600A">
              <w:rPr>
                <w:lang w:val="en-US"/>
                <w:rPrChange w:id="158" w:author="Jihane Najar" w:date="2025-04-09T15:15:00Z" w16du:dateUtc="2025-04-09T13:15:00Z">
                  <w:rPr/>
                </w:rPrChange>
              </w:rPr>
              <w:instrText>HYPERLINK "https://coevolution-project.eu/"</w:instrText>
            </w:r>
            <w:r>
              <w:fldChar w:fldCharType="separate"/>
            </w:r>
            <w:r w:rsidRPr="008B425B">
              <w:rPr>
                <w:rStyle w:val="Hyperlink"/>
                <w:lang w:val="en-US"/>
              </w:rPr>
              <w:t>https://coevolution-project.eu/</w:t>
            </w:r>
            <w:r>
              <w:fldChar w:fldCharType="end"/>
            </w:r>
            <w:r w:rsidRPr="008B425B">
              <w:rPr>
                <w:lang w:val="en-US"/>
              </w:rPr>
              <w:t>)</w:t>
            </w:r>
          </w:p>
        </w:tc>
      </w:tr>
      <w:tr w:rsidR="00C85DBD" w:rsidRPr="009935C1" w14:paraId="01161375" w14:textId="77777777" w:rsidTr="009C3A14">
        <w:trPr>
          <w:jc w:val="center"/>
        </w:trPr>
        <w:tc>
          <w:tcPr>
            <w:tcW w:w="3955" w:type="dxa"/>
            <w:shd w:val="clear" w:color="auto" w:fill="auto"/>
          </w:tcPr>
          <w:p w14:paraId="3994A7C3" w14:textId="4FF1EDBC" w:rsidR="00D419FF" w:rsidRPr="00BD26BB" w:rsidRDefault="008F3845" w:rsidP="009C3A14">
            <w:pPr>
              <w:rPr>
                <w:rFonts w:cstheme="majorBidi"/>
                <w:bCs w:val="0"/>
                <w:rPrChange w:id="159" w:author="Jihane Najar" w:date="2025-04-09T15:23:00Z" w16du:dateUtc="2025-04-09T13:23:00Z">
                  <w:rPr>
                    <w:rFonts w:cstheme="majorBidi"/>
                    <w:b/>
                  </w:rPr>
                </w:rPrChange>
              </w:rPr>
            </w:pPr>
            <w:r w:rsidRPr="00BD26BB">
              <w:rPr>
                <w:rFonts w:cstheme="majorBidi"/>
                <w:bCs w:val="0"/>
                <w:rPrChange w:id="160" w:author="Jihane Najar" w:date="2025-04-09T15:23:00Z" w16du:dateUtc="2025-04-09T13:23:00Z">
                  <w:rPr>
                    <w:rFonts w:cstheme="majorBidi"/>
                    <w:b/>
                  </w:rPr>
                </w:rPrChange>
              </w:rPr>
              <w:t>Set-up X Account</w:t>
            </w:r>
          </w:p>
        </w:tc>
        <w:tc>
          <w:tcPr>
            <w:tcW w:w="2405" w:type="dxa"/>
          </w:tcPr>
          <w:p w14:paraId="16F4ADF2" w14:textId="2D620D8B" w:rsidR="00D419FF" w:rsidRPr="008B425B" w:rsidRDefault="008F3845" w:rsidP="009C3A14">
            <w:pPr>
              <w:jc w:val="center"/>
              <w:rPr>
                <w:rFonts w:cstheme="majorBidi"/>
                <w:bCs w:val="0"/>
                <w:iCs w:val="0"/>
              </w:rPr>
            </w:pPr>
            <w:r w:rsidRPr="008B425B">
              <w:rPr>
                <w:rFonts w:cstheme="majorBidi"/>
                <w:bCs w:val="0"/>
                <w:iCs w:val="0"/>
              </w:rPr>
              <w:t>M</w:t>
            </w:r>
            <w:r w:rsidR="003E7423" w:rsidRPr="008B425B">
              <w:rPr>
                <w:rFonts w:cstheme="majorBidi"/>
                <w:bCs w:val="0"/>
                <w:iCs w:val="0"/>
              </w:rPr>
              <w:t>2</w:t>
            </w:r>
          </w:p>
        </w:tc>
        <w:tc>
          <w:tcPr>
            <w:tcW w:w="2995" w:type="dxa"/>
          </w:tcPr>
          <w:p w14:paraId="43C1E90B" w14:textId="7EF397BA" w:rsidR="00D419FF" w:rsidRPr="008B425B" w:rsidRDefault="00BC36C2" w:rsidP="009C3A14">
            <w:pPr>
              <w:jc w:val="center"/>
              <w:rPr>
                <w:rFonts w:cstheme="majorBidi"/>
                <w:b/>
                <w:lang w:val="en-US"/>
              </w:rPr>
            </w:pPr>
            <w:r w:rsidRPr="008B425B">
              <w:rPr>
                <w:lang w:val="en-US"/>
              </w:rPr>
              <w:t xml:space="preserve">Completed (See </w:t>
            </w:r>
            <w:r>
              <w:fldChar w:fldCharType="begin"/>
            </w:r>
            <w:r w:rsidRPr="0018600A">
              <w:rPr>
                <w:lang w:val="en-US"/>
                <w:rPrChange w:id="161" w:author="Jihane Najar" w:date="2025-04-09T15:15:00Z" w16du:dateUtc="2025-04-09T13:15:00Z">
                  <w:rPr/>
                </w:rPrChange>
              </w:rPr>
              <w:instrText>HYPERLINK "https://x.com/coevolution_eu"</w:instrText>
            </w:r>
            <w:r>
              <w:fldChar w:fldCharType="separate"/>
            </w:r>
            <w:r w:rsidRPr="008B425B">
              <w:rPr>
                <w:rStyle w:val="Hyperlink"/>
                <w:lang w:val="en-US"/>
              </w:rPr>
              <w:t>https://x.com/coevolution_eu</w:t>
            </w:r>
            <w:r>
              <w:fldChar w:fldCharType="end"/>
            </w:r>
            <w:r w:rsidRPr="008B425B">
              <w:rPr>
                <w:lang w:val="en-US"/>
              </w:rPr>
              <w:t>)</w:t>
            </w:r>
          </w:p>
        </w:tc>
      </w:tr>
      <w:tr w:rsidR="00C85DBD" w:rsidRPr="009935C1" w14:paraId="01EF1A05" w14:textId="77777777" w:rsidTr="009C3A14">
        <w:trPr>
          <w:jc w:val="center"/>
        </w:trPr>
        <w:tc>
          <w:tcPr>
            <w:tcW w:w="3955" w:type="dxa"/>
            <w:shd w:val="clear" w:color="auto" w:fill="auto"/>
          </w:tcPr>
          <w:p w14:paraId="46F5156B" w14:textId="133342FF" w:rsidR="008F3845" w:rsidRPr="00BD26BB" w:rsidRDefault="008F3845" w:rsidP="008F3845">
            <w:pPr>
              <w:rPr>
                <w:rFonts w:cstheme="majorBidi"/>
                <w:bCs w:val="0"/>
                <w:rPrChange w:id="162" w:author="Jihane Najar" w:date="2025-04-09T15:23:00Z" w16du:dateUtc="2025-04-09T13:23:00Z">
                  <w:rPr>
                    <w:rFonts w:cstheme="majorBidi"/>
                    <w:b/>
                  </w:rPr>
                </w:rPrChange>
              </w:rPr>
            </w:pPr>
            <w:r w:rsidRPr="00BD26BB">
              <w:rPr>
                <w:rFonts w:cstheme="majorBidi"/>
                <w:bCs w:val="0"/>
                <w:rPrChange w:id="163" w:author="Jihane Najar" w:date="2025-04-09T15:23:00Z" w16du:dateUtc="2025-04-09T13:23:00Z">
                  <w:rPr>
                    <w:rFonts w:cstheme="majorBidi"/>
                    <w:b/>
                  </w:rPr>
                </w:rPrChange>
              </w:rPr>
              <w:t>Set-up LinkedIn Account</w:t>
            </w:r>
          </w:p>
        </w:tc>
        <w:tc>
          <w:tcPr>
            <w:tcW w:w="2405" w:type="dxa"/>
          </w:tcPr>
          <w:p w14:paraId="43438044" w14:textId="2EFB7D33" w:rsidR="00D419FF" w:rsidRPr="008B425B" w:rsidRDefault="008F3845" w:rsidP="009C3A14">
            <w:pPr>
              <w:jc w:val="center"/>
              <w:rPr>
                <w:rFonts w:cstheme="majorBidi"/>
              </w:rPr>
            </w:pPr>
            <w:r w:rsidRPr="008B425B">
              <w:rPr>
                <w:rFonts w:cstheme="majorBidi"/>
              </w:rPr>
              <w:t>M</w:t>
            </w:r>
            <w:r w:rsidR="003E7423" w:rsidRPr="008B425B">
              <w:rPr>
                <w:rFonts w:cstheme="majorBidi"/>
              </w:rPr>
              <w:t>2</w:t>
            </w:r>
          </w:p>
        </w:tc>
        <w:tc>
          <w:tcPr>
            <w:tcW w:w="2995" w:type="dxa"/>
          </w:tcPr>
          <w:p w14:paraId="0F9C8035" w14:textId="00FDFE89" w:rsidR="00D419FF" w:rsidRPr="008B425B" w:rsidRDefault="00BC36C2" w:rsidP="009C3A14">
            <w:pPr>
              <w:jc w:val="center"/>
              <w:rPr>
                <w:rFonts w:cstheme="majorBidi"/>
                <w:lang w:val="en-US"/>
              </w:rPr>
            </w:pPr>
            <w:r w:rsidRPr="008B425B">
              <w:rPr>
                <w:lang w:val="en-US"/>
              </w:rPr>
              <w:t xml:space="preserve">Completed (See </w:t>
            </w:r>
            <w:r>
              <w:fldChar w:fldCharType="begin"/>
            </w:r>
            <w:r w:rsidRPr="0018600A">
              <w:rPr>
                <w:lang w:val="en-US"/>
                <w:rPrChange w:id="164" w:author="Jihane Najar" w:date="2025-04-09T15:15:00Z" w16du:dateUtc="2025-04-09T13:15:00Z">
                  <w:rPr/>
                </w:rPrChange>
              </w:rPr>
              <w:instrText>HYPERLINK "https://www.linkedin.com/company/106186299"</w:instrText>
            </w:r>
            <w:r>
              <w:fldChar w:fldCharType="separate"/>
            </w:r>
            <w:r w:rsidRPr="008B425B">
              <w:rPr>
                <w:rStyle w:val="Hyperlink"/>
                <w:lang w:val="en-US"/>
              </w:rPr>
              <w:t>https://www.linkedin.com/company/106186299</w:t>
            </w:r>
            <w:r>
              <w:fldChar w:fldCharType="end"/>
            </w:r>
            <w:r w:rsidRPr="008B425B">
              <w:rPr>
                <w:lang w:val="en-US"/>
              </w:rPr>
              <w:t>)</w:t>
            </w:r>
          </w:p>
        </w:tc>
      </w:tr>
      <w:tr w:rsidR="00D419FF" w:rsidRPr="009935C1" w14:paraId="38D2B2E6" w14:textId="77777777" w:rsidTr="009C3A14">
        <w:trPr>
          <w:jc w:val="center"/>
        </w:trPr>
        <w:tc>
          <w:tcPr>
            <w:tcW w:w="3955" w:type="dxa"/>
            <w:shd w:val="clear" w:color="auto" w:fill="auto"/>
          </w:tcPr>
          <w:p w14:paraId="4CC5DE19" w14:textId="3DAAEC6A" w:rsidR="00D419FF" w:rsidRPr="00BD26BB" w:rsidRDefault="008F3845" w:rsidP="009C3A14">
            <w:pPr>
              <w:rPr>
                <w:rFonts w:cstheme="majorBidi"/>
                <w:bCs w:val="0"/>
                <w:rPrChange w:id="165" w:author="Jihane Najar" w:date="2025-04-09T15:23:00Z" w16du:dateUtc="2025-04-09T13:23:00Z">
                  <w:rPr>
                    <w:rFonts w:cstheme="majorBidi"/>
                    <w:b/>
                  </w:rPr>
                </w:rPrChange>
              </w:rPr>
            </w:pPr>
            <w:r w:rsidRPr="00BD26BB">
              <w:rPr>
                <w:rFonts w:cstheme="majorBidi"/>
                <w:bCs w:val="0"/>
                <w:rPrChange w:id="166" w:author="Jihane Najar" w:date="2025-04-09T15:23:00Z" w16du:dateUtc="2025-04-09T13:23:00Z">
                  <w:rPr>
                    <w:rFonts w:cstheme="majorBidi"/>
                    <w:b/>
                  </w:rPr>
                </w:rPrChange>
              </w:rPr>
              <w:t>Set-up Facebook Account</w:t>
            </w:r>
          </w:p>
        </w:tc>
        <w:tc>
          <w:tcPr>
            <w:tcW w:w="2405" w:type="dxa"/>
          </w:tcPr>
          <w:p w14:paraId="5DE64C56" w14:textId="4C75048A" w:rsidR="00D419FF" w:rsidRPr="008B425B" w:rsidRDefault="008F3845" w:rsidP="009C3A14">
            <w:pPr>
              <w:jc w:val="center"/>
              <w:rPr>
                <w:rFonts w:cstheme="majorBidi"/>
              </w:rPr>
            </w:pPr>
            <w:r w:rsidRPr="008B425B">
              <w:rPr>
                <w:rFonts w:cstheme="majorBidi"/>
              </w:rPr>
              <w:t>M</w:t>
            </w:r>
            <w:r w:rsidR="003E7423" w:rsidRPr="008B425B">
              <w:rPr>
                <w:rFonts w:cstheme="majorBidi"/>
              </w:rPr>
              <w:t>2</w:t>
            </w:r>
          </w:p>
        </w:tc>
        <w:tc>
          <w:tcPr>
            <w:tcW w:w="2995" w:type="dxa"/>
          </w:tcPr>
          <w:p w14:paraId="670B5542" w14:textId="174BA879" w:rsidR="00D419FF" w:rsidRPr="008B425B" w:rsidRDefault="00BC36C2" w:rsidP="009C3A14">
            <w:pPr>
              <w:jc w:val="center"/>
              <w:rPr>
                <w:rFonts w:cstheme="majorBidi"/>
                <w:lang w:val="en-US"/>
              </w:rPr>
            </w:pPr>
            <w:r w:rsidRPr="008B425B">
              <w:rPr>
                <w:lang w:val="en-US"/>
              </w:rPr>
              <w:t xml:space="preserve">Completed (See </w:t>
            </w:r>
            <w:r>
              <w:fldChar w:fldCharType="begin"/>
            </w:r>
            <w:r w:rsidRPr="0018600A">
              <w:rPr>
                <w:lang w:val="en-US"/>
                <w:rPrChange w:id="167" w:author="Jihane Najar" w:date="2025-04-09T15:15:00Z" w16du:dateUtc="2025-04-09T13:15:00Z">
                  <w:rPr/>
                </w:rPrChange>
              </w:rPr>
              <w:instrText>HYPERLINK "https://www.facebook.com/profile.php?id=61572810781073"</w:instrText>
            </w:r>
            <w:r>
              <w:fldChar w:fldCharType="separate"/>
            </w:r>
            <w:r w:rsidRPr="008B425B">
              <w:rPr>
                <w:rStyle w:val="Hyperlink"/>
                <w:lang w:val="en-US"/>
              </w:rPr>
              <w:t>https://www.facebook.com/profile.php?id=61572810781073</w:t>
            </w:r>
            <w:r>
              <w:fldChar w:fldCharType="end"/>
            </w:r>
            <w:r w:rsidRPr="008B425B">
              <w:rPr>
                <w:lang w:val="en-US"/>
              </w:rPr>
              <w:t xml:space="preserve">) </w:t>
            </w:r>
          </w:p>
        </w:tc>
      </w:tr>
      <w:tr w:rsidR="008F3845" w:rsidRPr="009935C1" w14:paraId="260C55B2" w14:textId="77777777" w:rsidTr="009C3A14">
        <w:trPr>
          <w:jc w:val="center"/>
        </w:trPr>
        <w:tc>
          <w:tcPr>
            <w:tcW w:w="3955" w:type="dxa"/>
            <w:shd w:val="clear" w:color="auto" w:fill="auto"/>
          </w:tcPr>
          <w:p w14:paraId="12798915" w14:textId="31DBDBBD" w:rsidR="008F3845" w:rsidRPr="00BD26BB" w:rsidRDefault="008F3845" w:rsidP="009C3A14">
            <w:pPr>
              <w:rPr>
                <w:rFonts w:cstheme="majorBidi"/>
                <w:bCs w:val="0"/>
                <w:rPrChange w:id="168" w:author="Jihane Najar" w:date="2025-04-09T15:23:00Z" w16du:dateUtc="2025-04-09T13:23:00Z">
                  <w:rPr>
                    <w:rFonts w:cstheme="majorBidi"/>
                    <w:b/>
                  </w:rPr>
                </w:rPrChange>
              </w:rPr>
            </w:pPr>
            <w:r w:rsidRPr="00BD26BB">
              <w:rPr>
                <w:rFonts w:cstheme="majorBidi"/>
                <w:bCs w:val="0"/>
                <w:rPrChange w:id="169" w:author="Jihane Najar" w:date="2025-04-09T15:23:00Z" w16du:dateUtc="2025-04-09T13:23:00Z">
                  <w:rPr>
                    <w:rFonts w:cstheme="majorBidi"/>
                    <w:b/>
                  </w:rPr>
                </w:rPrChange>
              </w:rPr>
              <w:t>Set-up Bluesky Account</w:t>
            </w:r>
          </w:p>
        </w:tc>
        <w:tc>
          <w:tcPr>
            <w:tcW w:w="2405" w:type="dxa"/>
          </w:tcPr>
          <w:p w14:paraId="5B8CB39C" w14:textId="4480AA1E" w:rsidR="008F3845" w:rsidRPr="008B425B" w:rsidRDefault="008F3845" w:rsidP="009C3A14">
            <w:pPr>
              <w:jc w:val="center"/>
              <w:rPr>
                <w:rFonts w:cstheme="majorBidi"/>
              </w:rPr>
            </w:pPr>
            <w:r w:rsidRPr="008B425B">
              <w:rPr>
                <w:rFonts w:cstheme="majorBidi"/>
              </w:rPr>
              <w:t>M</w:t>
            </w:r>
            <w:r w:rsidR="003E7423" w:rsidRPr="008B425B">
              <w:rPr>
                <w:rFonts w:cstheme="majorBidi"/>
              </w:rPr>
              <w:t>3</w:t>
            </w:r>
          </w:p>
        </w:tc>
        <w:tc>
          <w:tcPr>
            <w:tcW w:w="2995" w:type="dxa"/>
          </w:tcPr>
          <w:p w14:paraId="3FD33E5D" w14:textId="67828864" w:rsidR="008F3845" w:rsidRPr="008B425B" w:rsidRDefault="00BC36C2" w:rsidP="009C3A14">
            <w:pPr>
              <w:jc w:val="center"/>
              <w:rPr>
                <w:rFonts w:cstheme="majorBidi"/>
                <w:lang w:val="en-US"/>
              </w:rPr>
            </w:pPr>
            <w:r w:rsidRPr="008B425B">
              <w:rPr>
                <w:lang w:val="en-US"/>
              </w:rPr>
              <w:t xml:space="preserve">Completed (See </w:t>
            </w:r>
            <w:r>
              <w:fldChar w:fldCharType="begin"/>
            </w:r>
            <w:r w:rsidRPr="0018600A">
              <w:rPr>
                <w:lang w:val="en-US"/>
                <w:rPrChange w:id="170" w:author="Jihane Najar" w:date="2025-04-09T15:15:00Z" w16du:dateUtc="2025-04-09T13:15:00Z">
                  <w:rPr/>
                </w:rPrChange>
              </w:rPr>
              <w:instrText>HYPERLINK "https://bsky.app/profile/cpaid-euproject.bsky.social"</w:instrText>
            </w:r>
            <w:r>
              <w:fldChar w:fldCharType="separate"/>
            </w:r>
            <w:r w:rsidRPr="008B425B">
              <w:rPr>
                <w:rStyle w:val="Hyperlink"/>
                <w:lang w:val="en-US"/>
              </w:rPr>
              <w:t>https://bsky.app/profile/cpaid-euproject.bsky.social</w:t>
            </w:r>
            <w:r>
              <w:fldChar w:fldCharType="end"/>
            </w:r>
            <w:r w:rsidRPr="008B425B">
              <w:rPr>
                <w:lang w:val="en-US"/>
              </w:rPr>
              <w:t xml:space="preserve">) </w:t>
            </w:r>
          </w:p>
        </w:tc>
      </w:tr>
      <w:tr w:rsidR="008F3845" w:rsidRPr="009935C1" w14:paraId="757AD7C3" w14:textId="77777777" w:rsidTr="009C3A14">
        <w:trPr>
          <w:jc w:val="center"/>
        </w:trPr>
        <w:tc>
          <w:tcPr>
            <w:tcW w:w="3955" w:type="dxa"/>
            <w:shd w:val="clear" w:color="auto" w:fill="auto"/>
          </w:tcPr>
          <w:p w14:paraId="014ED537" w14:textId="788304D5" w:rsidR="008F3845" w:rsidRPr="00BD26BB" w:rsidRDefault="008F3845" w:rsidP="009C3A14">
            <w:pPr>
              <w:rPr>
                <w:rFonts w:cstheme="majorBidi"/>
                <w:bCs w:val="0"/>
                <w:rPrChange w:id="171" w:author="Jihane Najar" w:date="2025-04-09T15:23:00Z" w16du:dateUtc="2025-04-09T13:23:00Z">
                  <w:rPr>
                    <w:rFonts w:cstheme="majorBidi"/>
                    <w:b/>
                  </w:rPr>
                </w:rPrChange>
              </w:rPr>
            </w:pPr>
            <w:commentRangeStart w:id="172"/>
            <w:r w:rsidRPr="00BD26BB">
              <w:rPr>
                <w:rFonts w:cstheme="majorBidi"/>
                <w:bCs w:val="0"/>
                <w:rPrChange w:id="173" w:author="Jihane Najar" w:date="2025-04-09T15:23:00Z" w16du:dateUtc="2025-04-09T13:23:00Z">
                  <w:rPr>
                    <w:rFonts w:cstheme="majorBidi"/>
                    <w:b/>
                  </w:rPr>
                </w:rPrChange>
              </w:rPr>
              <w:t>Set-up YouTube Channel</w:t>
            </w:r>
          </w:p>
        </w:tc>
        <w:tc>
          <w:tcPr>
            <w:tcW w:w="2405" w:type="dxa"/>
          </w:tcPr>
          <w:p w14:paraId="4856578D" w14:textId="1FFC571C" w:rsidR="008F3845" w:rsidRPr="008B425B" w:rsidRDefault="008F3845" w:rsidP="009C3A14">
            <w:pPr>
              <w:jc w:val="center"/>
              <w:rPr>
                <w:rFonts w:cstheme="majorBidi"/>
              </w:rPr>
            </w:pPr>
            <w:r w:rsidRPr="008B425B">
              <w:rPr>
                <w:rFonts w:cstheme="majorBidi"/>
              </w:rPr>
              <w:t>M</w:t>
            </w:r>
            <w:r w:rsidR="003E7423" w:rsidRPr="008B425B">
              <w:rPr>
                <w:rFonts w:cstheme="majorBidi"/>
              </w:rPr>
              <w:t>2</w:t>
            </w:r>
          </w:p>
        </w:tc>
        <w:tc>
          <w:tcPr>
            <w:tcW w:w="2995" w:type="dxa"/>
          </w:tcPr>
          <w:p w14:paraId="33699B62" w14:textId="050FC23A" w:rsidR="008F3845" w:rsidRPr="008B425B" w:rsidRDefault="00BC36C2" w:rsidP="009C3A14">
            <w:pPr>
              <w:jc w:val="center"/>
              <w:rPr>
                <w:rFonts w:cstheme="majorBidi"/>
                <w:lang w:val="en-US"/>
              </w:rPr>
            </w:pPr>
            <w:r w:rsidRPr="008B425B">
              <w:rPr>
                <w:lang w:val="en-US"/>
              </w:rPr>
              <w:t xml:space="preserve">Completed (See </w:t>
            </w:r>
            <w:r>
              <w:fldChar w:fldCharType="begin"/>
            </w:r>
            <w:r w:rsidRPr="0018600A">
              <w:rPr>
                <w:lang w:val="en-US"/>
                <w:rPrChange w:id="174" w:author="Jihane Najar" w:date="2025-04-09T15:15:00Z" w16du:dateUtc="2025-04-09T13:15:00Z">
                  <w:rPr/>
                </w:rPrChange>
              </w:rPr>
              <w:instrText>HYPERLINK "https://www.youtube.com/@CoEvolutionEUH2020"</w:instrText>
            </w:r>
            <w:r>
              <w:fldChar w:fldCharType="separate"/>
            </w:r>
            <w:r w:rsidRPr="008B425B">
              <w:rPr>
                <w:rStyle w:val="Hyperlink"/>
                <w:lang w:val="en-US"/>
              </w:rPr>
              <w:t>https://www.youtube.com/@CoEvolutionEUH2020</w:t>
            </w:r>
            <w:r>
              <w:fldChar w:fldCharType="end"/>
            </w:r>
            <w:r w:rsidRPr="008B425B">
              <w:rPr>
                <w:lang w:val="en-US"/>
              </w:rPr>
              <w:t xml:space="preserve">) </w:t>
            </w:r>
            <w:commentRangeEnd w:id="172"/>
            <w:r w:rsidR="00584255">
              <w:rPr>
                <w:rStyle w:val="CommentReference"/>
              </w:rPr>
              <w:commentReference w:id="172"/>
            </w:r>
          </w:p>
        </w:tc>
      </w:tr>
      <w:tr w:rsidR="008F3845" w:rsidRPr="008B425B" w14:paraId="1A5D5E34" w14:textId="77777777" w:rsidTr="009C3A14">
        <w:trPr>
          <w:jc w:val="center"/>
        </w:trPr>
        <w:tc>
          <w:tcPr>
            <w:tcW w:w="3955" w:type="dxa"/>
            <w:shd w:val="clear" w:color="auto" w:fill="auto"/>
          </w:tcPr>
          <w:p w14:paraId="078CDB69" w14:textId="44C26F3F" w:rsidR="008F3845" w:rsidRPr="00BD26BB" w:rsidRDefault="008F3845" w:rsidP="008F3845">
            <w:pPr>
              <w:rPr>
                <w:rFonts w:cstheme="majorBidi"/>
                <w:bCs w:val="0"/>
                <w:rPrChange w:id="175" w:author="Jihane Najar" w:date="2025-04-09T15:23:00Z" w16du:dateUtc="2025-04-09T13:23:00Z">
                  <w:rPr>
                    <w:rFonts w:cstheme="majorBidi"/>
                    <w:b/>
                  </w:rPr>
                </w:rPrChange>
              </w:rPr>
            </w:pPr>
            <w:r w:rsidRPr="00BD26BB">
              <w:rPr>
                <w:rFonts w:cstheme="majorBidi"/>
                <w:bCs w:val="0"/>
                <w:rPrChange w:id="176" w:author="Jihane Najar" w:date="2025-04-09T15:23:00Z" w16du:dateUtc="2025-04-09T13:23:00Z">
                  <w:rPr>
                    <w:rFonts w:cstheme="majorBidi"/>
                    <w:b/>
                  </w:rPr>
                </w:rPrChange>
              </w:rPr>
              <w:t>1st Press Release</w:t>
            </w:r>
          </w:p>
        </w:tc>
        <w:tc>
          <w:tcPr>
            <w:tcW w:w="2405" w:type="dxa"/>
          </w:tcPr>
          <w:p w14:paraId="41CA0058" w14:textId="7232A631" w:rsidR="008F3845" w:rsidRPr="008B425B" w:rsidRDefault="008F3845" w:rsidP="008F3845">
            <w:pPr>
              <w:jc w:val="center"/>
              <w:rPr>
                <w:rFonts w:cstheme="majorBidi"/>
              </w:rPr>
            </w:pPr>
            <w:r w:rsidRPr="008B425B">
              <w:rPr>
                <w:rFonts w:cstheme="majorBidi"/>
              </w:rPr>
              <w:t>M5</w:t>
            </w:r>
          </w:p>
        </w:tc>
        <w:tc>
          <w:tcPr>
            <w:tcW w:w="2995" w:type="dxa"/>
          </w:tcPr>
          <w:p w14:paraId="7D7C0875" w14:textId="22F26657" w:rsidR="008F3845" w:rsidRPr="008B425B" w:rsidRDefault="00BC36C2" w:rsidP="008F3845">
            <w:pPr>
              <w:jc w:val="center"/>
              <w:rPr>
                <w:rFonts w:cstheme="majorBidi"/>
              </w:rPr>
            </w:pPr>
            <w:r w:rsidRPr="008B425B">
              <w:rPr>
                <w:rFonts w:cstheme="majorBidi"/>
              </w:rPr>
              <w:t>In Progress</w:t>
            </w:r>
          </w:p>
        </w:tc>
      </w:tr>
      <w:tr w:rsidR="00DF2A98" w:rsidRPr="008B425B" w14:paraId="6DA69219" w14:textId="77777777" w:rsidTr="009C3A14">
        <w:trPr>
          <w:jc w:val="center"/>
        </w:trPr>
        <w:tc>
          <w:tcPr>
            <w:tcW w:w="3955" w:type="dxa"/>
            <w:shd w:val="clear" w:color="auto" w:fill="auto"/>
          </w:tcPr>
          <w:p w14:paraId="366542CE" w14:textId="3DD99C23" w:rsidR="00DF2A98" w:rsidRPr="00BD26BB" w:rsidRDefault="00DF2A98" w:rsidP="008F3845">
            <w:pPr>
              <w:rPr>
                <w:rFonts w:cstheme="majorBidi"/>
                <w:bCs w:val="0"/>
                <w:rPrChange w:id="177" w:author="Jihane Najar" w:date="2025-04-09T15:23:00Z" w16du:dateUtc="2025-04-09T13:23:00Z">
                  <w:rPr>
                    <w:rFonts w:cstheme="majorBidi"/>
                    <w:b/>
                  </w:rPr>
                </w:rPrChange>
              </w:rPr>
            </w:pPr>
            <w:r w:rsidRPr="00BD26BB">
              <w:rPr>
                <w:rFonts w:cstheme="majorBidi"/>
                <w:bCs w:val="0"/>
                <w:rPrChange w:id="178" w:author="Jihane Najar" w:date="2025-04-09T15:23:00Z" w16du:dateUtc="2025-04-09T13:23:00Z">
                  <w:rPr>
                    <w:rFonts w:cstheme="majorBidi"/>
                    <w:b/>
                  </w:rPr>
                </w:rPrChange>
              </w:rPr>
              <w:t xml:space="preserve">1st Introductory Video </w:t>
            </w:r>
          </w:p>
        </w:tc>
        <w:tc>
          <w:tcPr>
            <w:tcW w:w="2405" w:type="dxa"/>
          </w:tcPr>
          <w:p w14:paraId="65C09DD8" w14:textId="3B1B9AF8" w:rsidR="00DF2A98" w:rsidRPr="008B425B" w:rsidRDefault="00DF2A98" w:rsidP="008F3845">
            <w:pPr>
              <w:jc w:val="center"/>
              <w:rPr>
                <w:rFonts w:cstheme="majorBidi"/>
              </w:rPr>
            </w:pPr>
            <w:r w:rsidRPr="008B425B">
              <w:rPr>
                <w:rFonts w:cstheme="majorBidi"/>
              </w:rPr>
              <w:t>M6</w:t>
            </w:r>
          </w:p>
        </w:tc>
        <w:tc>
          <w:tcPr>
            <w:tcW w:w="2995" w:type="dxa"/>
          </w:tcPr>
          <w:p w14:paraId="29744C79" w14:textId="1493CCE2" w:rsidR="00DF2A98" w:rsidRPr="008B425B" w:rsidRDefault="00DF2A98" w:rsidP="008F3845">
            <w:pPr>
              <w:jc w:val="center"/>
              <w:rPr>
                <w:rFonts w:cstheme="majorBidi"/>
              </w:rPr>
            </w:pPr>
            <w:r w:rsidRPr="008B425B">
              <w:rPr>
                <w:rFonts w:cstheme="majorBidi"/>
              </w:rPr>
              <w:t>In Progress</w:t>
            </w:r>
          </w:p>
        </w:tc>
      </w:tr>
      <w:tr w:rsidR="008F3845" w:rsidRPr="008B425B" w14:paraId="5C27FC46" w14:textId="77777777" w:rsidTr="009C3A14">
        <w:trPr>
          <w:jc w:val="center"/>
        </w:trPr>
        <w:tc>
          <w:tcPr>
            <w:tcW w:w="3955" w:type="dxa"/>
            <w:shd w:val="clear" w:color="auto" w:fill="auto"/>
          </w:tcPr>
          <w:p w14:paraId="07F35186" w14:textId="78F58B0D" w:rsidR="008F3845" w:rsidRPr="00BD26BB" w:rsidRDefault="008F3845" w:rsidP="008F3845">
            <w:pPr>
              <w:rPr>
                <w:rFonts w:cstheme="majorBidi"/>
                <w:bCs w:val="0"/>
                <w:rPrChange w:id="179" w:author="Jihane Najar" w:date="2025-04-09T15:23:00Z" w16du:dateUtc="2025-04-09T13:23:00Z">
                  <w:rPr>
                    <w:rFonts w:cstheme="majorBidi"/>
                    <w:b/>
                  </w:rPr>
                </w:rPrChange>
              </w:rPr>
            </w:pPr>
            <w:r w:rsidRPr="00BD26BB">
              <w:rPr>
                <w:rFonts w:cstheme="majorBidi"/>
                <w:bCs w:val="0"/>
                <w:rPrChange w:id="180" w:author="Jihane Najar" w:date="2025-04-09T15:23:00Z" w16du:dateUtc="2025-04-09T13:23:00Z">
                  <w:rPr>
                    <w:rFonts w:cstheme="majorBidi"/>
                    <w:b/>
                  </w:rPr>
                </w:rPrChange>
              </w:rPr>
              <w:t>The first CoEvolution Newsletter</w:t>
            </w:r>
          </w:p>
        </w:tc>
        <w:tc>
          <w:tcPr>
            <w:tcW w:w="2405" w:type="dxa"/>
          </w:tcPr>
          <w:p w14:paraId="1C8B47AA" w14:textId="654B6F6A" w:rsidR="008F3845" w:rsidRPr="008B425B" w:rsidRDefault="008F3845" w:rsidP="008F3845">
            <w:pPr>
              <w:jc w:val="center"/>
              <w:rPr>
                <w:rFonts w:cstheme="majorBidi"/>
              </w:rPr>
            </w:pPr>
            <w:r w:rsidRPr="008B425B">
              <w:rPr>
                <w:rFonts w:cstheme="majorBidi"/>
              </w:rPr>
              <w:t>M6</w:t>
            </w:r>
          </w:p>
        </w:tc>
        <w:tc>
          <w:tcPr>
            <w:tcW w:w="2995" w:type="dxa"/>
          </w:tcPr>
          <w:p w14:paraId="26491143" w14:textId="456113F6" w:rsidR="008F3845" w:rsidRPr="008B425B" w:rsidRDefault="00BC36C2" w:rsidP="008F3845">
            <w:pPr>
              <w:jc w:val="center"/>
              <w:rPr>
                <w:rFonts w:cstheme="majorBidi"/>
              </w:rPr>
            </w:pPr>
            <w:r w:rsidRPr="008B425B">
              <w:rPr>
                <w:rFonts w:cstheme="majorBidi"/>
              </w:rPr>
              <w:t>In Progress</w:t>
            </w:r>
          </w:p>
        </w:tc>
      </w:tr>
      <w:tr w:rsidR="008F3845" w:rsidRPr="008B425B" w14:paraId="64E41C61" w14:textId="77777777" w:rsidTr="009C3A14">
        <w:trPr>
          <w:jc w:val="center"/>
        </w:trPr>
        <w:tc>
          <w:tcPr>
            <w:tcW w:w="3955" w:type="dxa"/>
            <w:shd w:val="clear" w:color="auto" w:fill="auto"/>
          </w:tcPr>
          <w:p w14:paraId="61DADEC8" w14:textId="2279C861" w:rsidR="008F3845" w:rsidRPr="00BD26BB" w:rsidRDefault="008F3845" w:rsidP="008F3845">
            <w:pPr>
              <w:rPr>
                <w:rFonts w:cstheme="majorBidi"/>
                <w:bCs w:val="0"/>
                <w:rPrChange w:id="181" w:author="Jihane Najar" w:date="2025-04-09T15:23:00Z" w16du:dateUtc="2025-04-09T13:23:00Z">
                  <w:rPr>
                    <w:rFonts w:cstheme="majorBidi"/>
                    <w:b/>
                  </w:rPr>
                </w:rPrChange>
              </w:rPr>
            </w:pPr>
            <w:r w:rsidRPr="00BD26BB">
              <w:rPr>
                <w:rFonts w:cstheme="majorBidi"/>
                <w:bCs w:val="0"/>
                <w:rPrChange w:id="182" w:author="Jihane Najar" w:date="2025-04-09T15:23:00Z" w16du:dateUtc="2025-04-09T13:23:00Z">
                  <w:rPr>
                    <w:rFonts w:cstheme="majorBidi"/>
                    <w:b/>
                  </w:rPr>
                </w:rPrChange>
              </w:rPr>
              <w:t>The current document D2.1</w:t>
            </w:r>
          </w:p>
        </w:tc>
        <w:tc>
          <w:tcPr>
            <w:tcW w:w="2405" w:type="dxa"/>
          </w:tcPr>
          <w:p w14:paraId="24A190A0" w14:textId="3645B816" w:rsidR="008F3845" w:rsidRPr="008B425B" w:rsidRDefault="008F3845" w:rsidP="008F3845">
            <w:pPr>
              <w:jc w:val="center"/>
              <w:rPr>
                <w:rFonts w:cstheme="majorBidi"/>
              </w:rPr>
            </w:pPr>
            <w:r w:rsidRPr="008B425B">
              <w:rPr>
                <w:rFonts w:cstheme="majorBidi"/>
              </w:rPr>
              <w:t>M6</w:t>
            </w:r>
          </w:p>
        </w:tc>
        <w:tc>
          <w:tcPr>
            <w:tcW w:w="2995" w:type="dxa"/>
          </w:tcPr>
          <w:p w14:paraId="6536082A" w14:textId="38478C73" w:rsidR="008F3845" w:rsidRPr="008B425B" w:rsidRDefault="00BC36C2" w:rsidP="008F3845">
            <w:pPr>
              <w:jc w:val="center"/>
              <w:rPr>
                <w:rFonts w:cstheme="majorBidi"/>
              </w:rPr>
            </w:pPr>
            <w:r w:rsidRPr="008B425B">
              <w:rPr>
                <w:rFonts w:cstheme="majorBidi"/>
              </w:rPr>
              <w:t>In Progress</w:t>
            </w:r>
          </w:p>
        </w:tc>
      </w:tr>
    </w:tbl>
    <w:p w14:paraId="0625E6F1" w14:textId="77777777" w:rsidR="00D419FF" w:rsidRPr="008B425B" w:rsidRDefault="00D419FF" w:rsidP="00D419FF">
      <w:pPr>
        <w:spacing w:before="200" w:after="200" w:line="276" w:lineRule="auto"/>
        <w:rPr>
          <w:rFonts w:cstheme="majorBidi"/>
        </w:rPr>
      </w:pPr>
    </w:p>
    <w:p w14:paraId="771966AB" w14:textId="1C102B77" w:rsidR="00D419FF" w:rsidRPr="008B425B" w:rsidRDefault="0083137E" w:rsidP="0083137E">
      <w:pPr>
        <w:spacing w:before="200" w:after="200" w:line="276" w:lineRule="auto"/>
        <w:rPr>
          <w:rFonts w:cstheme="majorBidi"/>
          <w:b/>
          <w:bCs w:val="0"/>
          <w:lang w:val="en-US"/>
        </w:rPr>
      </w:pPr>
      <w:r w:rsidRPr="008B425B">
        <w:rPr>
          <w:rFonts w:cstheme="majorBidi"/>
          <w:b/>
          <w:bCs w:val="0"/>
          <w:lang w:val="en-US"/>
        </w:rPr>
        <w:t xml:space="preserve">Phase 2: Active Dissemination &amp; Mid-term Assessment (M7 – M18) </w:t>
      </w:r>
    </w:p>
    <w:p w14:paraId="106D8165" w14:textId="11F5408E" w:rsidR="0083137E" w:rsidRPr="008B425B" w:rsidRDefault="0083137E" w:rsidP="0083137E">
      <w:pPr>
        <w:spacing w:before="200" w:after="200" w:line="276" w:lineRule="auto"/>
        <w:rPr>
          <w:rFonts w:cstheme="majorBidi"/>
          <w:lang w:val="en-US"/>
        </w:rPr>
      </w:pPr>
      <w:r w:rsidRPr="008B425B">
        <w:rPr>
          <w:rFonts w:cstheme="majorBidi"/>
          <w:lang w:val="en-US"/>
        </w:rPr>
        <w:t xml:space="preserve">During this phase, the focus shifts towards actively engaging stakeholders and expanding the reach of the </w:t>
      </w:r>
      <w:proofErr w:type="spellStart"/>
      <w:r w:rsidRPr="008B425B">
        <w:rPr>
          <w:rFonts w:cstheme="majorBidi"/>
          <w:lang w:val="en-US"/>
        </w:rPr>
        <w:t>CoEvolution</w:t>
      </w:r>
      <w:proofErr w:type="spellEnd"/>
      <w:r w:rsidRPr="008B425B">
        <w:rPr>
          <w:rFonts w:cstheme="majorBidi"/>
          <w:lang w:val="en-US"/>
        </w:rPr>
        <w:t xml:space="preserve"> project. With the communication and dissemination framework established, efforts are now directed at raising awareness, fostering dialogue, and ensuring </w:t>
      </w:r>
      <w:r w:rsidRPr="008B425B">
        <w:rPr>
          <w:rFonts w:cstheme="majorBidi"/>
          <w:lang w:val="en-US"/>
        </w:rPr>
        <w:lastRenderedPageBreak/>
        <w:t>that key messages resonate with the target audiences. A variety of dissemination activities will be deployed to effectively engage stakeholders, including targeted workshops, interactive webinars, industry events, and direct meetings. These initiatives will serve as essential platforms for sharing project insights, discussing key developments, and gathering valuable feedback from stakeholders. Additionally, scientific publications, blog posts, and social media campaigns will be leveraged to amplify the project's visibility.</w:t>
      </w:r>
    </w:p>
    <w:p w14:paraId="125C539C" w14:textId="5151C4D7" w:rsidR="0083137E" w:rsidRPr="008B425B" w:rsidRDefault="0083137E" w:rsidP="0083137E">
      <w:pPr>
        <w:spacing w:before="200" w:after="200" w:line="276" w:lineRule="auto"/>
        <w:rPr>
          <w:rFonts w:cstheme="majorBidi"/>
          <w:lang w:val="en-US"/>
        </w:rPr>
      </w:pPr>
      <w:r w:rsidRPr="008B425B">
        <w:rPr>
          <w:rFonts w:cstheme="majorBidi"/>
          <w:lang w:val="en-US"/>
        </w:rPr>
        <w:t>This phase also includes the First Impact Analysis (M18), which will provide an initial evaluation of the project's outreach effectiveness. Insights gathered from stakeholder engagement and dissemination activities will be assessed to refine the strategy, ensuring continuous improvement and alignment with project goals.</w:t>
      </w:r>
    </w:p>
    <w:p w14:paraId="236B154F" w14:textId="6D092537" w:rsidR="006D4300" w:rsidRPr="008B425B" w:rsidRDefault="002F4148" w:rsidP="006D4300">
      <w:pPr>
        <w:pStyle w:val="Caption"/>
        <w:keepNext/>
        <w:jc w:val="center"/>
        <w:rPr>
          <w:b/>
          <w:bCs w:val="0"/>
          <w:lang w:val="en-US"/>
        </w:rPr>
      </w:pPr>
      <w:r w:rsidRPr="008B425B">
        <w:rPr>
          <w:b/>
          <w:bCs w:val="0"/>
          <w:i w:val="0"/>
          <w:iCs/>
          <w:lang w:val="en-US"/>
        </w:rPr>
        <w:t xml:space="preserve">Table </w:t>
      </w:r>
      <w:r w:rsidRPr="008B425B">
        <w:rPr>
          <w:b/>
          <w:bCs w:val="0"/>
          <w:lang w:val="en-US"/>
        </w:rPr>
        <w:t>2</w:t>
      </w:r>
      <w:r w:rsidR="006D4300" w:rsidRPr="008B425B">
        <w:rPr>
          <w:b/>
          <w:bCs w:val="0"/>
          <w:lang w:val="en-US"/>
        </w:rPr>
        <w:t xml:space="preserve"> - Active Dissemination &amp; Mid-term Assessment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Change w:id="183" w:author="Jihane Najar" w:date="2025-04-09T15:20:00Z" w16du:dateUtc="2025-04-09T13:20:00Z">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PrChange>
      </w:tblPr>
      <w:tblGrid>
        <w:gridCol w:w="4585"/>
        <w:gridCol w:w="1775"/>
        <w:gridCol w:w="2995"/>
        <w:tblGridChange w:id="184">
          <w:tblGrid>
            <w:gridCol w:w="3955"/>
            <w:gridCol w:w="630"/>
            <w:gridCol w:w="1775"/>
            <w:gridCol w:w="2995"/>
          </w:tblGrid>
        </w:tblGridChange>
      </w:tblGrid>
      <w:tr w:rsidR="008806DE" w:rsidRPr="008B425B" w14:paraId="2CECF0E1" w14:textId="77777777" w:rsidTr="00AA7BEB">
        <w:trPr>
          <w:jc w:val="center"/>
          <w:trPrChange w:id="185" w:author="Jihane Najar" w:date="2025-04-09T15:20:00Z" w16du:dateUtc="2025-04-09T13:20:00Z">
            <w:trPr>
              <w:jc w:val="center"/>
            </w:trPr>
          </w:trPrChange>
        </w:trPr>
        <w:tc>
          <w:tcPr>
            <w:tcW w:w="4585" w:type="dxa"/>
            <w:tcBorders>
              <w:bottom w:val="single" w:sz="4" w:space="0" w:color="000000"/>
            </w:tcBorders>
            <w:shd w:val="clear" w:color="auto" w:fill="366091"/>
            <w:vAlign w:val="center"/>
            <w:tcPrChange w:id="186" w:author="Jihane Najar" w:date="2025-04-09T15:20:00Z" w16du:dateUtc="2025-04-09T13:20:00Z">
              <w:tcPr>
                <w:tcW w:w="3955" w:type="dxa"/>
                <w:tcBorders>
                  <w:bottom w:val="single" w:sz="4" w:space="0" w:color="000000"/>
                </w:tcBorders>
                <w:shd w:val="clear" w:color="auto" w:fill="366091"/>
                <w:vAlign w:val="center"/>
              </w:tcPr>
            </w:tcPrChange>
          </w:tcPr>
          <w:p w14:paraId="0C532400" w14:textId="77777777" w:rsidR="008806DE" w:rsidRPr="008B425B" w:rsidRDefault="008806DE" w:rsidP="00481B9E">
            <w:pPr>
              <w:jc w:val="center"/>
              <w:rPr>
                <w:rFonts w:cstheme="majorBidi"/>
                <w:b/>
                <w:bCs w:val="0"/>
                <w:color w:val="FFFFFF" w:themeColor="background1"/>
              </w:rPr>
            </w:pPr>
            <w:r w:rsidRPr="008B425B">
              <w:rPr>
                <w:rFonts w:cstheme="majorBidi"/>
                <w:b/>
                <w:bCs w:val="0"/>
                <w:color w:val="FFFFFF" w:themeColor="background1"/>
              </w:rPr>
              <w:t>Action</w:t>
            </w:r>
          </w:p>
        </w:tc>
        <w:tc>
          <w:tcPr>
            <w:tcW w:w="1775" w:type="dxa"/>
            <w:tcBorders>
              <w:bottom w:val="single" w:sz="4" w:space="0" w:color="000000"/>
            </w:tcBorders>
            <w:shd w:val="clear" w:color="auto" w:fill="366091"/>
            <w:vAlign w:val="center"/>
            <w:tcPrChange w:id="187" w:author="Jihane Najar" w:date="2025-04-09T15:20:00Z" w16du:dateUtc="2025-04-09T13:20:00Z">
              <w:tcPr>
                <w:tcW w:w="2405" w:type="dxa"/>
                <w:gridSpan w:val="2"/>
                <w:tcBorders>
                  <w:bottom w:val="single" w:sz="4" w:space="0" w:color="000000"/>
                </w:tcBorders>
                <w:shd w:val="clear" w:color="auto" w:fill="366091"/>
                <w:vAlign w:val="center"/>
              </w:tcPr>
            </w:tcPrChange>
          </w:tcPr>
          <w:p w14:paraId="6C98C287" w14:textId="77777777" w:rsidR="008806DE" w:rsidRPr="008B425B" w:rsidRDefault="008806DE" w:rsidP="00481B9E">
            <w:pPr>
              <w:jc w:val="center"/>
              <w:rPr>
                <w:rFonts w:cstheme="majorBidi"/>
                <w:b/>
                <w:bCs w:val="0"/>
                <w:color w:val="FFFFFF" w:themeColor="background1"/>
              </w:rPr>
            </w:pPr>
            <w:r w:rsidRPr="008B425B">
              <w:rPr>
                <w:rFonts w:cstheme="majorBidi"/>
                <w:b/>
                <w:bCs w:val="0"/>
                <w:color w:val="FFFFFF" w:themeColor="background1"/>
              </w:rPr>
              <w:t>Timeline</w:t>
            </w:r>
          </w:p>
        </w:tc>
        <w:tc>
          <w:tcPr>
            <w:tcW w:w="2995" w:type="dxa"/>
            <w:tcBorders>
              <w:bottom w:val="single" w:sz="4" w:space="0" w:color="000000"/>
            </w:tcBorders>
            <w:shd w:val="clear" w:color="auto" w:fill="366091"/>
            <w:tcPrChange w:id="188" w:author="Jihane Najar" w:date="2025-04-09T15:20:00Z" w16du:dateUtc="2025-04-09T13:20:00Z">
              <w:tcPr>
                <w:tcW w:w="2995" w:type="dxa"/>
                <w:tcBorders>
                  <w:bottom w:val="single" w:sz="4" w:space="0" w:color="000000"/>
                </w:tcBorders>
                <w:shd w:val="clear" w:color="auto" w:fill="366091"/>
              </w:tcPr>
            </w:tcPrChange>
          </w:tcPr>
          <w:p w14:paraId="3B6BAD87" w14:textId="77777777" w:rsidR="008806DE" w:rsidRPr="008B425B" w:rsidRDefault="008806DE" w:rsidP="00481B9E">
            <w:pPr>
              <w:jc w:val="center"/>
              <w:rPr>
                <w:rFonts w:cstheme="majorBidi"/>
                <w:b/>
                <w:bCs w:val="0"/>
                <w:color w:val="FFFFFF" w:themeColor="background1"/>
              </w:rPr>
            </w:pPr>
            <w:r w:rsidRPr="008B425B">
              <w:rPr>
                <w:rFonts w:cstheme="majorBidi"/>
                <w:b/>
                <w:bCs w:val="0"/>
                <w:color w:val="FFFFFF" w:themeColor="background1"/>
              </w:rPr>
              <w:t>Status</w:t>
            </w:r>
          </w:p>
        </w:tc>
      </w:tr>
      <w:tr w:rsidR="00E167C8" w:rsidRPr="00E167C8" w14:paraId="5BF95D49" w14:textId="77777777" w:rsidTr="00AA7BEB">
        <w:trPr>
          <w:jc w:val="center"/>
          <w:ins w:id="189" w:author="Jihane Najar" w:date="2025-04-09T15:21:00Z"/>
        </w:trPr>
        <w:tc>
          <w:tcPr>
            <w:tcW w:w="4585" w:type="dxa"/>
            <w:shd w:val="clear" w:color="auto" w:fill="auto"/>
          </w:tcPr>
          <w:p w14:paraId="128C4BA1" w14:textId="7AF15B44" w:rsidR="00E167C8" w:rsidRPr="00E167C8" w:rsidRDefault="00E167C8" w:rsidP="00E167C8">
            <w:pPr>
              <w:rPr>
                <w:ins w:id="190" w:author="Jihane Najar" w:date="2025-04-09T15:21:00Z" w16du:dateUtc="2025-04-09T13:21:00Z"/>
                <w:rFonts w:cstheme="majorBidi"/>
                <w:bCs w:val="0"/>
                <w:lang w:val="en-US"/>
              </w:rPr>
            </w:pPr>
            <w:ins w:id="191" w:author="Jihane Najar" w:date="2025-04-09T15:22:00Z">
              <w:r w:rsidRPr="00E167C8">
                <w:rPr>
                  <w:rFonts w:cstheme="majorBidi"/>
                  <w:lang w:val="en-US"/>
                  <w:rPrChange w:id="192" w:author="Jihane Najar" w:date="2025-04-09T15:22:00Z" w16du:dateUtc="2025-04-09T13:22:00Z">
                    <w:rPr>
                      <w:rFonts w:cstheme="majorBidi"/>
                    </w:rPr>
                  </w:rPrChange>
                </w:rPr>
                <w:t>Workshop on technologies for autonomous driving</w:t>
              </w:r>
            </w:ins>
          </w:p>
        </w:tc>
        <w:tc>
          <w:tcPr>
            <w:tcW w:w="1775" w:type="dxa"/>
          </w:tcPr>
          <w:p w14:paraId="2B3E0B19" w14:textId="101288CC" w:rsidR="00E167C8" w:rsidRDefault="00E167C8" w:rsidP="00E167C8">
            <w:pPr>
              <w:jc w:val="center"/>
              <w:rPr>
                <w:ins w:id="193" w:author="Jihane Najar" w:date="2025-04-09T15:21:00Z" w16du:dateUtc="2025-04-09T13:21:00Z"/>
                <w:rFonts w:cstheme="majorBidi"/>
                <w:bCs w:val="0"/>
                <w:iCs w:val="0"/>
                <w:lang w:val="en-US"/>
              </w:rPr>
            </w:pPr>
            <w:ins w:id="194" w:author="Jihane Najar" w:date="2025-04-09T15:22:00Z" w16du:dateUtc="2025-04-09T13:22:00Z">
              <w:r>
                <w:rPr>
                  <w:rFonts w:cstheme="majorBidi"/>
                  <w:bCs w:val="0"/>
                  <w:iCs w:val="0"/>
                  <w:lang w:val="en-US"/>
                </w:rPr>
                <w:t>M7-M12</w:t>
              </w:r>
            </w:ins>
          </w:p>
        </w:tc>
        <w:tc>
          <w:tcPr>
            <w:tcW w:w="2995" w:type="dxa"/>
          </w:tcPr>
          <w:p w14:paraId="063C8CFC" w14:textId="0E45D531" w:rsidR="00E167C8" w:rsidRPr="008B425B" w:rsidRDefault="00E167C8" w:rsidP="00E167C8">
            <w:pPr>
              <w:jc w:val="center"/>
              <w:rPr>
                <w:ins w:id="195" w:author="Jihane Najar" w:date="2025-04-09T15:21:00Z" w16du:dateUtc="2025-04-09T13:21:00Z"/>
                <w:rFonts w:cstheme="majorBidi"/>
                <w:lang w:val="en-US"/>
              </w:rPr>
            </w:pPr>
            <w:ins w:id="196" w:author="Jihane Najar" w:date="2025-04-09T15:22:00Z" w16du:dateUtc="2025-04-09T13:22:00Z">
              <w:r w:rsidRPr="008B425B">
                <w:rPr>
                  <w:rFonts w:cstheme="majorBidi"/>
                  <w:lang w:val="en-US"/>
                </w:rPr>
                <w:t>Not Started</w:t>
              </w:r>
            </w:ins>
          </w:p>
        </w:tc>
      </w:tr>
      <w:tr w:rsidR="00E167C8" w:rsidRPr="00AA7BEB" w14:paraId="0D36C70A" w14:textId="77777777" w:rsidTr="00AA7BEB">
        <w:trPr>
          <w:jc w:val="center"/>
          <w:ins w:id="197" w:author="Jihane Najar" w:date="2025-04-09T15:19:00Z"/>
          <w:trPrChange w:id="198" w:author="Jihane Najar" w:date="2025-04-09T15:20:00Z" w16du:dateUtc="2025-04-09T13:20:00Z">
            <w:trPr>
              <w:jc w:val="center"/>
            </w:trPr>
          </w:trPrChange>
        </w:trPr>
        <w:tc>
          <w:tcPr>
            <w:tcW w:w="4585" w:type="dxa"/>
            <w:shd w:val="clear" w:color="auto" w:fill="auto"/>
            <w:tcPrChange w:id="199" w:author="Jihane Najar" w:date="2025-04-09T15:20:00Z" w16du:dateUtc="2025-04-09T13:20:00Z">
              <w:tcPr>
                <w:tcW w:w="3955" w:type="dxa"/>
                <w:shd w:val="clear" w:color="auto" w:fill="auto"/>
              </w:tcPr>
            </w:tcPrChange>
          </w:tcPr>
          <w:p w14:paraId="338BFBAD" w14:textId="1F832E82" w:rsidR="00E167C8" w:rsidRPr="00AA7BEB" w:rsidRDefault="00E167C8" w:rsidP="00E167C8">
            <w:pPr>
              <w:rPr>
                <w:ins w:id="200" w:author="Jihane Najar" w:date="2025-04-09T15:19:00Z" w16du:dateUtc="2025-04-09T13:19:00Z"/>
                <w:rFonts w:cstheme="majorBidi"/>
                <w:bCs w:val="0"/>
                <w:lang w:val="en-US"/>
                <w:rPrChange w:id="201" w:author="Jihane Najar" w:date="2025-04-09T15:19:00Z" w16du:dateUtc="2025-04-09T13:19:00Z">
                  <w:rPr>
                    <w:ins w:id="202" w:author="Jihane Najar" w:date="2025-04-09T15:19:00Z" w16du:dateUtc="2025-04-09T13:19:00Z"/>
                    <w:rFonts w:cstheme="majorBidi"/>
                    <w:bCs w:val="0"/>
                  </w:rPr>
                </w:rPrChange>
              </w:rPr>
            </w:pPr>
            <w:ins w:id="203" w:author="Jihane Najar" w:date="2025-04-09T15:19:00Z" w16du:dateUtc="2025-04-09T13:19:00Z">
              <w:r w:rsidRPr="00AA7BEB">
                <w:rPr>
                  <w:rFonts w:cstheme="majorBidi"/>
                  <w:bCs w:val="0"/>
                  <w:lang w:val="en-US"/>
                </w:rPr>
                <w:t>5th Workshop on Flexible Resource and Application Management on the Edge</w:t>
              </w:r>
            </w:ins>
          </w:p>
        </w:tc>
        <w:tc>
          <w:tcPr>
            <w:tcW w:w="1775" w:type="dxa"/>
            <w:tcPrChange w:id="204" w:author="Jihane Najar" w:date="2025-04-09T15:20:00Z" w16du:dateUtc="2025-04-09T13:20:00Z">
              <w:tcPr>
                <w:tcW w:w="2405" w:type="dxa"/>
                <w:gridSpan w:val="2"/>
              </w:tcPr>
            </w:tcPrChange>
          </w:tcPr>
          <w:p w14:paraId="1C42E1D5" w14:textId="7ABFBE76" w:rsidR="00E167C8" w:rsidRPr="00AA7BEB" w:rsidRDefault="00E167C8" w:rsidP="00E167C8">
            <w:pPr>
              <w:jc w:val="center"/>
              <w:rPr>
                <w:ins w:id="205" w:author="Jihane Najar" w:date="2025-04-09T15:19:00Z" w16du:dateUtc="2025-04-09T13:19:00Z"/>
                <w:rFonts w:cstheme="majorBidi"/>
                <w:bCs w:val="0"/>
                <w:iCs w:val="0"/>
                <w:lang w:val="en-US"/>
                <w:rPrChange w:id="206" w:author="Jihane Najar" w:date="2025-04-09T15:19:00Z" w16du:dateUtc="2025-04-09T13:19:00Z">
                  <w:rPr>
                    <w:ins w:id="207" w:author="Jihane Najar" w:date="2025-04-09T15:19:00Z" w16du:dateUtc="2025-04-09T13:19:00Z"/>
                    <w:rFonts w:cstheme="majorBidi"/>
                    <w:bCs w:val="0"/>
                    <w:iCs w:val="0"/>
                  </w:rPr>
                </w:rPrChange>
              </w:rPr>
            </w:pPr>
            <w:ins w:id="208" w:author="Jihane Najar" w:date="2025-04-09T15:20:00Z" w16du:dateUtc="2025-04-09T13:20:00Z">
              <w:r>
                <w:rPr>
                  <w:rFonts w:cstheme="majorBidi"/>
                  <w:bCs w:val="0"/>
                  <w:iCs w:val="0"/>
                  <w:lang w:val="en-US"/>
                </w:rPr>
                <w:t>M9</w:t>
              </w:r>
            </w:ins>
          </w:p>
        </w:tc>
        <w:tc>
          <w:tcPr>
            <w:tcW w:w="2995" w:type="dxa"/>
            <w:tcPrChange w:id="209" w:author="Jihane Najar" w:date="2025-04-09T15:20:00Z" w16du:dateUtc="2025-04-09T13:20:00Z">
              <w:tcPr>
                <w:tcW w:w="2995" w:type="dxa"/>
              </w:tcPr>
            </w:tcPrChange>
          </w:tcPr>
          <w:p w14:paraId="4CDE74E1" w14:textId="64314AFA" w:rsidR="00E167C8" w:rsidRPr="008B425B" w:rsidRDefault="00E167C8" w:rsidP="00E167C8">
            <w:pPr>
              <w:jc w:val="center"/>
              <w:rPr>
                <w:ins w:id="210" w:author="Jihane Najar" w:date="2025-04-09T15:19:00Z" w16du:dateUtc="2025-04-09T13:19:00Z"/>
                <w:rFonts w:cstheme="majorBidi"/>
                <w:lang w:val="en-US"/>
              </w:rPr>
            </w:pPr>
            <w:ins w:id="211" w:author="Jihane Najar" w:date="2025-04-09T15:20:00Z" w16du:dateUtc="2025-04-09T13:20:00Z">
              <w:r w:rsidRPr="008B425B">
                <w:rPr>
                  <w:rFonts w:cstheme="majorBidi"/>
                  <w:lang w:val="en-US"/>
                </w:rPr>
                <w:t>Not Started</w:t>
              </w:r>
            </w:ins>
          </w:p>
        </w:tc>
      </w:tr>
      <w:tr w:rsidR="00E167C8" w:rsidRPr="008B425B" w14:paraId="7B2547BF" w14:textId="77777777" w:rsidTr="00AA7BEB">
        <w:trPr>
          <w:jc w:val="center"/>
          <w:trPrChange w:id="212" w:author="Jihane Najar" w:date="2025-04-09T15:20:00Z" w16du:dateUtc="2025-04-09T13:20:00Z">
            <w:trPr>
              <w:jc w:val="center"/>
            </w:trPr>
          </w:trPrChange>
        </w:trPr>
        <w:tc>
          <w:tcPr>
            <w:tcW w:w="4585" w:type="dxa"/>
            <w:shd w:val="clear" w:color="auto" w:fill="auto"/>
            <w:tcPrChange w:id="213" w:author="Jihane Najar" w:date="2025-04-09T15:20:00Z" w16du:dateUtc="2025-04-09T13:20:00Z">
              <w:tcPr>
                <w:tcW w:w="3955" w:type="dxa"/>
                <w:shd w:val="clear" w:color="auto" w:fill="auto"/>
              </w:tcPr>
            </w:tcPrChange>
          </w:tcPr>
          <w:p w14:paraId="54FC9B90" w14:textId="30C1CD9E" w:rsidR="00E167C8" w:rsidRPr="008B425B" w:rsidRDefault="00BD26BB" w:rsidP="00E167C8">
            <w:pPr>
              <w:rPr>
                <w:rFonts w:cstheme="majorBidi"/>
                <w:bCs w:val="0"/>
              </w:rPr>
            </w:pPr>
            <w:ins w:id="214" w:author="Jihane Najar" w:date="2025-04-09T15:23:00Z" w16du:dateUtc="2025-04-09T13:23:00Z">
              <w:r>
                <w:rPr>
                  <w:rFonts w:cstheme="majorBidi"/>
                  <w:bCs w:val="0"/>
                </w:rPr>
                <w:t xml:space="preserve">1st </w:t>
              </w:r>
            </w:ins>
            <w:r w:rsidR="00E167C8" w:rsidRPr="008B425B">
              <w:rPr>
                <w:rFonts w:cstheme="majorBidi"/>
                <w:bCs w:val="0"/>
              </w:rPr>
              <w:t>Technical Workshop</w:t>
            </w:r>
          </w:p>
        </w:tc>
        <w:tc>
          <w:tcPr>
            <w:tcW w:w="1775" w:type="dxa"/>
            <w:tcPrChange w:id="215" w:author="Jihane Najar" w:date="2025-04-09T15:20:00Z" w16du:dateUtc="2025-04-09T13:20:00Z">
              <w:tcPr>
                <w:tcW w:w="2405" w:type="dxa"/>
                <w:gridSpan w:val="2"/>
              </w:tcPr>
            </w:tcPrChange>
          </w:tcPr>
          <w:p w14:paraId="79E8C95D" w14:textId="49C8C183" w:rsidR="00E167C8" w:rsidRPr="008B425B" w:rsidRDefault="00E167C8" w:rsidP="00E167C8">
            <w:pPr>
              <w:jc w:val="center"/>
              <w:rPr>
                <w:rFonts w:cstheme="majorBidi"/>
                <w:bCs w:val="0"/>
                <w:iCs w:val="0"/>
              </w:rPr>
            </w:pPr>
            <w:r w:rsidRPr="008B425B">
              <w:rPr>
                <w:rFonts w:cstheme="majorBidi"/>
                <w:bCs w:val="0"/>
                <w:iCs w:val="0"/>
              </w:rPr>
              <w:t>M10-M12</w:t>
            </w:r>
          </w:p>
        </w:tc>
        <w:tc>
          <w:tcPr>
            <w:tcW w:w="2995" w:type="dxa"/>
            <w:tcPrChange w:id="216" w:author="Jihane Najar" w:date="2025-04-09T15:20:00Z" w16du:dateUtc="2025-04-09T13:20:00Z">
              <w:tcPr>
                <w:tcW w:w="2995" w:type="dxa"/>
              </w:tcPr>
            </w:tcPrChange>
          </w:tcPr>
          <w:p w14:paraId="7281DDC2" w14:textId="67583E58"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4445122A" w14:textId="77777777" w:rsidTr="00AA7BEB">
        <w:trPr>
          <w:jc w:val="center"/>
          <w:trPrChange w:id="217" w:author="Jihane Najar" w:date="2025-04-09T15:20:00Z" w16du:dateUtc="2025-04-09T13:20:00Z">
            <w:trPr>
              <w:jc w:val="center"/>
            </w:trPr>
          </w:trPrChange>
        </w:trPr>
        <w:tc>
          <w:tcPr>
            <w:tcW w:w="4585" w:type="dxa"/>
            <w:shd w:val="clear" w:color="auto" w:fill="auto"/>
            <w:tcPrChange w:id="218" w:author="Jihane Najar" w:date="2025-04-09T15:20:00Z" w16du:dateUtc="2025-04-09T13:20:00Z">
              <w:tcPr>
                <w:tcW w:w="3955" w:type="dxa"/>
                <w:shd w:val="clear" w:color="auto" w:fill="auto"/>
              </w:tcPr>
            </w:tcPrChange>
          </w:tcPr>
          <w:p w14:paraId="13DD8066" w14:textId="4DF7B7F8" w:rsidR="00E167C8" w:rsidRPr="008B425B" w:rsidRDefault="00E167C8" w:rsidP="00E167C8">
            <w:pPr>
              <w:rPr>
                <w:rFonts w:cstheme="majorBidi"/>
                <w:bCs w:val="0"/>
              </w:rPr>
            </w:pPr>
            <w:r w:rsidRPr="008B425B">
              <w:rPr>
                <w:rFonts w:cstheme="majorBidi"/>
                <w:bCs w:val="0"/>
              </w:rPr>
              <w:t>1st InfoDay (Webinar)</w:t>
            </w:r>
          </w:p>
        </w:tc>
        <w:tc>
          <w:tcPr>
            <w:tcW w:w="1775" w:type="dxa"/>
            <w:tcPrChange w:id="219" w:author="Jihane Najar" w:date="2025-04-09T15:20:00Z" w16du:dateUtc="2025-04-09T13:20:00Z">
              <w:tcPr>
                <w:tcW w:w="2405" w:type="dxa"/>
                <w:gridSpan w:val="2"/>
              </w:tcPr>
            </w:tcPrChange>
          </w:tcPr>
          <w:p w14:paraId="33938A19" w14:textId="4C6687CA" w:rsidR="00E167C8" w:rsidRPr="008B425B" w:rsidRDefault="00E167C8" w:rsidP="00E167C8">
            <w:pPr>
              <w:jc w:val="center"/>
              <w:rPr>
                <w:rFonts w:cstheme="majorBidi"/>
                <w:bCs w:val="0"/>
                <w:iCs w:val="0"/>
              </w:rPr>
            </w:pPr>
            <w:r w:rsidRPr="008B425B">
              <w:rPr>
                <w:rFonts w:cstheme="majorBidi"/>
                <w:bCs w:val="0"/>
                <w:iCs w:val="0"/>
              </w:rPr>
              <w:t>M12</w:t>
            </w:r>
          </w:p>
        </w:tc>
        <w:tc>
          <w:tcPr>
            <w:tcW w:w="2995" w:type="dxa"/>
            <w:tcPrChange w:id="220" w:author="Jihane Najar" w:date="2025-04-09T15:20:00Z" w16du:dateUtc="2025-04-09T13:20:00Z">
              <w:tcPr>
                <w:tcW w:w="2995" w:type="dxa"/>
              </w:tcPr>
            </w:tcPrChange>
          </w:tcPr>
          <w:p w14:paraId="3E259EAC" w14:textId="709F8BC8"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5CEA1BB1" w14:textId="77777777" w:rsidTr="00AA7BEB">
        <w:trPr>
          <w:jc w:val="center"/>
          <w:trPrChange w:id="221" w:author="Jihane Najar" w:date="2025-04-09T15:20:00Z" w16du:dateUtc="2025-04-09T13:20:00Z">
            <w:trPr>
              <w:jc w:val="center"/>
            </w:trPr>
          </w:trPrChange>
        </w:trPr>
        <w:tc>
          <w:tcPr>
            <w:tcW w:w="4585" w:type="dxa"/>
            <w:shd w:val="clear" w:color="auto" w:fill="auto"/>
            <w:tcPrChange w:id="222" w:author="Jihane Najar" w:date="2025-04-09T15:20:00Z" w16du:dateUtc="2025-04-09T13:20:00Z">
              <w:tcPr>
                <w:tcW w:w="3955" w:type="dxa"/>
                <w:shd w:val="clear" w:color="auto" w:fill="auto"/>
              </w:tcPr>
            </w:tcPrChange>
          </w:tcPr>
          <w:p w14:paraId="603E565B" w14:textId="139C3B3E" w:rsidR="00E167C8" w:rsidRPr="008B425B" w:rsidRDefault="00BD26BB" w:rsidP="00E167C8">
            <w:pPr>
              <w:rPr>
                <w:rFonts w:cstheme="majorBidi"/>
                <w:bCs w:val="0"/>
              </w:rPr>
            </w:pPr>
            <w:ins w:id="223" w:author="Jihane Najar" w:date="2025-04-09T15:24:00Z" w16du:dateUtc="2025-04-09T13:24:00Z">
              <w:r>
                <w:rPr>
                  <w:rFonts w:cstheme="majorBidi"/>
                  <w:bCs w:val="0"/>
                </w:rPr>
                <w:t xml:space="preserve">1st </w:t>
              </w:r>
            </w:ins>
            <w:r w:rsidR="00E167C8" w:rsidRPr="008B425B">
              <w:rPr>
                <w:rFonts w:cstheme="majorBidi"/>
                <w:bCs w:val="0"/>
              </w:rPr>
              <w:t>Summer school</w:t>
            </w:r>
          </w:p>
        </w:tc>
        <w:tc>
          <w:tcPr>
            <w:tcW w:w="1775" w:type="dxa"/>
            <w:tcPrChange w:id="224" w:author="Jihane Najar" w:date="2025-04-09T15:20:00Z" w16du:dateUtc="2025-04-09T13:20:00Z">
              <w:tcPr>
                <w:tcW w:w="2405" w:type="dxa"/>
                <w:gridSpan w:val="2"/>
              </w:tcPr>
            </w:tcPrChange>
          </w:tcPr>
          <w:p w14:paraId="5283D785" w14:textId="142D8313" w:rsidR="00E167C8" w:rsidRPr="008B425B" w:rsidRDefault="00E167C8" w:rsidP="00E167C8">
            <w:pPr>
              <w:jc w:val="center"/>
              <w:rPr>
                <w:rFonts w:cstheme="majorBidi"/>
              </w:rPr>
            </w:pPr>
            <w:r w:rsidRPr="008B425B">
              <w:rPr>
                <w:rFonts w:cstheme="majorBidi"/>
              </w:rPr>
              <w:t>M12 – M18</w:t>
            </w:r>
          </w:p>
        </w:tc>
        <w:tc>
          <w:tcPr>
            <w:tcW w:w="2995" w:type="dxa"/>
            <w:tcPrChange w:id="225" w:author="Jihane Najar" w:date="2025-04-09T15:20:00Z" w16du:dateUtc="2025-04-09T13:20:00Z">
              <w:tcPr>
                <w:tcW w:w="2995" w:type="dxa"/>
              </w:tcPr>
            </w:tcPrChange>
          </w:tcPr>
          <w:p w14:paraId="26EFE9D3" w14:textId="5E9480F4"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4CFFE3B5" w14:textId="77777777" w:rsidTr="00AA7BEB">
        <w:trPr>
          <w:jc w:val="center"/>
          <w:trPrChange w:id="226" w:author="Jihane Najar" w:date="2025-04-09T15:20:00Z" w16du:dateUtc="2025-04-09T13:20:00Z">
            <w:trPr>
              <w:jc w:val="center"/>
            </w:trPr>
          </w:trPrChange>
        </w:trPr>
        <w:tc>
          <w:tcPr>
            <w:tcW w:w="4585" w:type="dxa"/>
            <w:shd w:val="clear" w:color="auto" w:fill="auto"/>
            <w:tcPrChange w:id="227" w:author="Jihane Najar" w:date="2025-04-09T15:20:00Z" w16du:dateUtc="2025-04-09T13:20:00Z">
              <w:tcPr>
                <w:tcW w:w="3955" w:type="dxa"/>
                <w:shd w:val="clear" w:color="auto" w:fill="auto"/>
              </w:tcPr>
            </w:tcPrChange>
          </w:tcPr>
          <w:p w14:paraId="1C353F8D" w14:textId="165DEA9E" w:rsidR="00E167C8" w:rsidRPr="008B425B" w:rsidRDefault="00BD26BB" w:rsidP="00E167C8">
            <w:pPr>
              <w:rPr>
                <w:rFonts w:cstheme="majorBidi"/>
                <w:b/>
              </w:rPr>
            </w:pPr>
            <w:ins w:id="228" w:author="Jihane Najar" w:date="2025-04-09T15:24:00Z" w16du:dateUtc="2025-04-09T13:24:00Z">
              <w:r>
                <w:rPr>
                  <w:rFonts w:cstheme="majorBidi"/>
                  <w:bCs w:val="0"/>
                </w:rPr>
                <w:t xml:space="preserve">1st </w:t>
              </w:r>
            </w:ins>
            <w:r w:rsidR="00E167C8" w:rsidRPr="008B425B">
              <w:rPr>
                <w:rFonts w:cstheme="majorBidi"/>
                <w:bCs w:val="0"/>
              </w:rPr>
              <w:t>Online Training Tutorial</w:t>
            </w:r>
          </w:p>
        </w:tc>
        <w:tc>
          <w:tcPr>
            <w:tcW w:w="1775" w:type="dxa"/>
            <w:tcPrChange w:id="229" w:author="Jihane Najar" w:date="2025-04-09T15:20:00Z" w16du:dateUtc="2025-04-09T13:20:00Z">
              <w:tcPr>
                <w:tcW w:w="2405" w:type="dxa"/>
                <w:gridSpan w:val="2"/>
              </w:tcPr>
            </w:tcPrChange>
          </w:tcPr>
          <w:p w14:paraId="41D3CD6E" w14:textId="6CCB341B" w:rsidR="00E167C8" w:rsidRPr="008B425B" w:rsidRDefault="00E167C8" w:rsidP="00E167C8">
            <w:pPr>
              <w:jc w:val="center"/>
              <w:rPr>
                <w:rFonts w:cstheme="majorBidi"/>
              </w:rPr>
            </w:pPr>
            <w:r w:rsidRPr="008B425B">
              <w:rPr>
                <w:rFonts w:cstheme="majorBidi"/>
              </w:rPr>
              <w:t>M14 - M18</w:t>
            </w:r>
          </w:p>
        </w:tc>
        <w:tc>
          <w:tcPr>
            <w:tcW w:w="2995" w:type="dxa"/>
            <w:tcPrChange w:id="230" w:author="Jihane Najar" w:date="2025-04-09T15:20:00Z" w16du:dateUtc="2025-04-09T13:20:00Z">
              <w:tcPr>
                <w:tcW w:w="2995" w:type="dxa"/>
              </w:tcPr>
            </w:tcPrChange>
          </w:tcPr>
          <w:p w14:paraId="757CBA31" w14:textId="648BF08A"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73BA7C99" w14:textId="77777777" w:rsidTr="00AA7BEB">
        <w:trPr>
          <w:jc w:val="center"/>
          <w:trPrChange w:id="231" w:author="Jihane Najar" w:date="2025-04-09T15:20:00Z" w16du:dateUtc="2025-04-09T13:20:00Z">
            <w:trPr>
              <w:jc w:val="center"/>
            </w:trPr>
          </w:trPrChange>
        </w:trPr>
        <w:tc>
          <w:tcPr>
            <w:tcW w:w="4585" w:type="dxa"/>
            <w:shd w:val="clear" w:color="auto" w:fill="auto"/>
            <w:tcPrChange w:id="232" w:author="Jihane Najar" w:date="2025-04-09T15:20:00Z" w16du:dateUtc="2025-04-09T13:20:00Z">
              <w:tcPr>
                <w:tcW w:w="3955" w:type="dxa"/>
                <w:shd w:val="clear" w:color="auto" w:fill="auto"/>
              </w:tcPr>
            </w:tcPrChange>
          </w:tcPr>
          <w:p w14:paraId="6E4ED1EB" w14:textId="433E5977" w:rsidR="00E167C8" w:rsidRPr="008B425B" w:rsidRDefault="00BD26BB" w:rsidP="00E167C8">
            <w:pPr>
              <w:rPr>
                <w:rFonts w:cstheme="majorBidi"/>
                <w:bCs w:val="0"/>
              </w:rPr>
            </w:pPr>
            <w:ins w:id="233" w:author="Jihane Najar" w:date="2025-04-09T15:23:00Z" w16du:dateUtc="2025-04-09T13:23:00Z">
              <w:r>
                <w:rPr>
                  <w:rFonts w:cstheme="majorBidi"/>
                  <w:bCs w:val="0"/>
                </w:rPr>
                <w:t xml:space="preserve">1st </w:t>
              </w:r>
            </w:ins>
            <w:r w:rsidR="00E167C8" w:rsidRPr="008B425B">
              <w:rPr>
                <w:rFonts w:cstheme="majorBidi"/>
                <w:bCs w:val="0"/>
              </w:rPr>
              <w:t>Industrial Panel</w:t>
            </w:r>
          </w:p>
        </w:tc>
        <w:tc>
          <w:tcPr>
            <w:tcW w:w="1775" w:type="dxa"/>
            <w:tcPrChange w:id="234" w:author="Jihane Najar" w:date="2025-04-09T15:20:00Z" w16du:dateUtc="2025-04-09T13:20:00Z">
              <w:tcPr>
                <w:tcW w:w="2405" w:type="dxa"/>
                <w:gridSpan w:val="2"/>
              </w:tcPr>
            </w:tcPrChange>
          </w:tcPr>
          <w:p w14:paraId="60D82911" w14:textId="77E20503" w:rsidR="00E167C8" w:rsidRPr="008B425B" w:rsidRDefault="00E167C8" w:rsidP="00E167C8">
            <w:pPr>
              <w:jc w:val="center"/>
              <w:rPr>
                <w:rFonts w:cstheme="majorBidi"/>
              </w:rPr>
            </w:pPr>
            <w:r w:rsidRPr="008B425B">
              <w:rPr>
                <w:rFonts w:cstheme="majorBidi"/>
              </w:rPr>
              <w:t>M14 - M18</w:t>
            </w:r>
          </w:p>
        </w:tc>
        <w:tc>
          <w:tcPr>
            <w:tcW w:w="2995" w:type="dxa"/>
            <w:tcPrChange w:id="235" w:author="Jihane Najar" w:date="2025-04-09T15:20:00Z" w16du:dateUtc="2025-04-09T13:20:00Z">
              <w:tcPr>
                <w:tcW w:w="2995" w:type="dxa"/>
              </w:tcPr>
            </w:tcPrChange>
          </w:tcPr>
          <w:p w14:paraId="5FAC6563" w14:textId="4AAA1A43" w:rsidR="00E167C8" w:rsidRPr="008B425B" w:rsidRDefault="00E167C8" w:rsidP="00E167C8">
            <w:pPr>
              <w:jc w:val="center"/>
              <w:rPr>
                <w:rFonts w:cstheme="majorBidi"/>
                <w:lang w:val="en-US"/>
              </w:rPr>
            </w:pPr>
            <w:r w:rsidRPr="008B425B">
              <w:rPr>
                <w:rFonts w:cstheme="majorBidi"/>
                <w:lang w:val="en-US"/>
              </w:rPr>
              <w:t>Not Started</w:t>
            </w:r>
          </w:p>
        </w:tc>
      </w:tr>
      <w:tr w:rsidR="00E167C8" w:rsidRPr="008B425B" w14:paraId="0E5B0CF6" w14:textId="77777777" w:rsidTr="00AA7BEB">
        <w:trPr>
          <w:jc w:val="center"/>
          <w:trPrChange w:id="236" w:author="Jihane Najar" w:date="2025-04-09T15:20:00Z" w16du:dateUtc="2025-04-09T13:20:00Z">
            <w:trPr>
              <w:jc w:val="center"/>
            </w:trPr>
          </w:trPrChange>
        </w:trPr>
        <w:tc>
          <w:tcPr>
            <w:tcW w:w="4585" w:type="dxa"/>
            <w:shd w:val="clear" w:color="auto" w:fill="auto"/>
            <w:tcPrChange w:id="237" w:author="Jihane Najar" w:date="2025-04-09T15:20:00Z" w16du:dateUtc="2025-04-09T13:20:00Z">
              <w:tcPr>
                <w:tcW w:w="3955" w:type="dxa"/>
                <w:shd w:val="clear" w:color="auto" w:fill="auto"/>
              </w:tcPr>
            </w:tcPrChange>
          </w:tcPr>
          <w:p w14:paraId="28E13729" w14:textId="2F8FC671" w:rsidR="00E167C8" w:rsidRPr="008B425B" w:rsidRDefault="00E167C8" w:rsidP="00E167C8">
            <w:pPr>
              <w:rPr>
                <w:rFonts w:cstheme="majorBidi"/>
                <w:bCs w:val="0"/>
              </w:rPr>
            </w:pPr>
            <w:r w:rsidRPr="008B425B">
              <w:rPr>
                <w:rFonts w:cstheme="majorBidi"/>
                <w:bCs w:val="0"/>
              </w:rPr>
              <w:t>D2.2 First Impact Analysis</w:t>
            </w:r>
          </w:p>
        </w:tc>
        <w:tc>
          <w:tcPr>
            <w:tcW w:w="1775" w:type="dxa"/>
            <w:tcPrChange w:id="238" w:author="Jihane Najar" w:date="2025-04-09T15:20:00Z" w16du:dateUtc="2025-04-09T13:20:00Z">
              <w:tcPr>
                <w:tcW w:w="2405" w:type="dxa"/>
                <w:gridSpan w:val="2"/>
              </w:tcPr>
            </w:tcPrChange>
          </w:tcPr>
          <w:p w14:paraId="630DE846" w14:textId="25A961A9" w:rsidR="00E167C8" w:rsidRPr="008B425B" w:rsidRDefault="00E167C8" w:rsidP="00E167C8">
            <w:pPr>
              <w:jc w:val="center"/>
              <w:rPr>
                <w:rFonts w:cstheme="majorBidi"/>
              </w:rPr>
            </w:pPr>
            <w:r w:rsidRPr="008B425B">
              <w:rPr>
                <w:rFonts w:cstheme="majorBidi"/>
              </w:rPr>
              <w:t>M18</w:t>
            </w:r>
          </w:p>
        </w:tc>
        <w:tc>
          <w:tcPr>
            <w:tcW w:w="2995" w:type="dxa"/>
            <w:tcPrChange w:id="239" w:author="Jihane Najar" w:date="2025-04-09T15:20:00Z" w16du:dateUtc="2025-04-09T13:20:00Z">
              <w:tcPr>
                <w:tcW w:w="2995" w:type="dxa"/>
              </w:tcPr>
            </w:tcPrChange>
          </w:tcPr>
          <w:p w14:paraId="2794B11A" w14:textId="52813402" w:rsidR="00E167C8" w:rsidRPr="008B425B" w:rsidRDefault="00E167C8" w:rsidP="00E167C8">
            <w:pPr>
              <w:jc w:val="center"/>
              <w:rPr>
                <w:rFonts w:cstheme="majorBidi"/>
                <w:lang w:val="en-US"/>
              </w:rPr>
            </w:pPr>
            <w:r w:rsidRPr="008B425B">
              <w:rPr>
                <w:rFonts w:cstheme="majorBidi"/>
                <w:lang w:val="en-US"/>
              </w:rPr>
              <w:t>Not Started</w:t>
            </w:r>
          </w:p>
        </w:tc>
      </w:tr>
    </w:tbl>
    <w:p w14:paraId="0390FF8A" w14:textId="067AD253" w:rsidR="0083137E" w:rsidRPr="008B425B" w:rsidRDefault="00DF2A98" w:rsidP="0083137E">
      <w:pPr>
        <w:spacing w:before="200" w:after="200" w:line="276" w:lineRule="auto"/>
        <w:rPr>
          <w:rFonts w:cstheme="majorBidi"/>
          <w:b/>
          <w:bCs w:val="0"/>
          <w:lang w:val="en-US"/>
        </w:rPr>
      </w:pPr>
      <w:r w:rsidRPr="008B425B">
        <w:rPr>
          <w:rFonts w:cstheme="majorBidi"/>
          <w:b/>
          <w:bCs w:val="0"/>
          <w:lang w:val="en-US"/>
        </w:rPr>
        <w:t xml:space="preserve">Phase 3: Knowledge Transfer &amp; Impact </w:t>
      </w:r>
      <w:proofErr w:type="spellStart"/>
      <w:r w:rsidRPr="008B425B">
        <w:rPr>
          <w:rFonts w:cstheme="majorBidi"/>
          <w:b/>
          <w:bCs w:val="0"/>
          <w:lang w:val="en-US"/>
        </w:rPr>
        <w:t>Maximi</w:t>
      </w:r>
      <w:ins w:id="240" w:author="Jihane Najar" w:date="2025-04-09T15:04:00Z" w16du:dateUtc="2025-04-09T13:04:00Z">
        <w:r w:rsidR="00B07034">
          <w:rPr>
            <w:rFonts w:cstheme="majorBidi"/>
            <w:b/>
            <w:bCs w:val="0"/>
            <w:lang w:val="en-US"/>
          </w:rPr>
          <w:t>s</w:t>
        </w:r>
      </w:ins>
      <w:del w:id="241" w:author="Jihane Najar" w:date="2025-04-09T15:04:00Z" w16du:dateUtc="2025-04-09T13:04:00Z">
        <w:r w:rsidRPr="008B425B" w:rsidDel="00B07034">
          <w:rPr>
            <w:rFonts w:cstheme="majorBidi"/>
            <w:b/>
            <w:bCs w:val="0"/>
            <w:lang w:val="en-US"/>
          </w:rPr>
          <w:delText>z</w:delText>
        </w:r>
      </w:del>
      <w:r w:rsidRPr="008B425B">
        <w:rPr>
          <w:rFonts w:cstheme="majorBidi"/>
          <w:b/>
          <w:bCs w:val="0"/>
          <w:lang w:val="en-US"/>
        </w:rPr>
        <w:t>ation</w:t>
      </w:r>
      <w:proofErr w:type="spellEnd"/>
      <w:r w:rsidRPr="008B425B">
        <w:rPr>
          <w:rFonts w:cstheme="majorBidi"/>
          <w:b/>
          <w:bCs w:val="0"/>
          <w:lang w:val="en-US"/>
        </w:rPr>
        <w:t xml:space="preserve"> (M19 – M36)</w:t>
      </w:r>
    </w:p>
    <w:p w14:paraId="3CD1DF24" w14:textId="3E03CF17" w:rsidR="00DF2A98" w:rsidRPr="008B425B" w:rsidRDefault="00DF2A98" w:rsidP="0083137E">
      <w:pPr>
        <w:spacing w:before="200" w:after="200" w:line="276" w:lineRule="auto"/>
        <w:rPr>
          <w:rFonts w:cstheme="majorBidi"/>
          <w:lang w:val="en-US"/>
        </w:rPr>
      </w:pPr>
      <w:r w:rsidRPr="008B425B">
        <w:rPr>
          <w:rFonts w:cstheme="majorBidi"/>
          <w:lang w:val="en-US"/>
        </w:rPr>
        <w:t xml:space="preserve">In this phase, the primary goal is to actively promote the adoption and deployment of the tools, concepts, and methodologies developed by the </w:t>
      </w:r>
      <w:proofErr w:type="spellStart"/>
      <w:r w:rsidRPr="008B425B">
        <w:rPr>
          <w:rFonts w:cstheme="majorBidi"/>
          <w:lang w:val="en-US"/>
        </w:rPr>
        <w:t>CoEvolution</w:t>
      </w:r>
      <w:proofErr w:type="spellEnd"/>
      <w:r w:rsidRPr="008B425B">
        <w:rPr>
          <w:rFonts w:cstheme="majorBidi"/>
          <w:lang w:val="en-US"/>
        </w:rPr>
        <w:t xml:space="preserve"> project. </w:t>
      </w:r>
      <w:proofErr w:type="spellStart"/>
      <w:r w:rsidRPr="008B425B">
        <w:rPr>
          <w:rFonts w:cstheme="majorBidi"/>
          <w:lang w:val="en-US"/>
        </w:rPr>
        <w:t>Recognising</w:t>
      </w:r>
      <w:proofErr w:type="spellEnd"/>
      <w:r w:rsidRPr="008B425B">
        <w:rPr>
          <w:rFonts w:cstheme="majorBidi"/>
          <w:lang w:val="en-US"/>
        </w:rPr>
        <w:t xml:space="preserve"> the importance of these innovations, focused promotional activities will be carried out to effectively communicate their value and potential to the broader community.</w:t>
      </w:r>
    </w:p>
    <w:p w14:paraId="07B7A8E9" w14:textId="68F8C9EF" w:rsidR="00DF2A98" w:rsidRPr="008B425B" w:rsidRDefault="00DF2A98" w:rsidP="00DF2A98">
      <w:pPr>
        <w:spacing w:before="200" w:after="200" w:line="276" w:lineRule="auto"/>
        <w:rPr>
          <w:rFonts w:cstheme="majorBidi"/>
          <w:lang w:val="en-US"/>
        </w:rPr>
      </w:pPr>
      <w:r w:rsidRPr="008B425B">
        <w:rPr>
          <w:rFonts w:cstheme="majorBidi"/>
          <w:lang w:val="en-US"/>
        </w:rPr>
        <w:t xml:space="preserve">By the 18-month milestone, the project will have generated concrete outcomes. This marks a crucial point where the dissemination and communication plan is updated. This updated plan will expand efforts to engage a wider audience, including potential users, industry stakeholders, and policy makers, while adapting strategies to address the evolving needs of the market. The revised communication and dissemination strategy will </w:t>
      </w:r>
      <w:proofErr w:type="spellStart"/>
      <w:r w:rsidRPr="008B425B">
        <w:rPr>
          <w:rFonts w:cstheme="majorBidi"/>
          <w:lang w:val="en-US"/>
        </w:rPr>
        <w:t>emphasi</w:t>
      </w:r>
      <w:ins w:id="242" w:author="Jihane Najar" w:date="2025-04-09T15:03:00Z" w16du:dateUtc="2025-04-09T13:03:00Z">
        <w:r w:rsidR="00A4399D">
          <w:rPr>
            <w:rFonts w:cstheme="majorBidi"/>
            <w:lang w:val="en-US"/>
          </w:rPr>
          <w:t>s</w:t>
        </w:r>
      </w:ins>
      <w:del w:id="243" w:author="Jihane Najar" w:date="2025-04-09T15:03:00Z" w16du:dateUtc="2025-04-09T13:03:00Z">
        <w:r w:rsidRPr="008B425B" w:rsidDel="00A4399D">
          <w:rPr>
            <w:rFonts w:cstheme="majorBidi"/>
            <w:lang w:val="en-US"/>
          </w:rPr>
          <w:delText>z</w:delText>
        </w:r>
      </w:del>
      <w:r w:rsidRPr="008B425B">
        <w:rPr>
          <w:rFonts w:cstheme="majorBidi"/>
          <w:lang w:val="en-US"/>
        </w:rPr>
        <w:t>e</w:t>
      </w:r>
      <w:proofErr w:type="spellEnd"/>
      <w:r w:rsidRPr="008B425B">
        <w:rPr>
          <w:rFonts w:cstheme="majorBidi"/>
          <w:lang w:val="en-US"/>
        </w:rPr>
        <w:t xml:space="preserve"> not only the promotion of </w:t>
      </w:r>
      <w:proofErr w:type="spellStart"/>
      <w:r w:rsidRPr="008B425B">
        <w:rPr>
          <w:rFonts w:cstheme="majorBidi"/>
          <w:lang w:val="en-US"/>
        </w:rPr>
        <w:t>CoEvolution’s</w:t>
      </w:r>
      <w:proofErr w:type="spellEnd"/>
      <w:r w:rsidRPr="008B425B">
        <w:rPr>
          <w:rFonts w:cstheme="majorBidi"/>
          <w:lang w:val="en-US"/>
        </w:rPr>
        <w:t xml:space="preserve"> outcomes but also the support for their exploitation. By ensuring that the project's innovations are effectively disseminated and deployed, this phase aims to create a lasting impact that drives growth, fosters collaboration, and sustains innovation in the relevant fields.</w:t>
      </w:r>
    </w:p>
    <w:p w14:paraId="2627271E" w14:textId="1B0AC86C" w:rsidR="00DF2A98" w:rsidRPr="008B425B" w:rsidRDefault="00DF2A98" w:rsidP="00DF2A98">
      <w:pPr>
        <w:spacing w:before="200" w:after="200" w:line="276" w:lineRule="auto"/>
        <w:rPr>
          <w:rFonts w:cstheme="majorBidi"/>
          <w:lang w:val="en-US"/>
        </w:rPr>
      </w:pPr>
      <w:r w:rsidRPr="008B425B">
        <w:rPr>
          <w:rFonts w:cstheme="majorBidi"/>
          <w:lang w:val="en-US"/>
        </w:rPr>
        <w:lastRenderedPageBreak/>
        <w:t xml:space="preserve">Additionally, the Final Impact Report (M36) will assess the project's success in achieving its dissemination goals and will provide a comprehensive overview of the outcomes, highlighting the long-term effects of </w:t>
      </w:r>
      <w:proofErr w:type="spellStart"/>
      <w:r w:rsidRPr="008B425B">
        <w:rPr>
          <w:rFonts w:cstheme="majorBidi"/>
          <w:lang w:val="en-US"/>
        </w:rPr>
        <w:t>CoEvolution's</w:t>
      </w:r>
      <w:proofErr w:type="spellEnd"/>
      <w:r w:rsidRPr="008B425B">
        <w:rPr>
          <w:rFonts w:cstheme="majorBidi"/>
          <w:lang w:val="en-US"/>
        </w:rPr>
        <w:t xml:space="preserve"> contributions.</w:t>
      </w:r>
    </w:p>
    <w:p w14:paraId="562B080D" w14:textId="6788FF16" w:rsidR="006D4300" w:rsidRPr="008B425B" w:rsidRDefault="002F4148" w:rsidP="006D4300">
      <w:pPr>
        <w:pStyle w:val="Caption"/>
        <w:keepNext/>
        <w:jc w:val="center"/>
        <w:rPr>
          <w:b/>
          <w:bCs w:val="0"/>
          <w:lang w:val="en-US"/>
        </w:rPr>
      </w:pPr>
      <w:r w:rsidRPr="008B425B">
        <w:rPr>
          <w:b/>
          <w:bCs w:val="0"/>
          <w:i w:val="0"/>
          <w:iCs/>
          <w:lang w:val="en-US"/>
        </w:rPr>
        <w:t xml:space="preserve">Table </w:t>
      </w:r>
      <w:r w:rsidRPr="008B425B">
        <w:rPr>
          <w:b/>
          <w:bCs w:val="0"/>
          <w:lang w:val="en-US"/>
        </w:rPr>
        <w:t>3</w:t>
      </w:r>
      <w:r w:rsidR="006D4300" w:rsidRPr="008B425B">
        <w:rPr>
          <w:b/>
          <w:bCs w:val="0"/>
          <w:lang w:val="en-US"/>
        </w:rPr>
        <w:t xml:space="preserve"> - Knowledge Transfer &amp; Impact </w:t>
      </w:r>
      <w:proofErr w:type="spellStart"/>
      <w:r w:rsidR="006D4300" w:rsidRPr="008B425B">
        <w:rPr>
          <w:b/>
          <w:bCs w:val="0"/>
          <w:lang w:val="en-US"/>
        </w:rPr>
        <w:t>Maximi</w:t>
      </w:r>
      <w:ins w:id="244" w:author="Jihane Najar" w:date="2025-04-09T15:05:00Z" w16du:dateUtc="2025-04-09T13:05:00Z">
        <w:r w:rsidR="00B07034">
          <w:rPr>
            <w:b/>
            <w:bCs w:val="0"/>
            <w:lang w:val="en-US"/>
          </w:rPr>
          <w:t>s</w:t>
        </w:r>
      </w:ins>
      <w:del w:id="245" w:author="Jihane Najar" w:date="2025-04-09T15:05:00Z" w16du:dateUtc="2025-04-09T13:05:00Z">
        <w:r w:rsidR="006D4300" w:rsidRPr="008B425B" w:rsidDel="00B07034">
          <w:rPr>
            <w:b/>
            <w:bCs w:val="0"/>
            <w:lang w:val="en-US"/>
          </w:rPr>
          <w:delText>z</w:delText>
        </w:r>
      </w:del>
      <w:r w:rsidR="006D4300" w:rsidRPr="008B425B">
        <w:rPr>
          <w:b/>
          <w:bCs w:val="0"/>
          <w:lang w:val="en-US"/>
        </w:rPr>
        <w:t>ation</w:t>
      </w:r>
      <w:proofErr w:type="spellEnd"/>
      <w:r w:rsidR="006D4300" w:rsidRPr="008B425B">
        <w:rPr>
          <w:b/>
          <w:bCs w:val="0"/>
          <w:lang w:val="en-US"/>
        </w:rPr>
        <w:t xml:space="preserve"> - Key D&amp;C actions roadmap</w:t>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55"/>
        <w:gridCol w:w="2405"/>
        <w:gridCol w:w="2995"/>
      </w:tblGrid>
      <w:tr w:rsidR="00DF2A98" w:rsidRPr="008B425B" w14:paraId="0E4E9116" w14:textId="77777777" w:rsidTr="00481B9E">
        <w:trPr>
          <w:jc w:val="center"/>
        </w:trPr>
        <w:tc>
          <w:tcPr>
            <w:tcW w:w="3955" w:type="dxa"/>
            <w:tcBorders>
              <w:bottom w:val="single" w:sz="4" w:space="0" w:color="000000"/>
            </w:tcBorders>
            <w:shd w:val="clear" w:color="auto" w:fill="366091"/>
            <w:vAlign w:val="center"/>
          </w:tcPr>
          <w:p w14:paraId="05B9F7AF" w14:textId="77777777" w:rsidR="00DF2A98" w:rsidRPr="008B425B" w:rsidRDefault="00DF2A98" w:rsidP="00481B9E">
            <w:pPr>
              <w:jc w:val="center"/>
              <w:rPr>
                <w:rFonts w:cstheme="majorBidi"/>
                <w:b/>
                <w:bCs w:val="0"/>
                <w:color w:val="FFFFFF" w:themeColor="background1"/>
              </w:rPr>
            </w:pPr>
            <w:r w:rsidRPr="008B425B">
              <w:rPr>
                <w:rFonts w:cstheme="majorBidi"/>
                <w:b/>
                <w:bCs w:val="0"/>
                <w:color w:val="FFFFFF" w:themeColor="background1"/>
              </w:rPr>
              <w:t>Action</w:t>
            </w:r>
          </w:p>
        </w:tc>
        <w:tc>
          <w:tcPr>
            <w:tcW w:w="2405" w:type="dxa"/>
            <w:tcBorders>
              <w:bottom w:val="single" w:sz="4" w:space="0" w:color="000000"/>
            </w:tcBorders>
            <w:shd w:val="clear" w:color="auto" w:fill="366091"/>
            <w:vAlign w:val="center"/>
          </w:tcPr>
          <w:p w14:paraId="4A5FACD8" w14:textId="77777777" w:rsidR="00DF2A98" w:rsidRPr="008B425B" w:rsidRDefault="00DF2A98" w:rsidP="00481B9E">
            <w:pPr>
              <w:jc w:val="center"/>
              <w:rPr>
                <w:rFonts w:cstheme="majorBidi"/>
                <w:b/>
                <w:bCs w:val="0"/>
                <w:color w:val="FFFFFF" w:themeColor="background1"/>
              </w:rPr>
            </w:pPr>
            <w:r w:rsidRPr="008B425B">
              <w:rPr>
                <w:rFonts w:cstheme="majorBidi"/>
                <w:b/>
                <w:bCs w:val="0"/>
                <w:color w:val="FFFFFF" w:themeColor="background1"/>
              </w:rPr>
              <w:t>Timeline</w:t>
            </w:r>
          </w:p>
        </w:tc>
        <w:tc>
          <w:tcPr>
            <w:tcW w:w="2995" w:type="dxa"/>
            <w:tcBorders>
              <w:bottom w:val="single" w:sz="4" w:space="0" w:color="000000"/>
            </w:tcBorders>
            <w:shd w:val="clear" w:color="auto" w:fill="366091"/>
          </w:tcPr>
          <w:p w14:paraId="5376C41E" w14:textId="77777777" w:rsidR="00DF2A98" w:rsidRPr="008B425B" w:rsidRDefault="00DF2A98" w:rsidP="00481B9E">
            <w:pPr>
              <w:jc w:val="center"/>
              <w:rPr>
                <w:rFonts w:cstheme="majorBidi"/>
                <w:b/>
                <w:bCs w:val="0"/>
                <w:color w:val="FFFFFF" w:themeColor="background1"/>
              </w:rPr>
            </w:pPr>
            <w:r w:rsidRPr="008B425B">
              <w:rPr>
                <w:rFonts w:cstheme="majorBidi"/>
                <w:b/>
                <w:bCs w:val="0"/>
                <w:color w:val="FFFFFF" w:themeColor="background1"/>
              </w:rPr>
              <w:t>Status</w:t>
            </w:r>
          </w:p>
        </w:tc>
      </w:tr>
      <w:tr w:rsidR="00BD26BB" w:rsidRPr="008B425B" w14:paraId="7B9D8AAC" w14:textId="77777777" w:rsidTr="00481B9E">
        <w:trPr>
          <w:jc w:val="center"/>
          <w:ins w:id="246" w:author="Jihane Najar" w:date="2025-04-09T15:22:00Z"/>
        </w:trPr>
        <w:tc>
          <w:tcPr>
            <w:tcW w:w="3955" w:type="dxa"/>
            <w:shd w:val="clear" w:color="auto" w:fill="auto"/>
          </w:tcPr>
          <w:p w14:paraId="64DA6939" w14:textId="120EA93A" w:rsidR="00BD26BB" w:rsidRPr="008B425B" w:rsidRDefault="00BD26BB" w:rsidP="00BD26BB">
            <w:pPr>
              <w:rPr>
                <w:ins w:id="247" w:author="Jihane Najar" w:date="2025-04-09T15:22:00Z" w16du:dateUtc="2025-04-09T13:22:00Z"/>
                <w:rFonts w:cstheme="majorBidi"/>
                <w:bCs w:val="0"/>
              </w:rPr>
            </w:pPr>
            <w:ins w:id="248" w:author="Jihane Najar" w:date="2025-04-09T15:23:00Z">
              <w:r w:rsidRPr="00BD26BB">
                <w:rPr>
                  <w:rFonts w:cstheme="majorBidi"/>
                </w:rPr>
                <w:t>Standarisation Workshop</w:t>
              </w:r>
            </w:ins>
          </w:p>
        </w:tc>
        <w:tc>
          <w:tcPr>
            <w:tcW w:w="2405" w:type="dxa"/>
          </w:tcPr>
          <w:p w14:paraId="2A03928A" w14:textId="35384F86" w:rsidR="00BD26BB" w:rsidRPr="008B425B" w:rsidRDefault="00BD26BB" w:rsidP="00BD26BB">
            <w:pPr>
              <w:jc w:val="center"/>
              <w:rPr>
                <w:ins w:id="249" w:author="Jihane Najar" w:date="2025-04-09T15:22:00Z" w16du:dateUtc="2025-04-09T13:22:00Z"/>
                <w:rFonts w:cstheme="majorBidi"/>
                <w:bCs w:val="0"/>
                <w:iCs w:val="0"/>
              </w:rPr>
            </w:pPr>
            <w:ins w:id="250" w:author="Jihane Najar" w:date="2025-04-09T15:23:00Z" w16du:dateUtc="2025-04-09T13:23:00Z">
              <w:r>
                <w:rPr>
                  <w:rFonts w:cstheme="majorBidi"/>
                  <w:bCs w:val="0"/>
                  <w:iCs w:val="0"/>
                </w:rPr>
                <w:t>M19</w:t>
              </w:r>
            </w:ins>
          </w:p>
        </w:tc>
        <w:tc>
          <w:tcPr>
            <w:tcW w:w="2995" w:type="dxa"/>
          </w:tcPr>
          <w:p w14:paraId="66198203" w14:textId="68852EFC" w:rsidR="00BD26BB" w:rsidRPr="008B425B" w:rsidRDefault="00BD26BB" w:rsidP="00BD26BB">
            <w:pPr>
              <w:jc w:val="center"/>
              <w:rPr>
                <w:ins w:id="251" w:author="Jihane Najar" w:date="2025-04-09T15:22:00Z" w16du:dateUtc="2025-04-09T13:22:00Z"/>
                <w:rFonts w:cstheme="majorBidi"/>
                <w:lang w:val="en-US"/>
              </w:rPr>
            </w:pPr>
            <w:ins w:id="252" w:author="Jihane Najar" w:date="2025-04-09T15:23:00Z" w16du:dateUtc="2025-04-09T13:23:00Z">
              <w:r w:rsidRPr="008B425B">
                <w:rPr>
                  <w:rFonts w:cstheme="majorBidi"/>
                  <w:lang w:val="en-US"/>
                </w:rPr>
                <w:t>Not Started</w:t>
              </w:r>
            </w:ins>
          </w:p>
        </w:tc>
      </w:tr>
      <w:tr w:rsidR="00BD26BB" w:rsidRPr="008B425B" w14:paraId="17A8EB46" w14:textId="77777777" w:rsidTr="00481B9E">
        <w:trPr>
          <w:jc w:val="center"/>
        </w:trPr>
        <w:tc>
          <w:tcPr>
            <w:tcW w:w="3955" w:type="dxa"/>
            <w:shd w:val="clear" w:color="auto" w:fill="auto"/>
          </w:tcPr>
          <w:p w14:paraId="7720B8D4" w14:textId="01CD27B2" w:rsidR="00BD26BB" w:rsidRPr="008B425B" w:rsidRDefault="00BD26BB" w:rsidP="00BD26BB">
            <w:pPr>
              <w:rPr>
                <w:rFonts w:cstheme="majorBidi"/>
                <w:bCs w:val="0"/>
              </w:rPr>
            </w:pPr>
            <w:r w:rsidRPr="008B425B">
              <w:rPr>
                <w:rFonts w:cstheme="majorBidi"/>
                <w:bCs w:val="0"/>
              </w:rPr>
              <w:t>2nd InfoDay (Webinar)</w:t>
            </w:r>
          </w:p>
        </w:tc>
        <w:tc>
          <w:tcPr>
            <w:tcW w:w="2405" w:type="dxa"/>
          </w:tcPr>
          <w:p w14:paraId="3D5F93ED" w14:textId="50A5093D" w:rsidR="00BD26BB" w:rsidRPr="008B425B" w:rsidRDefault="00BD26BB" w:rsidP="00BD26BB">
            <w:pPr>
              <w:jc w:val="center"/>
              <w:rPr>
                <w:rFonts w:cstheme="majorBidi"/>
                <w:bCs w:val="0"/>
                <w:iCs w:val="0"/>
              </w:rPr>
            </w:pPr>
            <w:r w:rsidRPr="008B425B">
              <w:rPr>
                <w:rFonts w:cstheme="majorBidi"/>
                <w:bCs w:val="0"/>
                <w:iCs w:val="0"/>
              </w:rPr>
              <w:t>M19-M22</w:t>
            </w:r>
          </w:p>
        </w:tc>
        <w:tc>
          <w:tcPr>
            <w:tcW w:w="2995" w:type="dxa"/>
          </w:tcPr>
          <w:p w14:paraId="16BACF21" w14:textId="6842A92A"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52581278" w14:textId="77777777" w:rsidTr="00481B9E">
        <w:trPr>
          <w:jc w:val="center"/>
        </w:trPr>
        <w:tc>
          <w:tcPr>
            <w:tcW w:w="3955" w:type="dxa"/>
            <w:shd w:val="clear" w:color="auto" w:fill="auto"/>
          </w:tcPr>
          <w:p w14:paraId="46569E71" w14:textId="3992EE2C" w:rsidR="00BD26BB" w:rsidRPr="008B425B" w:rsidRDefault="00BD26BB" w:rsidP="00BD26BB">
            <w:pPr>
              <w:rPr>
                <w:rFonts w:cstheme="majorBidi"/>
                <w:bCs w:val="0"/>
              </w:rPr>
            </w:pPr>
            <w:ins w:id="253" w:author="Jihane Najar" w:date="2025-04-09T15:24:00Z" w16du:dateUtc="2025-04-09T13:24:00Z">
              <w:r>
                <w:rPr>
                  <w:rFonts w:cstheme="majorBidi"/>
                  <w:bCs w:val="0"/>
                </w:rPr>
                <w:t xml:space="preserve">1st </w:t>
              </w:r>
            </w:ins>
            <w:r w:rsidRPr="008B425B">
              <w:rPr>
                <w:rFonts w:cstheme="majorBidi"/>
                <w:bCs w:val="0"/>
              </w:rPr>
              <w:t>Use Case workshop</w:t>
            </w:r>
          </w:p>
        </w:tc>
        <w:tc>
          <w:tcPr>
            <w:tcW w:w="2405" w:type="dxa"/>
          </w:tcPr>
          <w:p w14:paraId="04092FDE" w14:textId="4BCCA346" w:rsidR="00BD26BB" w:rsidRPr="008B425B" w:rsidRDefault="00BD26BB" w:rsidP="00BD26BB">
            <w:pPr>
              <w:jc w:val="center"/>
              <w:rPr>
                <w:rFonts w:cstheme="majorBidi"/>
                <w:bCs w:val="0"/>
                <w:iCs w:val="0"/>
              </w:rPr>
            </w:pPr>
            <w:r w:rsidRPr="008B425B">
              <w:rPr>
                <w:rFonts w:cstheme="majorBidi"/>
                <w:bCs w:val="0"/>
                <w:iCs w:val="0"/>
              </w:rPr>
              <w:t>M20 -M24</w:t>
            </w:r>
          </w:p>
        </w:tc>
        <w:tc>
          <w:tcPr>
            <w:tcW w:w="2995" w:type="dxa"/>
          </w:tcPr>
          <w:p w14:paraId="6F7E10D1" w14:textId="5D799CFD"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59EC3EEC" w14:textId="77777777" w:rsidTr="00481B9E">
        <w:trPr>
          <w:jc w:val="center"/>
        </w:trPr>
        <w:tc>
          <w:tcPr>
            <w:tcW w:w="3955" w:type="dxa"/>
            <w:shd w:val="clear" w:color="auto" w:fill="auto"/>
          </w:tcPr>
          <w:p w14:paraId="17C958D8" w14:textId="5F46903D" w:rsidR="00BD26BB" w:rsidRPr="008B425B" w:rsidRDefault="00BD26BB" w:rsidP="00BD26BB">
            <w:pPr>
              <w:rPr>
                <w:rFonts w:cstheme="majorBidi"/>
                <w:bCs w:val="0"/>
              </w:rPr>
            </w:pPr>
            <w:ins w:id="254" w:author="Jihane Najar" w:date="2025-04-09T15:24:00Z" w16du:dateUtc="2025-04-09T13:24:00Z">
              <w:r>
                <w:rPr>
                  <w:rFonts w:cstheme="majorBidi"/>
                  <w:bCs w:val="0"/>
                </w:rPr>
                <w:t xml:space="preserve">2nd </w:t>
              </w:r>
            </w:ins>
            <w:r w:rsidRPr="008B425B">
              <w:rPr>
                <w:rFonts w:cstheme="majorBidi"/>
                <w:bCs w:val="0"/>
              </w:rPr>
              <w:t>Technical Workshop</w:t>
            </w:r>
          </w:p>
        </w:tc>
        <w:tc>
          <w:tcPr>
            <w:tcW w:w="2405" w:type="dxa"/>
          </w:tcPr>
          <w:p w14:paraId="22620261" w14:textId="5815AC4A" w:rsidR="00BD26BB" w:rsidRPr="008B425B" w:rsidRDefault="00BD26BB" w:rsidP="00BD26BB">
            <w:pPr>
              <w:jc w:val="center"/>
              <w:rPr>
                <w:rFonts w:cstheme="majorBidi"/>
              </w:rPr>
            </w:pPr>
            <w:r w:rsidRPr="008B425B">
              <w:rPr>
                <w:rFonts w:cstheme="majorBidi"/>
                <w:bCs w:val="0"/>
                <w:iCs w:val="0"/>
              </w:rPr>
              <w:t>M20 -M26</w:t>
            </w:r>
          </w:p>
        </w:tc>
        <w:tc>
          <w:tcPr>
            <w:tcW w:w="2995" w:type="dxa"/>
          </w:tcPr>
          <w:p w14:paraId="250207A6" w14:textId="07A25DB6"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2339F0B2" w14:textId="77777777" w:rsidTr="00481B9E">
        <w:trPr>
          <w:jc w:val="center"/>
        </w:trPr>
        <w:tc>
          <w:tcPr>
            <w:tcW w:w="3955" w:type="dxa"/>
            <w:shd w:val="clear" w:color="auto" w:fill="auto"/>
          </w:tcPr>
          <w:p w14:paraId="4C9114B2" w14:textId="3037093E" w:rsidR="00BD26BB" w:rsidRPr="008B425B" w:rsidRDefault="00BD26BB" w:rsidP="00BD26BB">
            <w:pPr>
              <w:rPr>
                <w:rFonts w:cstheme="majorBidi"/>
                <w:bCs w:val="0"/>
              </w:rPr>
            </w:pPr>
            <w:ins w:id="255" w:author="Jihane Najar" w:date="2025-04-09T15:25:00Z" w16du:dateUtc="2025-04-09T13:25:00Z">
              <w:r>
                <w:rPr>
                  <w:rFonts w:cstheme="majorBidi"/>
                  <w:bCs w:val="0"/>
                </w:rPr>
                <w:t xml:space="preserve">2nd </w:t>
              </w:r>
            </w:ins>
            <w:r w:rsidRPr="008B425B">
              <w:rPr>
                <w:rFonts w:cstheme="majorBidi"/>
                <w:bCs w:val="0"/>
              </w:rPr>
              <w:t>Online Training Tutorial</w:t>
            </w:r>
          </w:p>
        </w:tc>
        <w:tc>
          <w:tcPr>
            <w:tcW w:w="2405" w:type="dxa"/>
          </w:tcPr>
          <w:p w14:paraId="74D3D30B" w14:textId="7CBA2F8A" w:rsidR="00BD26BB" w:rsidRPr="008B425B" w:rsidRDefault="00BD26BB" w:rsidP="00BD26BB">
            <w:pPr>
              <w:jc w:val="center"/>
              <w:rPr>
                <w:rFonts w:cstheme="majorBidi"/>
                <w:bCs w:val="0"/>
                <w:iCs w:val="0"/>
              </w:rPr>
            </w:pPr>
            <w:r w:rsidRPr="008B425B">
              <w:rPr>
                <w:rFonts w:cstheme="majorBidi"/>
                <w:bCs w:val="0"/>
                <w:iCs w:val="0"/>
              </w:rPr>
              <w:t>M20 -M26</w:t>
            </w:r>
          </w:p>
        </w:tc>
        <w:tc>
          <w:tcPr>
            <w:tcW w:w="2995" w:type="dxa"/>
          </w:tcPr>
          <w:p w14:paraId="7D5439CA" w14:textId="307B153A"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58D5CBAF" w14:textId="77777777" w:rsidTr="00481B9E">
        <w:trPr>
          <w:jc w:val="center"/>
        </w:trPr>
        <w:tc>
          <w:tcPr>
            <w:tcW w:w="3955" w:type="dxa"/>
            <w:shd w:val="clear" w:color="auto" w:fill="auto"/>
          </w:tcPr>
          <w:p w14:paraId="6BA2716C" w14:textId="150E88C5" w:rsidR="00BD26BB" w:rsidRPr="008B425B" w:rsidRDefault="00BD26BB" w:rsidP="00BD26BB">
            <w:pPr>
              <w:rPr>
                <w:rFonts w:cstheme="majorBidi"/>
                <w:bCs w:val="0"/>
              </w:rPr>
            </w:pPr>
            <w:ins w:id="256" w:author="Jihane Najar" w:date="2025-04-09T15:24:00Z" w16du:dateUtc="2025-04-09T13:24:00Z">
              <w:r>
                <w:rPr>
                  <w:rFonts w:cstheme="majorBidi"/>
                  <w:bCs w:val="0"/>
                </w:rPr>
                <w:t xml:space="preserve">2nd </w:t>
              </w:r>
            </w:ins>
            <w:r w:rsidRPr="008B425B">
              <w:rPr>
                <w:rFonts w:cstheme="majorBidi"/>
                <w:bCs w:val="0"/>
              </w:rPr>
              <w:t>Summer School</w:t>
            </w:r>
          </w:p>
        </w:tc>
        <w:tc>
          <w:tcPr>
            <w:tcW w:w="2405" w:type="dxa"/>
          </w:tcPr>
          <w:p w14:paraId="51E61AF1" w14:textId="6B1CE5C7" w:rsidR="00BD26BB" w:rsidRPr="008B425B" w:rsidRDefault="00BD26BB" w:rsidP="00BD26BB">
            <w:pPr>
              <w:jc w:val="center"/>
              <w:rPr>
                <w:rFonts w:cstheme="majorBidi"/>
              </w:rPr>
            </w:pPr>
            <w:r w:rsidRPr="008B425B">
              <w:rPr>
                <w:rFonts w:cstheme="majorBidi"/>
              </w:rPr>
              <w:t>M20 – M26</w:t>
            </w:r>
          </w:p>
        </w:tc>
        <w:tc>
          <w:tcPr>
            <w:tcW w:w="2995" w:type="dxa"/>
          </w:tcPr>
          <w:p w14:paraId="03A4802C" w14:textId="70A93275"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61E4B314" w14:textId="77777777" w:rsidTr="00481B9E">
        <w:trPr>
          <w:jc w:val="center"/>
        </w:trPr>
        <w:tc>
          <w:tcPr>
            <w:tcW w:w="3955" w:type="dxa"/>
            <w:shd w:val="clear" w:color="auto" w:fill="auto"/>
          </w:tcPr>
          <w:p w14:paraId="5DBE4551" w14:textId="0610D8E2" w:rsidR="00BD26BB" w:rsidRPr="008B425B" w:rsidRDefault="00BD26BB" w:rsidP="00BD26BB">
            <w:pPr>
              <w:rPr>
                <w:rFonts w:cstheme="majorBidi"/>
                <w:bCs w:val="0"/>
              </w:rPr>
            </w:pPr>
            <w:ins w:id="257" w:author="Jihane Najar" w:date="2025-04-09T15:24:00Z" w16du:dateUtc="2025-04-09T13:24:00Z">
              <w:r>
                <w:rPr>
                  <w:rFonts w:cstheme="majorBidi"/>
                  <w:bCs w:val="0"/>
                </w:rPr>
                <w:t xml:space="preserve">2nd </w:t>
              </w:r>
            </w:ins>
            <w:r w:rsidRPr="008B425B">
              <w:rPr>
                <w:rFonts w:cstheme="majorBidi"/>
                <w:bCs w:val="0"/>
              </w:rPr>
              <w:t>Industrial Panel</w:t>
            </w:r>
          </w:p>
        </w:tc>
        <w:tc>
          <w:tcPr>
            <w:tcW w:w="2405" w:type="dxa"/>
          </w:tcPr>
          <w:p w14:paraId="6776148F" w14:textId="19B2C97A" w:rsidR="00BD26BB" w:rsidRPr="008B425B" w:rsidRDefault="00BD26BB" w:rsidP="00BD26BB">
            <w:pPr>
              <w:jc w:val="center"/>
              <w:rPr>
                <w:rFonts w:cstheme="majorBidi"/>
              </w:rPr>
            </w:pPr>
            <w:r w:rsidRPr="008B425B">
              <w:rPr>
                <w:rFonts w:cstheme="majorBidi"/>
              </w:rPr>
              <w:t>M20 – M26</w:t>
            </w:r>
          </w:p>
        </w:tc>
        <w:tc>
          <w:tcPr>
            <w:tcW w:w="2995" w:type="dxa"/>
          </w:tcPr>
          <w:p w14:paraId="37FF8D83" w14:textId="6EC1DC6B"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2304D15B" w14:textId="77777777" w:rsidTr="00481B9E">
        <w:trPr>
          <w:jc w:val="center"/>
        </w:trPr>
        <w:tc>
          <w:tcPr>
            <w:tcW w:w="3955" w:type="dxa"/>
            <w:shd w:val="clear" w:color="auto" w:fill="auto"/>
          </w:tcPr>
          <w:p w14:paraId="5736D8D9" w14:textId="4E2860D7" w:rsidR="00BD26BB" w:rsidRPr="008B425B" w:rsidRDefault="00BD26BB" w:rsidP="00BD26BB">
            <w:pPr>
              <w:rPr>
                <w:rFonts w:cstheme="majorBidi"/>
                <w:b/>
              </w:rPr>
            </w:pPr>
            <w:ins w:id="258" w:author="Jihane Najar" w:date="2025-04-09T15:24:00Z" w16du:dateUtc="2025-04-09T13:24:00Z">
              <w:r>
                <w:rPr>
                  <w:rFonts w:cstheme="majorBidi"/>
                  <w:bCs w:val="0"/>
                </w:rPr>
                <w:t xml:space="preserve">2nd </w:t>
              </w:r>
            </w:ins>
            <w:r w:rsidRPr="008B425B">
              <w:rPr>
                <w:rFonts w:cstheme="majorBidi"/>
                <w:bCs w:val="0"/>
              </w:rPr>
              <w:t>Use Case workshop</w:t>
            </w:r>
          </w:p>
        </w:tc>
        <w:tc>
          <w:tcPr>
            <w:tcW w:w="2405" w:type="dxa"/>
          </w:tcPr>
          <w:p w14:paraId="6E29D2FF" w14:textId="79A552B7" w:rsidR="00BD26BB" w:rsidRPr="008B425B" w:rsidRDefault="00BD26BB" w:rsidP="00BD26BB">
            <w:pPr>
              <w:jc w:val="center"/>
              <w:rPr>
                <w:rFonts w:cstheme="majorBidi"/>
              </w:rPr>
            </w:pPr>
            <w:r w:rsidRPr="008B425B">
              <w:rPr>
                <w:rFonts w:cstheme="majorBidi"/>
              </w:rPr>
              <w:t>M24 – M26</w:t>
            </w:r>
          </w:p>
        </w:tc>
        <w:tc>
          <w:tcPr>
            <w:tcW w:w="2995" w:type="dxa"/>
          </w:tcPr>
          <w:p w14:paraId="55907C7E" w14:textId="2F280416"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7B58CED7" w14:textId="77777777" w:rsidTr="00481B9E">
        <w:trPr>
          <w:jc w:val="center"/>
        </w:trPr>
        <w:tc>
          <w:tcPr>
            <w:tcW w:w="3955" w:type="dxa"/>
            <w:shd w:val="clear" w:color="auto" w:fill="auto"/>
          </w:tcPr>
          <w:p w14:paraId="0AE052E6" w14:textId="4DA2D41B" w:rsidR="00BD26BB" w:rsidRPr="008B425B" w:rsidRDefault="00BD26BB" w:rsidP="00BD26BB">
            <w:pPr>
              <w:rPr>
                <w:rFonts w:cstheme="majorBidi"/>
                <w:bCs w:val="0"/>
              </w:rPr>
            </w:pPr>
            <w:ins w:id="259" w:author="Jihane Najar" w:date="2025-04-09T15:25:00Z" w16du:dateUtc="2025-04-09T13:25:00Z">
              <w:r>
                <w:rPr>
                  <w:rFonts w:cstheme="majorBidi"/>
                  <w:bCs w:val="0"/>
                </w:rPr>
                <w:t xml:space="preserve">3rd </w:t>
              </w:r>
            </w:ins>
            <w:r w:rsidRPr="008B425B">
              <w:rPr>
                <w:rFonts w:cstheme="majorBidi"/>
                <w:bCs w:val="0"/>
              </w:rPr>
              <w:t>Online Training Tutorial</w:t>
            </w:r>
          </w:p>
        </w:tc>
        <w:tc>
          <w:tcPr>
            <w:tcW w:w="2405" w:type="dxa"/>
          </w:tcPr>
          <w:p w14:paraId="5AD8F5EE" w14:textId="6F9040CF" w:rsidR="00BD26BB" w:rsidRPr="008B425B" w:rsidRDefault="00BD26BB" w:rsidP="00BD26BB">
            <w:pPr>
              <w:jc w:val="center"/>
              <w:rPr>
                <w:rFonts w:cstheme="majorBidi"/>
              </w:rPr>
            </w:pPr>
            <w:r w:rsidRPr="008B425B">
              <w:rPr>
                <w:rFonts w:cstheme="majorBidi"/>
              </w:rPr>
              <w:t>M26 -M30</w:t>
            </w:r>
          </w:p>
        </w:tc>
        <w:tc>
          <w:tcPr>
            <w:tcW w:w="2995" w:type="dxa"/>
          </w:tcPr>
          <w:p w14:paraId="505F8407" w14:textId="0565DE34" w:rsidR="00BD26BB" w:rsidRPr="008B425B" w:rsidRDefault="00BD26BB" w:rsidP="00BD26BB">
            <w:pPr>
              <w:jc w:val="center"/>
              <w:rPr>
                <w:rFonts w:cstheme="majorBidi"/>
                <w:lang w:val="en-US"/>
              </w:rPr>
            </w:pPr>
            <w:r w:rsidRPr="008B425B">
              <w:rPr>
                <w:rFonts w:cstheme="majorBidi"/>
                <w:lang w:val="en-US"/>
              </w:rPr>
              <w:t>Not Started</w:t>
            </w:r>
          </w:p>
        </w:tc>
      </w:tr>
      <w:tr w:rsidR="00BD26BB" w:rsidRPr="008B425B" w14:paraId="142D3756" w14:textId="77777777" w:rsidTr="00481B9E">
        <w:trPr>
          <w:jc w:val="center"/>
        </w:trPr>
        <w:tc>
          <w:tcPr>
            <w:tcW w:w="3955" w:type="dxa"/>
            <w:shd w:val="clear" w:color="auto" w:fill="auto"/>
          </w:tcPr>
          <w:p w14:paraId="26641459" w14:textId="5C44533C" w:rsidR="00BD26BB" w:rsidRPr="008B425B" w:rsidRDefault="00BD26BB" w:rsidP="00BD26BB">
            <w:pPr>
              <w:rPr>
                <w:rFonts w:cstheme="majorBidi"/>
                <w:bCs w:val="0"/>
              </w:rPr>
            </w:pPr>
            <w:ins w:id="260" w:author="Jihane Najar" w:date="2025-04-09T15:24:00Z" w16du:dateUtc="2025-04-09T13:24:00Z">
              <w:r>
                <w:rPr>
                  <w:rFonts w:cstheme="majorBidi"/>
                  <w:bCs w:val="0"/>
                </w:rPr>
                <w:t xml:space="preserve">3rd </w:t>
              </w:r>
            </w:ins>
            <w:r w:rsidRPr="008B425B">
              <w:rPr>
                <w:rFonts w:cstheme="majorBidi"/>
                <w:bCs w:val="0"/>
              </w:rPr>
              <w:t>Industrial Panel</w:t>
            </w:r>
          </w:p>
        </w:tc>
        <w:tc>
          <w:tcPr>
            <w:tcW w:w="2405" w:type="dxa"/>
          </w:tcPr>
          <w:p w14:paraId="686D6269" w14:textId="40C1ABA6" w:rsidR="00BD26BB" w:rsidRPr="008B425B" w:rsidRDefault="00BD26BB" w:rsidP="00BD26BB">
            <w:pPr>
              <w:jc w:val="center"/>
              <w:rPr>
                <w:rFonts w:cstheme="majorBidi"/>
              </w:rPr>
            </w:pPr>
            <w:r w:rsidRPr="008B425B">
              <w:rPr>
                <w:rFonts w:cstheme="majorBidi"/>
              </w:rPr>
              <w:t>M30– M36</w:t>
            </w:r>
          </w:p>
        </w:tc>
        <w:tc>
          <w:tcPr>
            <w:tcW w:w="2995" w:type="dxa"/>
          </w:tcPr>
          <w:p w14:paraId="47654C4E" w14:textId="71E5953E" w:rsidR="00BD26BB" w:rsidRPr="008B425B" w:rsidRDefault="00BD26BB" w:rsidP="00BD26BB">
            <w:pPr>
              <w:jc w:val="center"/>
              <w:rPr>
                <w:rFonts w:cstheme="majorBidi"/>
                <w:lang w:val="en-US"/>
              </w:rPr>
            </w:pPr>
            <w:r w:rsidRPr="008B425B">
              <w:rPr>
                <w:rFonts w:cstheme="majorBidi"/>
                <w:lang w:val="en-US"/>
              </w:rPr>
              <w:t>Not Started</w:t>
            </w:r>
          </w:p>
        </w:tc>
      </w:tr>
    </w:tbl>
    <w:p w14:paraId="6C84788B" w14:textId="77777777" w:rsidR="00DF2A98" w:rsidRPr="008B425B" w:rsidRDefault="00DF2A98" w:rsidP="0083137E">
      <w:pPr>
        <w:spacing w:before="200" w:after="200" w:line="276" w:lineRule="auto"/>
        <w:rPr>
          <w:rFonts w:cstheme="majorBidi"/>
          <w:b/>
          <w:bCs w:val="0"/>
          <w:lang w:val="en-US"/>
        </w:rPr>
      </w:pPr>
    </w:p>
    <w:p w14:paraId="0D2F8539" w14:textId="53D965FA" w:rsidR="00D419FF" w:rsidRPr="008B425B" w:rsidRDefault="00D419FF" w:rsidP="006A304F">
      <w:pPr>
        <w:pStyle w:val="Heading2"/>
        <w:numPr>
          <w:ilvl w:val="1"/>
          <w:numId w:val="2"/>
        </w:numPr>
        <w:tabs>
          <w:tab w:val="num" w:pos="360"/>
        </w:tabs>
        <w:ind w:left="0" w:firstLine="0"/>
        <w:rPr>
          <w:rFonts w:asciiTheme="majorBidi" w:hAnsiTheme="majorBidi"/>
          <w:b/>
          <w:bCs w:val="0"/>
          <w:color w:val="auto"/>
          <w:sz w:val="24"/>
          <w:szCs w:val="24"/>
        </w:rPr>
      </w:pPr>
      <w:bookmarkStart w:id="261" w:name="_heading=h.2xcytpi" w:colFirst="0" w:colLast="0"/>
      <w:bookmarkStart w:id="262" w:name="_Toc193800325"/>
      <w:bookmarkEnd w:id="261"/>
      <w:r w:rsidRPr="008B425B">
        <w:rPr>
          <w:rFonts w:asciiTheme="majorBidi" w:hAnsiTheme="majorBidi"/>
          <w:b/>
          <w:bCs w:val="0"/>
          <w:color w:val="auto"/>
          <w:sz w:val="24"/>
          <w:szCs w:val="24"/>
        </w:rPr>
        <w:t>Roles &amp; Responsibilities</w:t>
      </w:r>
      <w:bookmarkEnd w:id="262"/>
    </w:p>
    <w:p w14:paraId="4B981541" w14:textId="480619EC" w:rsidR="00D409A5" w:rsidRPr="008B425B" w:rsidRDefault="00D409A5" w:rsidP="00D409A5">
      <w:pPr>
        <w:keepNext/>
        <w:pBdr>
          <w:top w:val="nil"/>
          <w:left w:val="nil"/>
          <w:bottom w:val="nil"/>
          <w:right w:val="nil"/>
          <w:between w:val="nil"/>
        </w:pBdr>
        <w:spacing w:before="120" w:after="320"/>
        <w:rPr>
          <w:rFonts w:eastAsia="Times New Roman" w:cstheme="majorBidi"/>
          <w:lang w:val="en-US"/>
        </w:rPr>
      </w:pPr>
      <w:r w:rsidRPr="008B425B">
        <w:rPr>
          <w:rFonts w:eastAsia="Times New Roman" w:cstheme="majorBidi"/>
          <w:lang w:val="en-US"/>
        </w:rPr>
        <w:t xml:space="preserve">To ensure the effective dissemination and communication of the </w:t>
      </w:r>
      <w:proofErr w:type="spellStart"/>
      <w:r w:rsidRPr="008B425B">
        <w:rPr>
          <w:rFonts w:eastAsia="Times New Roman" w:cstheme="majorBidi"/>
          <w:lang w:val="en-US"/>
        </w:rPr>
        <w:t>CoEvolution</w:t>
      </w:r>
      <w:proofErr w:type="spellEnd"/>
      <w:r w:rsidRPr="008B425B">
        <w:rPr>
          <w:rFonts w:eastAsia="Times New Roman" w:cstheme="majorBidi"/>
          <w:lang w:val="en-US"/>
        </w:rPr>
        <w:t xml:space="preserve"> project, all project partners will be actively involved in dissemination and communication efforts, collaborating to ensure the project's outcomes and achievements reach the relevant stakeholders and audiences. Each partner's contribution will be essential in </w:t>
      </w:r>
      <w:proofErr w:type="spellStart"/>
      <w:r w:rsidRPr="008B425B">
        <w:rPr>
          <w:rFonts w:eastAsia="Times New Roman" w:cstheme="majorBidi"/>
          <w:lang w:val="en-US"/>
        </w:rPr>
        <w:t>maximi</w:t>
      </w:r>
      <w:ins w:id="263" w:author="Jihane Najar" w:date="2025-04-09T15:05:00Z" w16du:dateUtc="2025-04-09T13:05:00Z">
        <w:r w:rsidR="00584255">
          <w:rPr>
            <w:rFonts w:eastAsia="Times New Roman" w:cstheme="majorBidi"/>
            <w:lang w:val="en-US"/>
          </w:rPr>
          <w:t>s</w:t>
        </w:r>
      </w:ins>
      <w:del w:id="264" w:author="Jihane Najar" w:date="2025-04-09T15:05:00Z" w16du:dateUtc="2025-04-09T13:05:00Z">
        <w:r w:rsidRPr="008B425B" w:rsidDel="00584255">
          <w:rPr>
            <w:rFonts w:eastAsia="Times New Roman" w:cstheme="majorBidi"/>
            <w:lang w:val="en-US"/>
          </w:rPr>
          <w:delText>z</w:delText>
        </w:r>
      </w:del>
      <w:r w:rsidRPr="008B425B">
        <w:rPr>
          <w:rFonts w:eastAsia="Times New Roman" w:cstheme="majorBidi"/>
          <w:lang w:val="en-US"/>
        </w:rPr>
        <w:t>ing</w:t>
      </w:r>
      <w:proofErr w:type="spellEnd"/>
      <w:r w:rsidRPr="008B425B">
        <w:rPr>
          <w:rFonts w:eastAsia="Times New Roman" w:cstheme="majorBidi"/>
          <w:lang w:val="en-US"/>
        </w:rPr>
        <w:t xml:space="preserve"> the project's impact, with roles tailored to their individual expertise, market position, and resources. Partners will leverage their strengths, networks, and industry connections to target specific audiences and ensure that </w:t>
      </w:r>
      <w:proofErr w:type="spellStart"/>
      <w:r w:rsidRPr="008B425B">
        <w:rPr>
          <w:rFonts w:eastAsia="Times New Roman" w:cstheme="majorBidi"/>
          <w:lang w:val="en-US"/>
        </w:rPr>
        <w:t>CoEvolution's</w:t>
      </w:r>
      <w:proofErr w:type="spellEnd"/>
      <w:r w:rsidRPr="008B425B">
        <w:rPr>
          <w:rFonts w:eastAsia="Times New Roman" w:cstheme="majorBidi"/>
          <w:lang w:val="en-US"/>
        </w:rPr>
        <w:t xml:space="preserve"> outcomes are communicated effectively and exploited efficiently. By drawing on their diverse capabilities, partners will enhance the reach and visibility of the project, ultimately fostering greater adoption of the innovations developed.</w:t>
      </w:r>
    </w:p>
    <w:p w14:paraId="7C41A14F" w14:textId="49EFF0D2" w:rsidR="00D409A5" w:rsidRPr="008B425B" w:rsidRDefault="00D409A5" w:rsidP="00D409A5">
      <w:pPr>
        <w:keepNext/>
        <w:pBdr>
          <w:top w:val="nil"/>
          <w:left w:val="nil"/>
          <w:bottom w:val="nil"/>
          <w:right w:val="nil"/>
          <w:between w:val="nil"/>
        </w:pBdr>
        <w:spacing w:before="120" w:after="320"/>
        <w:rPr>
          <w:rFonts w:eastAsia="Times New Roman" w:cstheme="majorBidi"/>
          <w:lang w:val="en-US"/>
        </w:rPr>
      </w:pPr>
      <w:r w:rsidRPr="008B425B">
        <w:rPr>
          <w:rFonts w:eastAsia="Times New Roman" w:cstheme="majorBidi"/>
          <w:lang w:val="en-US"/>
        </w:rPr>
        <w:t xml:space="preserve">Table 4 outlines the specific roles and responsibilities of each partner, taking into consideration their geographic presence, industry influence, and area of expertise. This distribution of responsibilities will ensure that all partners are aligned with the project's </w:t>
      </w:r>
      <w:r w:rsidRPr="008B425B">
        <w:rPr>
          <w:rFonts w:eastAsia="Times New Roman" w:cstheme="majorBidi"/>
          <w:lang w:val="en-US"/>
        </w:rPr>
        <w:lastRenderedPageBreak/>
        <w:t>objectives and are positioned to contribute in the most effective way to the dissemination and communication strategy.</w:t>
      </w:r>
    </w:p>
    <w:p w14:paraId="57EC4F68" w14:textId="3128738E" w:rsidR="00D419FF" w:rsidRPr="008B425B" w:rsidRDefault="00D419FF" w:rsidP="00D419FF">
      <w:pPr>
        <w:keepNext/>
        <w:pBdr>
          <w:top w:val="nil"/>
          <w:left w:val="nil"/>
          <w:bottom w:val="nil"/>
          <w:right w:val="nil"/>
          <w:between w:val="nil"/>
        </w:pBdr>
        <w:spacing w:before="120" w:after="320"/>
        <w:jc w:val="center"/>
        <w:rPr>
          <w:rFonts w:cstheme="majorBidi"/>
          <w:b/>
          <w:lang w:val="en-US"/>
        </w:rPr>
      </w:pPr>
      <w:r w:rsidRPr="008B425B">
        <w:rPr>
          <w:rFonts w:eastAsia="Times New Roman" w:cstheme="majorBidi"/>
          <w:lang w:val="en-US"/>
        </w:rPr>
        <w:t xml:space="preserve">Table </w:t>
      </w:r>
      <w:r w:rsidR="00D409A5" w:rsidRPr="008B425B">
        <w:rPr>
          <w:rFonts w:eastAsia="Times New Roman" w:cstheme="majorBidi"/>
          <w:lang w:val="en-US"/>
        </w:rPr>
        <w:t>4</w:t>
      </w:r>
      <w:r w:rsidRPr="008B425B">
        <w:rPr>
          <w:rFonts w:eastAsia="Times New Roman" w:cstheme="majorBidi"/>
          <w:lang w:val="en-US"/>
        </w:rPr>
        <w:t xml:space="preserve"> – Individual dissemination and communication plans </w:t>
      </w:r>
    </w:p>
    <w:tbl>
      <w:tblPr>
        <w:tblW w:w="95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8010"/>
      </w:tblGrid>
      <w:tr w:rsidR="00C85DBD" w:rsidRPr="009935C1" w14:paraId="370A1EA9" w14:textId="77777777" w:rsidTr="009C3A14">
        <w:trPr>
          <w:jc w:val="center"/>
        </w:trPr>
        <w:tc>
          <w:tcPr>
            <w:tcW w:w="1530" w:type="dxa"/>
            <w:tcBorders>
              <w:bottom w:val="single" w:sz="4" w:space="0" w:color="000000"/>
            </w:tcBorders>
            <w:shd w:val="clear" w:color="auto" w:fill="366091"/>
            <w:vAlign w:val="center"/>
          </w:tcPr>
          <w:p w14:paraId="1FAF331B" w14:textId="5F543B6E" w:rsidR="00D419FF" w:rsidRPr="008B425B" w:rsidRDefault="00FE2478" w:rsidP="009C3A14">
            <w:pPr>
              <w:jc w:val="center"/>
              <w:rPr>
                <w:rFonts w:cstheme="majorBidi"/>
                <w:b/>
                <w:bCs w:val="0"/>
                <w:color w:val="FFFFFF" w:themeColor="background1"/>
              </w:rPr>
            </w:pPr>
            <w:r w:rsidRPr="008B425B">
              <w:rPr>
                <w:rFonts w:cstheme="majorBidi"/>
                <w:b/>
                <w:bCs w:val="0"/>
                <w:color w:val="FFFFFF" w:themeColor="background1"/>
              </w:rPr>
              <w:t>CoEvolution</w:t>
            </w:r>
            <w:r w:rsidR="00D419FF" w:rsidRPr="008B425B">
              <w:rPr>
                <w:rFonts w:cstheme="majorBidi"/>
                <w:b/>
                <w:bCs w:val="0"/>
                <w:color w:val="FFFFFF" w:themeColor="background1"/>
              </w:rPr>
              <w:t xml:space="preserve"> Member</w:t>
            </w:r>
          </w:p>
        </w:tc>
        <w:tc>
          <w:tcPr>
            <w:tcW w:w="8010" w:type="dxa"/>
            <w:tcBorders>
              <w:bottom w:val="single" w:sz="4" w:space="0" w:color="000000"/>
            </w:tcBorders>
            <w:shd w:val="clear" w:color="auto" w:fill="366091"/>
            <w:vAlign w:val="center"/>
          </w:tcPr>
          <w:p w14:paraId="1F4862FC" w14:textId="77777777" w:rsidR="00D419FF" w:rsidRPr="008B425B" w:rsidRDefault="00D419FF" w:rsidP="009C3A14">
            <w:pPr>
              <w:jc w:val="center"/>
              <w:rPr>
                <w:rFonts w:cstheme="majorBidi"/>
                <w:b/>
                <w:bCs w:val="0"/>
                <w:color w:val="FFFFFF" w:themeColor="background1"/>
                <w:lang w:val="en-US"/>
              </w:rPr>
            </w:pPr>
            <w:r w:rsidRPr="008B425B">
              <w:rPr>
                <w:rFonts w:cstheme="majorBidi"/>
                <w:b/>
                <w:bCs w:val="0"/>
                <w:color w:val="FFFFFF" w:themeColor="background1"/>
                <w:lang w:val="en-US"/>
              </w:rPr>
              <w:t>Role and responsibilities regarding dissemination and communication</w:t>
            </w:r>
          </w:p>
        </w:tc>
      </w:tr>
      <w:tr w:rsidR="00C85DBD" w:rsidRPr="009935C1" w14:paraId="6EDF459E" w14:textId="77777777" w:rsidTr="009C3A14">
        <w:trPr>
          <w:jc w:val="center"/>
        </w:trPr>
        <w:tc>
          <w:tcPr>
            <w:tcW w:w="1530" w:type="dxa"/>
          </w:tcPr>
          <w:p w14:paraId="1A470D51" w14:textId="7C5CF769" w:rsidR="00D419FF" w:rsidRPr="008B425B" w:rsidRDefault="00395459" w:rsidP="009C3A14">
            <w:pPr>
              <w:jc w:val="center"/>
              <w:rPr>
                <w:rFonts w:cstheme="majorBidi"/>
                <w:lang w:val="en-US"/>
              </w:rPr>
            </w:pPr>
            <w:r w:rsidRPr="008B425B">
              <w:rPr>
                <w:rFonts w:cstheme="majorBidi"/>
                <w:lang w:val="en-US"/>
              </w:rPr>
              <w:t>ICCS</w:t>
            </w:r>
          </w:p>
        </w:tc>
        <w:tc>
          <w:tcPr>
            <w:tcW w:w="8010" w:type="dxa"/>
          </w:tcPr>
          <w:p w14:paraId="32D6A0B0" w14:textId="190A1820" w:rsidR="00D419FF" w:rsidRPr="008B425B" w:rsidRDefault="00F351D9" w:rsidP="00F351D9">
            <w:pPr>
              <w:spacing w:after="0"/>
              <w:rPr>
                <w:rFonts w:cstheme="majorBidi"/>
                <w:bCs w:val="0"/>
                <w:lang w:val="en-US"/>
              </w:rPr>
            </w:pPr>
            <w:r w:rsidRPr="008B425B">
              <w:rPr>
                <w:rFonts w:cstheme="majorBidi"/>
                <w:bCs w:val="0"/>
                <w:lang w:val="en-US"/>
              </w:rPr>
              <w:t xml:space="preserve">ICCS will play a pivotal role in advancing cutting-edge solutions for secure and resilient AI systems, with a strong focus on robustness and safeguarding AI integrity. As the project coordinator, ICCS will lead targeted dissemination efforts, ensuring the creation and distribution of high-quality, impactful materials. This includes the dissemination of project results through scientific events including presentations in international conferences and peer-reviewed publications in high-impact proceedings and journals. Additionally, ICCS will leverage its official website and social media platforms to </w:t>
            </w:r>
            <w:proofErr w:type="spellStart"/>
            <w:r w:rsidRPr="008B425B">
              <w:rPr>
                <w:rFonts w:cstheme="majorBidi"/>
                <w:bCs w:val="0"/>
                <w:lang w:val="en-US"/>
              </w:rPr>
              <w:t>maximi</w:t>
            </w:r>
            <w:ins w:id="265" w:author="Jihane Najar" w:date="2025-04-09T15:03:00Z" w16du:dateUtc="2025-04-09T13:03:00Z">
              <w:r w:rsidR="00A4399D">
                <w:rPr>
                  <w:rFonts w:cstheme="majorBidi"/>
                  <w:bCs w:val="0"/>
                  <w:lang w:val="en-US"/>
                </w:rPr>
                <w:t>s</w:t>
              </w:r>
            </w:ins>
            <w:del w:id="266" w:author="Jihane Najar" w:date="2025-04-09T15:03:00Z" w16du:dateUtc="2025-04-09T13:03:00Z">
              <w:r w:rsidRPr="008B425B" w:rsidDel="00A4399D">
                <w:rPr>
                  <w:rFonts w:cstheme="majorBidi"/>
                  <w:bCs w:val="0"/>
                  <w:lang w:val="en-US"/>
                </w:rPr>
                <w:delText>z</w:delText>
              </w:r>
            </w:del>
            <w:r w:rsidRPr="008B425B">
              <w:rPr>
                <w:rFonts w:cstheme="majorBidi"/>
                <w:bCs w:val="0"/>
                <w:lang w:val="en-US"/>
              </w:rPr>
              <w:t>e</w:t>
            </w:r>
            <w:proofErr w:type="spellEnd"/>
            <w:r w:rsidRPr="008B425B">
              <w:rPr>
                <w:rFonts w:cstheme="majorBidi"/>
                <w:bCs w:val="0"/>
                <w:lang w:val="en-US"/>
              </w:rPr>
              <w:t xml:space="preserve"> outreach, sharing key project updates, insights, and research advancements with the broader scientific and industrial community. Through these efforts, ICCS aims to drive awareness, foster collaboration, and contribute to the evolution of secure AI technologies.</w:t>
            </w:r>
          </w:p>
        </w:tc>
      </w:tr>
      <w:tr w:rsidR="00C85DBD" w:rsidRPr="008B425B" w14:paraId="5A850DD0" w14:textId="77777777" w:rsidTr="009C3A14">
        <w:trPr>
          <w:jc w:val="center"/>
        </w:trPr>
        <w:tc>
          <w:tcPr>
            <w:tcW w:w="1530" w:type="dxa"/>
          </w:tcPr>
          <w:p w14:paraId="067EBBC2" w14:textId="34445F48" w:rsidR="00D419FF" w:rsidRPr="008B425B" w:rsidRDefault="00395459" w:rsidP="009C3A14">
            <w:pPr>
              <w:jc w:val="center"/>
              <w:rPr>
                <w:rFonts w:cstheme="majorBidi"/>
                <w:lang w:val="en-US"/>
              </w:rPr>
            </w:pPr>
            <w:r w:rsidRPr="008B425B">
              <w:rPr>
                <w:rFonts w:cstheme="majorBidi"/>
                <w:lang w:val="en-US"/>
              </w:rPr>
              <w:t>ISI</w:t>
            </w:r>
          </w:p>
        </w:tc>
        <w:tc>
          <w:tcPr>
            <w:tcW w:w="8010" w:type="dxa"/>
          </w:tcPr>
          <w:p w14:paraId="46F5B09B" w14:textId="71BAC64D" w:rsidR="00D419FF" w:rsidRPr="008B425B" w:rsidRDefault="00D419FF" w:rsidP="009C3A14">
            <w:pPr>
              <w:rPr>
                <w:rFonts w:cstheme="majorBidi"/>
                <w:lang w:val="en-US"/>
              </w:rPr>
            </w:pPr>
          </w:p>
        </w:tc>
      </w:tr>
      <w:tr w:rsidR="00C85DBD" w:rsidRPr="009935C1" w14:paraId="62CA6A7F" w14:textId="77777777" w:rsidTr="009C3A14">
        <w:trPr>
          <w:jc w:val="center"/>
        </w:trPr>
        <w:tc>
          <w:tcPr>
            <w:tcW w:w="1530" w:type="dxa"/>
          </w:tcPr>
          <w:p w14:paraId="3D6FC6CB" w14:textId="04F37102" w:rsidR="00D419FF" w:rsidRPr="008B425B" w:rsidRDefault="00395459" w:rsidP="009C3A14">
            <w:pPr>
              <w:jc w:val="center"/>
              <w:rPr>
                <w:rFonts w:cstheme="majorBidi"/>
                <w:lang w:val="en-US"/>
              </w:rPr>
            </w:pPr>
            <w:r w:rsidRPr="008B425B">
              <w:rPr>
                <w:rFonts w:cstheme="majorBidi"/>
                <w:lang w:val="en-US"/>
              </w:rPr>
              <w:t>UNICA</w:t>
            </w:r>
          </w:p>
        </w:tc>
        <w:tc>
          <w:tcPr>
            <w:tcW w:w="8010" w:type="dxa"/>
          </w:tcPr>
          <w:p w14:paraId="042A389C" w14:textId="54D0310A" w:rsidR="00D419FF" w:rsidRPr="008B425B" w:rsidRDefault="00F351D9" w:rsidP="00F351D9">
            <w:pPr>
              <w:rPr>
                <w:rFonts w:cstheme="majorBidi"/>
                <w:lang w:val="en-US"/>
              </w:rPr>
            </w:pPr>
            <w:r w:rsidRPr="008B425B">
              <w:rPr>
                <w:rFonts w:cstheme="majorBidi"/>
                <w:lang w:val="en-US"/>
              </w:rPr>
              <w:t>Unica will disseminate the research findings in top-tier journals (Q1) and conferences (A, A*) in the fields of Machine Learning and Security, ensuring broad visibility within the academic and industry communities. We will engage with the general public, as well as the aforementioned communities, through our social media channels and our team's website (https://www.saiferlab.ai), in which we will share project updates and results.</w:t>
            </w:r>
          </w:p>
        </w:tc>
      </w:tr>
      <w:tr w:rsidR="00C85DBD" w:rsidRPr="009935C1" w14:paraId="0B6223E3" w14:textId="77777777" w:rsidTr="009C3A14">
        <w:trPr>
          <w:jc w:val="center"/>
        </w:trPr>
        <w:tc>
          <w:tcPr>
            <w:tcW w:w="1530" w:type="dxa"/>
          </w:tcPr>
          <w:p w14:paraId="0A648253" w14:textId="4E8DC431" w:rsidR="00D419FF" w:rsidRPr="008B425B" w:rsidRDefault="00395459" w:rsidP="009C3A14">
            <w:pPr>
              <w:jc w:val="center"/>
              <w:rPr>
                <w:rFonts w:cstheme="majorBidi"/>
                <w:lang w:val="en-US"/>
              </w:rPr>
            </w:pPr>
            <w:r w:rsidRPr="008B425B">
              <w:rPr>
                <w:rFonts w:cstheme="majorBidi"/>
                <w:lang w:val="en-US"/>
              </w:rPr>
              <w:t>SIE</w:t>
            </w:r>
          </w:p>
        </w:tc>
        <w:tc>
          <w:tcPr>
            <w:tcW w:w="8010" w:type="dxa"/>
          </w:tcPr>
          <w:p w14:paraId="4CE86B1D" w14:textId="57D47FDC" w:rsidR="00D419FF" w:rsidRPr="008B425B" w:rsidRDefault="00F351D9" w:rsidP="00F351D9">
            <w:pPr>
              <w:rPr>
                <w:rFonts w:cstheme="majorBidi"/>
                <w:lang w:val="en-US"/>
              </w:rPr>
            </w:pPr>
            <w:r w:rsidRPr="008B425B">
              <w:rPr>
                <w:rFonts w:cstheme="majorBidi"/>
                <w:lang w:val="en-US"/>
              </w:rPr>
              <w:t xml:space="preserve">Siemens's dissemination efforts will </w:t>
            </w:r>
            <w:proofErr w:type="spellStart"/>
            <w:r w:rsidRPr="008B425B">
              <w:rPr>
                <w:rFonts w:cstheme="majorBidi"/>
                <w:lang w:val="en-US"/>
              </w:rPr>
              <w:t>prioriti</w:t>
            </w:r>
            <w:ins w:id="267" w:author="Jihane Najar" w:date="2025-04-09T15:03:00Z" w16du:dateUtc="2025-04-09T13:03:00Z">
              <w:r w:rsidR="00A4399D">
                <w:rPr>
                  <w:rFonts w:cstheme="majorBidi"/>
                  <w:lang w:val="en-US"/>
                </w:rPr>
                <w:t>s</w:t>
              </w:r>
            </w:ins>
            <w:del w:id="268" w:author="Jihane Najar" w:date="2025-04-09T15:03:00Z" w16du:dateUtc="2025-04-09T13:03:00Z">
              <w:r w:rsidRPr="008B425B" w:rsidDel="00A4399D">
                <w:rPr>
                  <w:rFonts w:cstheme="majorBidi"/>
                  <w:lang w:val="en-US"/>
                </w:rPr>
                <w:delText>z</w:delText>
              </w:r>
            </w:del>
            <w:r w:rsidRPr="008B425B">
              <w:rPr>
                <w:rFonts w:cstheme="majorBidi"/>
                <w:lang w:val="en-US"/>
              </w:rPr>
              <w:t>e</w:t>
            </w:r>
            <w:proofErr w:type="spellEnd"/>
            <w:r w:rsidRPr="008B425B">
              <w:rPr>
                <w:rFonts w:cstheme="majorBidi"/>
                <w:lang w:val="en-US"/>
              </w:rPr>
              <w:t xml:space="preserve"> presenting </w:t>
            </w:r>
            <w:proofErr w:type="spellStart"/>
            <w:r w:rsidRPr="008B425B">
              <w:rPr>
                <w:rFonts w:cstheme="majorBidi"/>
                <w:lang w:val="en-US"/>
              </w:rPr>
              <w:t>CoEvolution's</w:t>
            </w:r>
            <w:proofErr w:type="spellEnd"/>
            <w:r w:rsidRPr="008B425B">
              <w:rPr>
                <w:rFonts w:cstheme="majorBidi"/>
                <w:lang w:val="en-US"/>
              </w:rPr>
              <w:t xml:space="preserve"> research and results at academic conferences and publishing in peer-reviewed journals. This includes top-cybersecurity conferences such as S&amp;P, </w:t>
            </w:r>
            <w:proofErr w:type="spellStart"/>
            <w:r w:rsidRPr="008B425B">
              <w:rPr>
                <w:rFonts w:cstheme="majorBidi"/>
                <w:lang w:val="en-US"/>
              </w:rPr>
              <w:t>Usenix</w:t>
            </w:r>
            <w:proofErr w:type="spellEnd"/>
            <w:r w:rsidRPr="008B425B">
              <w:rPr>
                <w:rFonts w:cstheme="majorBidi"/>
                <w:lang w:val="en-US"/>
              </w:rPr>
              <w:t xml:space="preserve">, NDSS, etc. For non-academic audiences, we will actively engage with relevant </w:t>
            </w:r>
            <w:proofErr w:type="spellStart"/>
            <w:r w:rsidRPr="008B425B">
              <w:rPr>
                <w:rFonts w:cstheme="majorBidi"/>
                <w:lang w:val="en-US"/>
              </w:rPr>
              <w:t>standardi</w:t>
            </w:r>
            <w:ins w:id="269" w:author="Jihane Najar" w:date="2025-04-09T15:05:00Z" w16du:dateUtc="2025-04-09T13:05:00Z">
              <w:r w:rsidR="00B07034">
                <w:rPr>
                  <w:rFonts w:cstheme="majorBidi"/>
                  <w:lang w:val="en-US"/>
                </w:rPr>
                <w:t>s</w:t>
              </w:r>
            </w:ins>
            <w:del w:id="270" w:author="Jihane Najar" w:date="2025-04-09T15:05:00Z" w16du:dateUtc="2025-04-09T13:05:00Z">
              <w:r w:rsidRPr="008B425B" w:rsidDel="00B07034">
                <w:rPr>
                  <w:rFonts w:cstheme="majorBidi"/>
                  <w:lang w:val="en-US"/>
                </w:rPr>
                <w:delText>z</w:delText>
              </w:r>
            </w:del>
            <w:r w:rsidRPr="008B425B">
              <w:rPr>
                <w:rFonts w:cstheme="majorBidi"/>
                <w:lang w:val="en-US"/>
              </w:rPr>
              <w:t>ation</w:t>
            </w:r>
            <w:proofErr w:type="spellEnd"/>
            <w:r w:rsidRPr="008B425B">
              <w:rPr>
                <w:rFonts w:cstheme="majorBidi"/>
                <w:lang w:val="en-US"/>
              </w:rPr>
              <w:t xml:space="preserve"> groups (e.g., CEN-CENELC, ETSI) to ensure project's findings contribute to the development of industry standards and guidelines.</w:t>
            </w:r>
          </w:p>
        </w:tc>
      </w:tr>
      <w:tr w:rsidR="00C85DBD" w:rsidRPr="009935C1" w14:paraId="2D6BF48F" w14:textId="77777777" w:rsidTr="009C3A14">
        <w:trPr>
          <w:jc w:val="center"/>
        </w:trPr>
        <w:tc>
          <w:tcPr>
            <w:tcW w:w="1530" w:type="dxa"/>
          </w:tcPr>
          <w:p w14:paraId="4F07619A" w14:textId="16C24E10" w:rsidR="00D419FF" w:rsidRPr="008B425B" w:rsidRDefault="00395459" w:rsidP="009C3A14">
            <w:pPr>
              <w:jc w:val="center"/>
              <w:rPr>
                <w:rFonts w:cstheme="majorBidi"/>
                <w:lang w:val="en-US"/>
              </w:rPr>
            </w:pPr>
            <w:r w:rsidRPr="008B425B">
              <w:rPr>
                <w:rFonts w:cstheme="majorBidi"/>
                <w:lang w:val="en-US"/>
              </w:rPr>
              <w:t>AEGIS</w:t>
            </w:r>
          </w:p>
        </w:tc>
        <w:tc>
          <w:tcPr>
            <w:tcW w:w="8010" w:type="dxa"/>
          </w:tcPr>
          <w:p w14:paraId="69383C3E" w14:textId="0CD88B11" w:rsidR="00D419FF" w:rsidRPr="008B425B" w:rsidRDefault="00395459" w:rsidP="009C3A14">
            <w:pPr>
              <w:rPr>
                <w:rFonts w:cstheme="majorBidi"/>
                <w:lang w:val="en-US"/>
              </w:rPr>
            </w:pPr>
            <w:r w:rsidRPr="008B425B">
              <w:rPr>
                <w:rFonts w:cstheme="majorBidi"/>
                <w:lang w:val="en-US"/>
              </w:rPr>
              <w:t xml:space="preserve">AEGIS, in its role as the Dissemination Manager, will lead all dissemination activities for the </w:t>
            </w:r>
            <w:proofErr w:type="spellStart"/>
            <w:r w:rsidRPr="008B425B">
              <w:rPr>
                <w:rFonts w:cstheme="majorBidi"/>
                <w:lang w:val="en-US"/>
              </w:rPr>
              <w:t>CoEvolution</w:t>
            </w:r>
            <w:proofErr w:type="spellEnd"/>
            <w:r w:rsidRPr="008B425B">
              <w:rPr>
                <w:rFonts w:cstheme="majorBidi"/>
                <w:lang w:val="en-US"/>
              </w:rPr>
              <w:t xml:space="preserve"> project, ensuring the creation and distribution of high-quality, impactful materials. By following the </w:t>
            </w:r>
            <w:proofErr w:type="spellStart"/>
            <w:r w:rsidRPr="008B425B">
              <w:rPr>
                <w:rFonts w:cstheme="majorBidi"/>
                <w:lang w:val="en-US"/>
              </w:rPr>
              <w:t>CoEvolution</w:t>
            </w:r>
            <w:proofErr w:type="spellEnd"/>
            <w:r w:rsidRPr="008B425B">
              <w:rPr>
                <w:rFonts w:cstheme="majorBidi"/>
                <w:lang w:val="en-US"/>
              </w:rPr>
              <w:t xml:space="preserve"> dissemination plan, AEGIS will use its network of stakeholders and its communication channels to </w:t>
            </w:r>
            <w:proofErr w:type="spellStart"/>
            <w:r w:rsidRPr="008B425B">
              <w:rPr>
                <w:rFonts w:cstheme="majorBidi"/>
                <w:lang w:val="en-US"/>
              </w:rPr>
              <w:t>maximi</w:t>
            </w:r>
            <w:ins w:id="271" w:author="Jihane Najar" w:date="2025-04-09T15:04:00Z" w16du:dateUtc="2025-04-09T13:04:00Z">
              <w:r w:rsidR="00A4399D">
                <w:rPr>
                  <w:rFonts w:cstheme="majorBidi"/>
                  <w:lang w:val="en-US"/>
                </w:rPr>
                <w:t>s</w:t>
              </w:r>
            </w:ins>
            <w:del w:id="272" w:author="Jihane Najar" w:date="2025-04-09T15:04:00Z" w16du:dateUtc="2025-04-09T13:04:00Z">
              <w:r w:rsidRPr="008B425B" w:rsidDel="00A4399D">
                <w:rPr>
                  <w:rFonts w:cstheme="majorBidi"/>
                  <w:lang w:val="en-US"/>
                </w:rPr>
                <w:delText>z</w:delText>
              </w:r>
            </w:del>
            <w:r w:rsidRPr="008B425B">
              <w:rPr>
                <w:rFonts w:cstheme="majorBidi"/>
                <w:lang w:val="en-US"/>
              </w:rPr>
              <w:t>e</w:t>
            </w:r>
            <w:proofErr w:type="spellEnd"/>
            <w:r w:rsidRPr="008B425B">
              <w:rPr>
                <w:rFonts w:cstheme="majorBidi"/>
                <w:lang w:val="en-US"/>
              </w:rPr>
              <w:t xml:space="preserve"> project visibility and engagement. This includes leveraging the AEGIS website, social media platforms, and blogs to share project updates, insights, and results. Furthermore, AEGIS will actively participate in key EU events, conferences, and trade fairs, ensuring that the project’s outcomes are highlighted and shared with relevant audiences across Europe.</w:t>
            </w:r>
          </w:p>
        </w:tc>
      </w:tr>
      <w:tr w:rsidR="00C85DBD" w:rsidRPr="008B425B" w14:paraId="3E6A20C6" w14:textId="77777777" w:rsidTr="009C3A14">
        <w:trPr>
          <w:jc w:val="center"/>
        </w:trPr>
        <w:tc>
          <w:tcPr>
            <w:tcW w:w="1530" w:type="dxa"/>
          </w:tcPr>
          <w:p w14:paraId="2191EA38" w14:textId="58CE23B7" w:rsidR="00D419FF" w:rsidRPr="008B425B" w:rsidRDefault="00395459" w:rsidP="009C3A14">
            <w:pPr>
              <w:jc w:val="center"/>
              <w:rPr>
                <w:rFonts w:cstheme="majorBidi"/>
                <w:lang w:val="en-US"/>
              </w:rPr>
            </w:pPr>
            <w:r w:rsidRPr="008B425B">
              <w:rPr>
                <w:rFonts w:cstheme="majorBidi"/>
                <w:lang w:val="en-US"/>
              </w:rPr>
              <w:t>TID</w:t>
            </w:r>
          </w:p>
        </w:tc>
        <w:tc>
          <w:tcPr>
            <w:tcW w:w="8010" w:type="dxa"/>
          </w:tcPr>
          <w:p w14:paraId="75D318C4" w14:textId="6147B588" w:rsidR="00D419FF" w:rsidRPr="008B425B" w:rsidRDefault="00D419FF" w:rsidP="009C3A14">
            <w:pPr>
              <w:jc w:val="center"/>
              <w:rPr>
                <w:rFonts w:cstheme="majorBidi"/>
                <w:lang w:val="en-US"/>
              </w:rPr>
            </w:pPr>
          </w:p>
        </w:tc>
      </w:tr>
      <w:tr w:rsidR="00C85DBD" w:rsidRPr="009935C1" w14:paraId="378419FA" w14:textId="77777777" w:rsidTr="009C3A14">
        <w:trPr>
          <w:jc w:val="center"/>
        </w:trPr>
        <w:tc>
          <w:tcPr>
            <w:tcW w:w="1530" w:type="dxa"/>
          </w:tcPr>
          <w:p w14:paraId="0878124B" w14:textId="06B133EA" w:rsidR="00D419FF" w:rsidRPr="008B425B" w:rsidRDefault="00395459" w:rsidP="009C3A14">
            <w:pPr>
              <w:jc w:val="center"/>
              <w:rPr>
                <w:rFonts w:cstheme="majorBidi"/>
                <w:lang w:val="en-US"/>
              </w:rPr>
            </w:pPr>
            <w:r w:rsidRPr="008B425B">
              <w:rPr>
                <w:rFonts w:cstheme="majorBidi"/>
                <w:lang w:val="en-US"/>
              </w:rPr>
              <w:lastRenderedPageBreak/>
              <w:t>UNIPI</w:t>
            </w:r>
          </w:p>
        </w:tc>
        <w:tc>
          <w:tcPr>
            <w:tcW w:w="8010" w:type="dxa"/>
          </w:tcPr>
          <w:p w14:paraId="016269DE" w14:textId="77225455" w:rsidR="00D419FF" w:rsidRPr="008B425B" w:rsidRDefault="00F351D9" w:rsidP="00F351D9">
            <w:pPr>
              <w:rPr>
                <w:rFonts w:cstheme="majorBidi"/>
                <w:lang w:val="en-US"/>
              </w:rPr>
            </w:pPr>
            <w:r w:rsidRPr="008B425B">
              <w:rPr>
                <w:rFonts w:cstheme="majorBidi"/>
                <w:lang w:val="en-US"/>
              </w:rPr>
              <w:t>UNIPI will disseminate the research in top-tier journals (Q1-Q2) such as Neurocomputing and Neural Networks, and conferences (A*, A) such as ICML, ICLR, CVPR, ECML, IJCNN in the fields of Machine Learning. We will also engage with the general public through our social media channels and team website.</w:t>
            </w:r>
          </w:p>
        </w:tc>
      </w:tr>
      <w:tr w:rsidR="00C85DBD" w:rsidRPr="008B425B" w14:paraId="1B1570ED" w14:textId="77777777" w:rsidTr="009C3A14">
        <w:trPr>
          <w:jc w:val="center"/>
        </w:trPr>
        <w:tc>
          <w:tcPr>
            <w:tcW w:w="1530" w:type="dxa"/>
          </w:tcPr>
          <w:p w14:paraId="61E56BBA" w14:textId="53D3791D" w:rsidR="00D419FF" w:rsidRPr="008B425B" w:rsidRDefault="00395459" w:rsidP="009C3A14">
            <w:pPr>
              <w:jc w:val="center"/>
              <w:rPr>
                <w:rFonts w:cstheme="majorBidi"/>
                <w:lang w:val="en-US"/>
              </w:rPr>
            </w:pPr>
            <w:r w:rsidRPr="008B425B">
              <w:rPr>
                <w:rFonts w:cstheme="majorBidi"/>
                <w:lang w:val="en-US"/>
              </w:rPr>
              <w:t>SLC</w:t>
            </w:r>
          </w:p>
        </w:tc>
        <w:tc>
          <w:tcPr>
            <w:tcW w:w="8010" w:type="dxa"/>
          </w:tcPr>
          <w:p w14:paraId="3962B70E" w14:textId="17E9BF11" w:rsidR="00D419FF" w:rsidRPr="008B425B" w:rsidRDefault="00D419FF" w:rsidP="009C3A14">
            <w:pPr>
              <w:rPr>
                <w:rFonts w:cstheme="majorBidi"/>
                <w:lang w:val="en-US"/>
              </w:rPr>
            </w:pPr>
          </w:p>
        </w:tc>
      </w:tr>
      <w:tr w:rsidR="00927124" w:rsidRPr="008B425B" w14:paraId="55BD1157" w14:textId="77777777" w:rsidTr="009C3A14">
        <w:trPr>
          <w:jc w:val="center"/>
        </w:trPr>
        <w:tc>
          <w:tcPr>
            <w:tcW w:w="1530" w:type="dxa"/>
          </w:tcPr>
          <w:p w14:paraId="2099E999" w14:textId="4E65FDA9" w:rsidR="00D419FF" w:rsidRPr="008B425B" w:rsidRDefault="00395459" w:rsidP="009C3A14">
            <w:pPr>
              <w:jc w:val="center"/>
              <w:rPr>
                <w:rFonts w:cstheme="majorBidi"/>
                <w:lang w:val="en-US"/>
              </w:rPr>
            </w:pPr>
            <w:r w:rsidRPr="008B425B">
              <w:rPr>
                <w:rFonts w:cstheme="majorBidi"/>
                <w:lang w:val="en-US"/>
              </w:rPr>
              <w:t>AVL</w:t>
            </w:r>
          </w:p>
        </w:tc>
        <w:tc>
          <w:tcPr>
            <w:tcW w:w="8010" w:type="dxa"/>
          </w:tcPr>
          <w:p w14:paraId="4BA36095" w14:textId="0E9EDACE" w:rsidR="00D419FF" w:rsidRPr="008B425B" w:rsidRDefault="00D419FF" w:rsidP="009C3A14">
            <w:pPr>
              <w:rPr>
                <w:rFonts w:cstheme="majorBidi"/>
                <w:lang w:val="en-US"/>
              </w:rPr>
            </w:pPr>
          </w:p>
        </w:tc>
      </w:tr>
      <w:tr w:rsidR="00395459" w:rsidRPr="009935C1" w14:paraId="0764651F" w14:textId="77777777" w:rsidTr="009C3A14">
        <w:trPr>
          <w:jc w:val="center"/>
        </w:trPr>
        <w:tc>
          <w:tcPr>
            <w:tcW w:w="1530" w:type="dxa"/>
          </w:tcPr>
          <w:p w14:paraId="5577998B" w14:textId="1993E35F" w:rsidR="00395459" w:rsidRPr="008B425B" w:rsidRDefault="00395459" w:rsidP="009C3A14">
            <w:pPr>
              <w:jc w:val="center"/>
              <w:rPr>
                <w:rFonts w:cstheme="majorBidi"/>
                <w:lang w:val="en-US"/>
              </w:rPr>
            </w:pPr>
            <w:r w:rsidRPr="008B425B">
              <w:rPr>
                <w:rFonts w:cstheme="majorBidi"/>
                <w:lang w:val="en-US"/>
              </w:rPr>
              <w:t>AVI</w:t>
            </w:r>
          </w:p>
        </w:tc>
        <w:tc>
          <w:tcPr>
            <w:tcW w:w="8010" w:type="dxa"/>
          </w:tcPr>
          <w:p w14:paraId="25E562AF" w14:textId="32492154" w:rsidR="00F351D9" w:rsidRPr="008B425B" w:rsidRDefault="00F351D9" w:rsidP="00F351D9">
            <w:pPr>
              <w:rPr>
                <w:rFonts w:cstheme="majorBidi"/>
                <w:lang w:val="en-US"/>
              </w:rPr>
            </w:pPr>
            <w:r w:rsidRPr="008B425B">
              <w:rPr>
                <w:rFonts w:cstheme="majorBidi"/>
                <w:lang w:val="en-US"/>
              </w:rPr>
              <w:t xml:space="preserve">AVISENSE's dissemination efforts will focus on showcasing the advancements and outcomes of our research in AI-driven collaborative perception. We will </w:t>
            </w:r>
            <w:proofErr w:type="spellStart"/>
            <w:r w:rsidRPr="008B425B">
              <w:rPr>
                <w:rFonts w:cstheme="majorBidi"/>
                <w:lang w:val="en-US"/>
              </w:rPr>
              <w:t>prioriti</w:t>
            </w:r>
            <w:del w:id="273" w:author="Jihane Najar" w:date="2025-04-09T15:04:00Z" w16du:dateUtc="2025-04-09T13:04:00Z">
              <w:r w:rsidRPr="008B425B" w:rsidDel="00A4399D">
                <w:rPr>
                  <w:rFonts w:cstheme="majorBidi"/>
                  <w:lang w:val="en-US"/>
                </w:rPr>
                <w:delText>z</w:delText>
              </w:r>
            </w:del>
            <w:ins w:id="274" w:author="Jihane Najar" w:date="2025-04-09T15:04:00Z" w16du:dateUtc="2025-04-09T13:04:00Z">
              <w:r w:rsidR="00A4399D">
                <w:rPr>
                  <w:rFonts w:cstheme="majorBidi"/>
                  <w:lang w:val="en-US"/>
                </w:rPr>
                <w:t>s</w:t>
              </w:r>
            </w:ins>
            <w:r w:rsidRPr="008B425B">
              <w:rPr>
                <w:rFonts w:cstheme="majorBidi"/>
                <w:lang w:val="en-US"/>
              </w:rPr>
              <w:t>e</w:t>
            </w:r>
            <w:proofErr w:type="spellEnd"/>
            <w:r w:rsidRPr="008B425B">
              <w:rPr>
                <w:rFonts w:cstheme="majorBidi"/>
                <w:lang w:val="en-US"/>
              </w:rPr>
              <w:t xml:space="preserve"> presenting our findings at leading academic conferences and publishing in high-impact peer-reviewed journals.</w:t>
            </w:r>
          </w:p>
          <w:p w14:paraId="684A59D0" w14:textId="13B4F022" w:rsidR="00395459" w:rsidRPr="008B425B" w:rsidRDefault="00F351D9" w:rsidP="00F351D9">
            <w:pPr>
              <w:rPr>
                <w:rFonts w:cstheme="majorBidi"/>
                <w:lang w:val="en-US"/>
              </w:rPr>
            </w:pPr>
            <w:r w:rsidRPr="008B425B">
              <w:rPr>
                <w:rFonts w:cstheme="majorBidi"/>
                <w:lang w:val="en-US"/>
              </w:rPr>
              <w:t xml:space="preserve">As a key contributor to the project, AVISENSE will lead targeted dissemination activities, ensuring the creation and distribution of high-quality, impactful materials. To enhance outreach, AVISENSE will </w:t>
            </w:r>
            <w:proofErr w:type="spellStart"/>
            <w:r w:rsidRPr="008B425B">
              <w:rPr>
                <w:rFonts w:cstheme="majorBidi"/>
                <w:lang w:val="en-US"/>
              </w:rPr>
              <w:t>utili</w:t>
            </w:r>
            <w:ins w:id="275" w:author="Jihane Najar" w:date="2025-04-09T15:04:00Z" w16du:dateUtc="2025-04-09T13:04:00Z">
              <w:r w:rsidR="00A4399D">
                <w:rPr>
                  <w:rFonts w:cstheme="majorBidi"/>
                  <w:lang w:val="en-US"/>
                </w:rPr>
                <w:t>s</w:t>
              </w:r>
            </w:ins>
            <w:del w:id="276" w:author="Jihane Najar" w:date="2025-04-09T15:04:00Z" w16du:dateUtc="2025-04-09T13:04:00Z">
              <w:r w:rsidRPr="008B425B" w:rsidDel="00A4399D">
                <w:rPr>
                  <w:rFonts w:cstheme="majorBidi"/>
                  <w:lang w:val="en-US"/>
                </w:rPr>
                <w:delText>z</w:delText>
              </w:r>
            </w:del>
            <w:r w:rsidRPr="008B425B">
              <w:rPr>
                <w:rFonts w:cstheme="majorBidi"/>
                <w:lang w:val="en-US"/>
              </w:rPr>
              <w:t>e</w:t>
            </w:r>
            <w:proofErr w:type="spellEnd"/>
            <w:r w:rsidRPr="008B425B">
              <w:rPr>
                <w:rFonts w:cstheme="majorBidi"/>
                <w:lang w:val="en-US"/>
              </w:rPr>
              <w:t xml:space="preserve"> its official website, social media platforms, and industry blogs to share project updates, key insights, and research results. By aligning with the broader dissemination strategy, we aim to foster collaboration, drive innovation, increase awareness and ensure that our contributions reach relevant audiences in both academia and industry.</w:t>
            </w:r>
          </w:p>
        </w:tc>
      </w:tr>
      <w:tr w:rsidR="00395459" w:rsidRPr="009935C1" w14:paraId="71C8A9FA" w14:textId="77777777" w:rsidTr="009C3A14">
        <w:trPr>
          <w:jc w:val="center"/>
        </w:trPr>
        <w:tc>
          <w:tcPr>
            <w:tcW w:w="1530" w:type="dxa"/>
          </w:tcPr>
          <w:p w14:paraId="1049449C" w14:textId="086D72D3" w:rsidR="00395459" w:rsidRPr="008B425B" w:rsidRDefault="00395459" w:rsidP="009C3A14">
            <w:pPr>
              <w:jc w:val="center"/>
              <w:rPr>
                <w:rFonts w:cstheme="majorBidi"/>
                <w:lang w:val="en-US"/>
              </w:rPr>
            </w:pPr>
            <w:r w:rsidRPr="008B425B">
              <w:rPr>
                <w:rFonts w:cstheme="majorBidi"/>
                <w:lang w:val="en-US"/>
              </w:rPr>
              <w:t>DIE</w:t>
            </w:r>
          </w:p>
        </w:tc>
        <w:tc>
          <w:tcPr>
            <w:tcW w:w="8010" w:type="dxa"/>
          </w:tcPr>
          <w:p w14:paraId="65D9DB8D" w14:textId="70880A85" w:rsidR="00395459" w:rsidRPr="008B425B" w:rsidRDefault="00F351D9" w:rsidP="00F351D9">
            <w:pPr>
              <w:rPr>
                <w:rFonts w:cstheme="majorBidi"/>
                <w:lang w:val="en-US"/>
              </w:rPr>
            </w:pPr>
            <w:r w:rsidRPr="008B425B">
              <w:rPr>
                <w:rFonts w:cstheme="majorBidi"/>
                <w:lang w:val="en-US"/>
              </w:rPr>
              <w:t xml:space="preserve">In our dissemination strategy, we will highlight the practical benefits and performance of our and partners tools that will be developed by conducting user evaluations, and pilot </w:t>
            </w:r>
            <w:proofErr w:type="spellStart"/>
            <w:r w:rsidRPr="008B425B">
              <w:rPr>
                <w:rFonts w:cstheme="majorBidi"/>
                <w:lang w:val="en-US"/>
              </w:rPr>
              <w:t>testings</w:t>
            </w:r>
            <w:proofErr w:type="spellEnd"/>
            <w:r w:rsidRPr="008B425B">
              <w:rPr>
                <w:rFonts w:cstheme="majorBidi"/>
                <w:lang w:val="en-US"/>
              </w:rPr>
              <w:t xml:space="preserve">. These activities will be documented and shared through presentations, targeted </w:t>
            </w:r>
            <w:proofErr w:type="spellStart"/>
            <w:r w:rsidRPr="008B425B">
              <w:rPr>
                <w:rFonts w:cstheme="majorBidi"/>
                <w:lang w:val="en-US"/>
              </w:rPr>
              <w:t>publication,workshops</w:t>
            </w:r>
            <w:proofErr w:type="spellEnd"/>
            <w:r w:rsidRPr="008B425B">
              <w:rPr>
                <w:rFonts w:cstheme="majorBidi"/>
                <w:lang w:val="en-US"/>
              </w:rPr>
              <w:t>, and case studies, providing evidence of the tools’ effectiveness in addressing security, trust, and robustness requirements. We will also actively showcase the project’s efforts and achievements through our company’s social media channels (X, LinkedIn) amplifying visibility and engagement with a broader audience.</w:t>
            </w:r>
          </w:p>
        </w:tc>
      </w:tr>
      <w:tr w:rsidR="00395459" w:rsidRPr="009935C1" w14:paraId="593FB518" w14:textId="77777777" w:rsidTr="009C3A14">
        <w:trPr>
          <w:jc w:val="center"/>
        </w:trPr>
        <w:tc>
          <w:tcPr>
            <w:tcW w:w="1530" w:type="dxa"/>
          </w:tcPr>
          <w:p w14:paraId="56F69D86" w14:textId="06C60AF1" w:rsidR="00395459" w:rsidRPr="008B425B" w:rsidRDefault="00395459" w:rsidP="009C3A14">
            <w:pPr>
              <w:jc w:val="center"/>
              <w:rPr>
                <w:rFonts w:cstheme="majorBidi"/>
                <w:lang w:val="en-US"/>
              </w:rPr>
            </w:pPr>
            <w:r w:rsidRPr="008B425B">
              <w:rPr>
                <w:rFonts w:cstheme="majorBidi"/>
                <w:lang w:val="en-US"/>
              </w:rPr>
              <w:t>CBRL</w:t>
            </w:r>
          </w:p>
        </w:tc>
        <w:tc>
          <w:tcPr>
            <w:tcW w:w="8010" w:type="dxa"/>
          </w:tcPr>
          <w:p w14:paraId="3444A8C5" w14:textId="7F188A99" w:rsidR="00584255" w:rsidRPr="00584255" w:rsidRDefault="00584255" w:rsidP="00584255">
            <w:pPr>
              <w:rPr>
                <w:ins w:id="277" w:author="Jihane Najar" w:date="2025-04-09T15:10:00Z"/>
                <w:rFonts w:cstheme="majorBidi"/>
                <w:lang w:val="en-US"/>
                <w:rPrChange w:id="278" w:author="Jihane Najar" w:date="2025-04-09T15:10:00Z" w16du:dateUtc="2025-04-09T13:10:00Z">
                  <w:rPr>
                    <w:ins w:id="279" w:author="Jihane Najar" w:date="2025-04-09T15:10:00Z"/>
                    <w:rFonts w:cstheme="majorBidi"/>
                  </w:rPr>
                </w:rPrChange>
              </w:rPr>
            </w:pPr>
            <w:ins w:id="280" w:author="Jihane Najar" w:date="2025-04-09T15:10:00Z">
              <w:r w:rsidRPr="00584255">
                <w:rPr>
                  <w:rFonts w:cstheme="majorBidi"/>
                  <w:lang w:val="en-US"/>
                  <w:rPrChange w:id="281" w:author="Jihane Najar" w:date="2025-04-09T15:10:00Z" w16du:dateUtc="2025-04-09T13:10:00Z">
                    <w:rPr>
                      <w:rFonts w:cstheme="majorBidi"/>
                    </w:rPr>
                  </w:rPrChange>
                </w:rPr>
                <w:t xml:space="preserve">As the leader of Task 2.2, CBRL will collaborate with standardization bodies to ensure </w:t>
              </w:r>
              <w:proofErr w:type="spellStart"/>
              <w:r w:rsidRPr="00584255">
                <w:rPr>
                  <w:rFonts w:cstheme="majorBidi"/>
                  <w:lang w:val="en-US"/>
                  <w:rPrChange w:id="282" w:author="Jihane Najar" w:date="2025-04-09T15:10:00Z" w16du:dateUtc="2025-04-09T13:10:00Z">
                    <w:rPr>
                      <w:rFonts w:cstheme="majorBidi"/>
                    </w:rPr>
                  </w:rPrChange>
                </w:rPr>
                <w:t>CoEvolution’s</w:t>
              </w:r>
              <w:proofErr w:type="spellEnd"/>
              <w:r w:rsidRPr="00584255">
                <w:rPr>
                  <w:rFonts w:cstheme="majorBidi"/>
                  <w:lang w:val="en-US"/>
                  <w:rPrChange w:id="283" w:author="Jihane Najar" w:date="2025-04-09T15:10:00Z" w16du:dateUtc="2025-04-09T13:10:00Z">
                    <w:rPr>
                      <w:rFonts w:cstheme="majorBidi"/>
                    </w:rPr>
                  </w:rPrChange>
                </w:rPr>
                <w:t xml:space="preserve"> results influence the development of future standards. CBRL will also drive targeted dissemination activities, ensuring the creation and distribution of high-quality materials to effectively communicate project outcomes to both industry stakeholders and the research community.</w:t>
              </w:r>
            </w:ins>
          </w:p>
          <w:p w14:paraId="490B6190" w14:textId="77777777" w:rsidR="00584255" w:rsidRPr="00584255" w:rsidRDefault="00584255" w:rsidP="00584255">
            <w:pPr>
              <w:rPr>
                <w:ins w:id="284" w:author="Jihane Najar" w:date="2025-04-09T15:10:00Z"/>
                <w:rFonts w:cstheme="majorBidi"/>
                <w:lang w:val="en-US"/>
                <w:rPrChange w:id="285" w:author="Jihane Najar" w:date="2025-04-09T15:10:00Z" w16du:dateUtc="2025-04-09T13:10:00Z">
                  <w:rPr>
                    <w:ins w:id="286" w:author="Jihane Najar" w:date="2025-04-09T15:10:00Z"/>
                    <w:rFonts w:cstheme="majorBidi"/>
                  </w:rPr>
                </w:rPrChange>
              </w:rPr>
            </w:pPr>
            <w:ins w:id="287" w:author="Jihane Najar" w:date="2025-04-09T15:10:00Z">
              <w:r w:rsidRPr="00584255">
                <w:rPr>
                  <w:rFonts w:cstheme="majorBidi"/>
                  <w:lang w:val="en-US"/>
                  <w:rPrChange w:id="288" w:author="Jihane Najar" w:date="2025-04-09T15:10:00Z" w16du:dateUtc="2025-04-09T13:10:00Z">
                    <w:rPr>
                      <w:rFonts w:cstheme="majorBidi"/>
                    </w:rPr>
                  </w:rPrChange>
                </w:rPr>
                <w:t xml:space="preserve">To maximize outreach, CBRL will leverage its official website, social media platforms and industry blogs to share project updates, key insights and research findings. These efforts will align with the overall dissemination strategy, fostering collaboration, increasing awareness, and ensuring that </w:t>
              </w:r>
              <w:proofErr w:type="spellStart"/>
              <w:r w:rsidRPr="00584255">
                <w:rPr>
                  <w:rFonts w:cstheme="majorBidi"/>
                  <w:lang w:val="en-US"/>
                  <w:rPrChange w:id="289" w:author="Jihane Najar" w:date="2025-04-09T15:10:00Z" w16du:dateUtc="2025-04-09T13:10:00Z">
                    <w:rPr>
                      <w:rFonts w:cstheme="majorBidi"/>
                    </w:rPr>
                  </w:rPrChange>
                </w:rPr>
                <w:t>CoEvolution’s</w:t>
              </w:r>
              <w:proofErr w:type="spellEnd"/>
              <w:r w:rsidRPr="00584255">
                <w:rPr>
                  <w:rFonts w:cstheme="majorBidi"/>
                  <w:lang w:val="en-US"/>
                  <w:rPrChange w:id="290" w:author="Jihane Najar" w:date="2025-04-09T15:10:00Z" w16du:dateUtc="2025-04-09T13:10:00Z">
                    <w:rPr>
                      <w:rFonts w:cstheme="majorBidi"/>
                    </w:rPr>
                  </w:rPrChange>
                </w:rPr>
                <w:t xml:space="preserve"> contributions reach the right audiences in both academia and industry. Moreover, CBRL will promote the adoption of secure AI practices, supporting the long-term impact and sustainability of the project. Throughout the 36-month duration of the project, CBRL will actively collaborate with other partners to contribute to the submission of research papers, reports, and other academic and industry publications whenever possible. As the leader of WP2, CBRL will coordinate the alignment of business opportunities with technical progress, ensuring the successful execution of the project’s communication and </w:t>
              </w:r>
              <w:r w:rsidRPr="00584255">
                <w:rPr>
                  <w:rFonts w:cstheme="majorBidi"/>
                  <w:lang w:val="en-US"/>
                  <w:rPrChange w:id="291" w:author="Jihane Najar" w:date="2025-04-09T15:10:00Z" w16du:dateUtc="2025-04-09T13:10:00Z">
                    <w:rPr>
                      <w:rFonts w:cstheme="majorBidi"/>
                    </w:rPr>
                  </w:rPrChange>
                </w:rPr>
                <w:lastRenderedPageBreak/>
                <w:t>sustainability efforts, in collaboration with the Dissemination &amp; Communication Manager.</w:t>
              </w:r>
            </w:ins>
          </w:p>
          <w:p w14:paraId="4E060D79" w14:textId="77777777" w:rsidR="00395459" w:rsidRPr="008B425B" w:rsidRDefault="00395459" w:rsidP="009C3A14">
            <w:pPr>
              <w:rPr>
                <w:rFonts w:cstheme="majorBidi"/>
                <w:lang w:val="en-US"/>
              </w:rPr>
            </w:pPr>
          </w:p>
        </w:tc>
      </w:tr>
      <w:tr w:rsidR="00395459" w:rsidRPr="009935C1" w14:paraId="04A39B62" w14:textId="77777777" w:rsidTr="009C3A14">
        <w:trPr>
          <w:jc w:val="center"/>
        </w:trPr>
        <w:tc>
          <w:tcPr>
            <w:tcW w:w="1530" w:type="dxa"/>
          </w:tcPr>
          <w:p w14:paraId="7B006478" w14:textId="4D451B33" w:rsidR="00395459" w:rsidRPr="008B425B" w:rsidRDefault="00395459" w:rsidP="009C3A14">
            <w:pPr>
              <w:jc w:val="center"/>
              <w:rPr>
                <w:rFonts w:cstheme="majorBidi"/>
                <w:lang w:val="en-US"/>
              </w:rPr>
            </w:pPr>
            <w:r w:rsidRPr="008B425B">
              <w:rPr>
                <w:rFonts w:cstheme="majorBidi"/>
                <w:lang w:val="en-US"/>
              </w:rPr>
              <w:lastRenderedPageBreak/>
              <w:t>STS</w:t>
            </w:r>
          </w:p>
        </w:tc>
        <w:tc>
          <w:tcPr>
            <w:tcW w:w="8010" w:type="dxa"/>
          </w:tcPr>
          <w:p w14:paraId="591B3A97" w14:textId="68D54637" w:rsidR="00395459" w:rsidRPr="00584255" w:rsidRDefault="00584255" w:rsidP="00584255">
            <w:pPr>
              <w:rPr>
                <w:rFonts w:cstheme="majorBidi"/>
                <w:lang w:val="en-US"/>
              </w:rPr>
            </w:pPr>
            <w:commentRangeStart w:id="292"/>
            <w:ins w:id="293" w:author="Jihane Najar" w:date="2025-04-09T15:11:00Z">
              <w:r w:rsidRPr="00584255">
                <w:rPr>
                  <w:rFonts w:cstheme="majorBidi"/>
                  <w:lang w:val="en-US"/>
                  <w:rPrChange w:id="294" w:author="Jihane Najar" w:date="2025-04-09T15:11:00Z" w16du:dateUtc="2025-04-09T13:11:00Z">
                    <w:rPr>
                      <w:rFonts w:cstheme="majorBidi"/>
                    </w:rPr>
                  </w:rPrChange>
                </w:rPr>
                <w:t xml:space="preserve">Sphynx develops and offers innovative solutions and services providing clients with security operation </w:t>
              </w:r>
              <w:proofErr w:type="spellStart"/>
              <w:r w:rsidRPr="00584255">
                <w:rPr>
                  <w:rFonts w:cstheme="majorBidi"/>
                  <w:lang w:val="en-US"/>
                  <w:rPrChange w:id="295" w:author="Jihane Najar" w:date="2025-04-09T15:11:00Z" w16du:dateUtc="2025-04-09T13:11:00Z">
                    <w:rPr>
                      <w:rFonts w:cstheme="majorBidi"/>
                    </w:rPr>
                  </w:rPrChange>
                </w:rPr>
                <w:t>center's</w:t>
              </w:r>
              <w:proofErr w:type="spellEnd"/>
              <w:r w:rsidRPr="00584255">
                <w:rPr>
                  <w:rFonts w:cstheme="majorBidi"/>
                  <w:lang w:val="en-US"/>
                  <w:rPrChange w:id="296" w:author="Jihane Najar" w:date="2025-04-09T15:11:00Z" w16du:dateUtc="2025-04-09T13:11:00Z">
                    <w:rPr>
                      <w:rFonts w:cstheme="majorBidi"/>
                    </w:rPr>
                  </w:rPrChange>
                </w:rPr>
                <w:t xml:space="preserve">, managed security, cyber threat intelligence, incident response, training and certification. As a contributor in this project sphynx will explore how </w:t>
              </w:r>
              <w:proofErr w:type="spellStart"/>
              <w:r w:rsidRPr="00584255">
                <w:rPr>
                  <w:rFonts w:cstheme="majorBidi"/>
                  <w:lang w:val="en-US"/>
                  <w:rPrChange w:id="297" w:author="Jihane Najar" w:date="2025-04-09T15:11:00Z" w16du:dateUtc="2025-04-09T13:11:00Z">
                    <w:rPr>
                      <w:rFonts w:cstheme="majorBidi"/>
                    </w:rPr>
                  </w:rPrChange>
                </w:rPr>
                <w:t>CoEvolution</w:t>
              </w:r>
              <w:proofErr w:type="spellEnd"/>
              <w:r w:rsidRPr="00584255">
                <w:rPr>
                  <w:rFonts w:cstheme="majorBidi"/>
                  <w:lang w:val="en-US"/>
                  <w:rPrChange w:id="298" w:author="Jihane Najar" w:date="2025-04-09T15:11:00Z" w16du:dateUtc="2025-04-09T13:11:00Z">
                    <w:rPr>
                      <w:rFonts w:cstheme="majorBidi"/>
                    </w:rPr>
                  </w:rPrChange>
                </w:rPr>
                <w:t xml:space="preserve"> can support existing AI security and AI-driven cybersecurity standards. We'll also participate in a multi-stakeholder cost analysis of the </w:t>
              </w:r>
              <w:proofErr w:type="spellStart"/>
              <w:r w:rsidRPr="00584255">
                <w:rPr>
                  <w:rFonts w:cstheme="majorBidi"/>
                  <w:lang w:val="en-US"/>
                  <w:rPrChange w:id="299" w:author="Jihane Najar" w:date="2025-04-09T15:11:00Z" w16du:dateUtc="2025-04-09T13:11:00Z">
                    <w:rPr>
                      <w:rFonts w:cstheme="majorBidi"/>
                    </w:rPr>
                  </w:rPrChange>
                </w:rPr>
                <w:t>CoEvolution</w:t>
              </w:r>
              <w:proofErr w:type="spellEnd"/>
              <w:r w:rsidRPr="00584255">
                <w:rPr>
                  <w:rFonts w:cstheme="majorBidi"/>
                  <w:lang w:val="en-US"/>
                  <w:rPrChange w:id="300" w:author="Jihane Najar" w:date="2025-04-09T15:11:00Z" w16du:dateUtc="2025-04-09T13:11:00Z">
                    <w:rPr>
                      <w:rFonts w:cstheme="majorBidi"/>
                    </w:rPr>
                  </w:rPrChange>
                </w:rPr>
                <w:t xml:space="preserve"> framework. In addition, we'll assist in the design of a comprehensive structure for AI model development and use our engine to power the </w:t>
              </w:r>
              <w:proofErr w:type="spellStart"/>
              <w:r w:rsidRPr="00584255">
                <w:rPr>
                  <w:rFonts w:cstheme="majorBidi"/>
                  <w:lang w:val="en-US"/>
                  <w:rPrChange w:id="301" w:author="Jihane Najar" w:date="2025-04-09T15:11:00Z" w16du:dateUtc="2025-04-09T13:11:00Z">
                    <w:rPr>
                      <w:rFonts w:cstheme="majorBidi"/>
                    </w:rPr>
                  </w:rPrChange>
                </w:rPr>
                <w:t>CoEvolution</w:t>
              </w:r>
              <w:proofErr w:type="spellEnd"/>
              <w:r w:rsidRPr="00584255">
                <w:rPr>
                  <w:rFonts w:cstheme="majorBidi"/>
                  <w:lang w:val="en-US"/>
                  <w:rPrChange w:id="302" w:author="Jihane Najar" w:date="2025-04-09T15:11:00Z" w16du:dateUtc="2025-04-09T13:11:00Z">
                    <w:rPr>
                      <w:rFonts w:cstheme="majorBidi"/>
                    </w:rPr>
                  </w:rPrChange>
                </w:rPr>
                <w:t xml:space="preserve"> Hub for risk analysis, security assurance, and more.</w:t>
              </w:r>
            </w:ins>
            <w:commentRangeEnd w:id="292"/>
            <w:ins w:id="303" w:author="Jihane Najar" w:date="2025-04-09T15:11:00Z" w16du:dateUtc="2025-04-09T13:11:00Z">
              <w:r>
                <w:rPr>
                  <w:rStyle w:val="CommentReference"/>
                </w:rPr>
                <w:commentReference w:id="292"/>
              </w:r>
            </w:ins>
          </w:p>
        </w:tc>
      </w:tr>
      <w:tr w:rsidR="00395459" w:rsidRPr="009935C1" w14:paraId="5A72DBF6" w14:textId="77777777" w:rsidTr="009C3A14">
        <w:trPr>
          <w:jc w:val="center"/>
        </w:trPr>
        <w:tc>
          <w:tcPr>
            <w:tcW w:w="1530" w:type="dxa"/>
          </w:tcPr>
          <w:p w14:paraId="4321E44B" w14:textId="12E25CDA" w:rsidR="00395459" w:rsidRPr="008B425B" w:rsidRDefault="00395459" w:rsidP="009C3A14">
            <w:pPr>
              <w:jc w:val="center"/>
              <w:rPr>
                <w:rFonts w:cstheme="majorBidi"/>
                <w:lang w:val="en-US"/>
              </w:rPr>
            </w:pPr>
            <w:r w:rsidRPr="008B425B">
              <w:rPr>
                <w:rFonts w:cstheme="majorBidi"/>
                <w:lang w:val="en-US"/>
              </w:rPr>
              <w:t>BEVD</w:t>
            </w:r>
          </w:p>
        </w:tc>
        <w:tc>
          <w:tcPr>
            <w:tcW w:w="8010" w:type="dxa"/>
          </w:tcPr>
          <w:p w14:paraId="7A7EB8BC" w14:textId="642B4A7C" w:rsidR="00E8666C" w:rsidRPr="00E8666C" w:rsidRDefault="00E8666C" w:rsidP="00E8666C">
            <w:pPr>
              <w:rPr>
                <w:ins w:id="304" w:author="Jihane Najar" w:date="2025-04-09T15:12:00Z" w16du:dateUtc="2025-04-09T13:12:00Z"/>
                <w:rFonts w:cstheme="majorBidi"/>
                <w:lang w:val="en-US"/>
              </w:rPr>
            </w:pPr>
            <w:ins w:id="305" w:author="Jihane Najar" w:date="2025-04-09T15:12:00Z" w16du:dateUtc="2025-04-09T13:12:00Z">
              <w:r w:rsidRPr="00E8666C">
                <w:rPr>
                  <w:rFonts w:cstheme="majorBidi"/>
                  <w:lang w:val="en-US"/>
                </w:rPr>
                <w:t xml:space="preserve">Disseminate Use Case and Exploitation findings in relevant conferences together with Use Case partners - the initial plan (likely to evolve throughout the project): </w:t>
              </w:r>
            </w:ins>
          </w:p>
          <w:p w14:paraId="1AC23F5A" w14:textId="4D63111E" w:rsidR="00E8666C" w:rsidRPr="00E8666C" w:rsidRDefault="00E8666C" w:rsidP="00E8666C">
            <w:pPr>
              <w:rPr>
                <w:ins w:id="306" w:author="Jihane Najar" w:date="2025-04-09T15:12:00Z" w16du:dateUtc="2025-04-09T13:12:00Z"/>
                <w:rFonts w:cstheme="majorBidi"/>
                <w:lang w:val="en-US"/>
              </w:rPr>
            </w:pPr>
            <w:ins w:id="307" w:author="Jihane Najar" w:date="2025-04-09T15:12:00Z" w16du:dateUtc="2025-04-09T13:12:00Z">
              <w:r w:rsidRPr="00E8666C">
                <w:rPr>
                  <w:rFonts w:cstheme="majorBidi"/>
                  <w:lang w:val="en-US"/>
                </w:rPr>
                <w:t>Conference or Workshop / Position Paper: Working Title: Engineering Secure and Trustworthy AI-Driven CPS: Risk-Informed Use Case Requirements from Automotive and Manufacturing Domains; Purpose: Present structured high-level industrial use case requirements with integrated security, trust and robustness. Focuses on risk-informed engineering to counter adversarial threats, data integrity issues and AI system vulnerabilities in CPS.; Scope: Combines domain-specific technical needs with threat models and risk assessment approaches to demonstrate real-world constraints and attack surfaces in both automotive and industrial manufacturing pilots.</w:t>
              </w:r>
            </w:ins>
          </w:p>
          <w:p w14:paraId="063FD8F5" w14:textId="29052DC6" w:rsidR="00395459" w:rsidRPr="008B425B" w:rsidRDefault="00E8666C" w:rsidP="00E8666C">
            <w:pPr>
              <w:rPr>
                <w:rFonts w:cstheme="majorBidi"/>
                <w:lang w:val="en-US"/>
              </w:rPr>
            </w:pPr>
            <w:ins w:id="308" w:author="Jihane Najar" w:date="2025-04-09T15:12:00Z" w16du:dateUtc="2025-04-09T13:12:00Z">
              <w:r w:rsidRPr="00E8666C">
                <w:rPr>
                  <w:rFonts w:cstheme="majorBidi"/>
                  <w:lang w:val="en-US"/>
                </w:rPr>
                <w:t xml:space="preserve">Industrial Report or Workshop Paper: Working Title: From Requirements to Market-Ready AI Security: Mapping Industrial Use Cases to Exploitable Business Models; Purpose: Bridge validated use-case requirements to business and exploitation pathways, aligning AI security goals with market expectations and sustainability needs. Highlights how technical KPIs translate into financial value, operational constraints and licensing strategies. Scope: Links security, trust and robustness requirements to commercial viability by exploring cost drivers, risk exposure and long-term maintenance implications. Provides early insight into how </w:t>
              </w:r>
              <w:proofErr w:type="spellStart"/>
              <w:r w:rsidRPr="00E8666C">
                <w:rPr>
                  <w:rFonts w:cstheme="majorBidi"/>
                  <w:lang w:val="en-US"/>
                </w:rPr>
                <w:t>CoEvolution</w:t>
              </w:r>
              <w:proofErr w:type="spellEnd"/>
              <w:r w:rsidRPr="00E8666C">
                <w:rPr>
                  <w:rFonts w:cstheme="majorBidi"/>
                  <w:lang w:val="en-US"/>
                </w:rPr>
                <w:t xml:space="preserve"> results can support scalable, trustworthy AI solutions.</w:t>
              </w:r>
            </w:ins>
          </w:p>
        </w:tc>
      </w:tr>
      <w:tr w:rsidR="00395459" w:rsidRPr="009935C1" w14:paraId="07E33805" w14:textId="77777777" w:rsidTr="009C3A14">
        <w:trPr>
          <w:jc w:val="center"/>
        </w:trPr>
        <w:tc>
          <w:tcPr>
            <w:tcW w:w="1530" w:type="dxa"/>
          </w:tcPr>
          <w:p w14:paraId="2BCD7E5D" w14:textId="3A60C82D" w:rsidR="00395459" w:rsidRPr="008B425B" w:rsidRDefault="00395459" w:rsidP="009C3A14">
            <w:pPr>
              <w:jc w:val="center"/>
              <w:rPr>
                <w:rFonts w:cstheme="majorBidi"/>
                <w:lang w:val="en-US"/>
              </w:rPr>
            </w:pPr>
            <w:proofErr w:type="spellStart"/>
            <w:r w:rsidRPr="008B425B">
              <w:rPr>
                <w:rFonts w:cstheme="majorBidi"/>
                <w:lang w:val="en-US"/>
              </w:rPr>
              <w:t>Upatras</w:t>
            </w:r>
            <w:proofErr w:type="spellEnd"/>
          </w:p>
        </w:tc>
        <w:tc>
          <w:tcPr>
            <w:tcW w:w="8010" w:type="dxa"/>
          </w:tcPr>
          <w:p w14:paraId="05758104" w14:textId="0120A55F" w:rsidR="00395459" w:rsidRPr="008B425B" w:rsidRDefault="00146557" w:rsidP="00146557">
            <w:pPr>
              <w:rPr>
                <w:rFonts w:cstheme="majorBidi"/>
                <w:lang w:val="en-US"/>
              </w:rPr>
            </w:pPr>
            <w:r w:rsidRPr="008B425B">
              <w:rPr>
                <w:rFonts w:cstheme="majorBidi"/>
                <w:lang w:val="en-US"/>
              </w:rPr>
              <w:t xml:space="preserve">The University of Patras will disseminate the research findings in top-tier journals (Q1, Q2) and conferences (A*, A) in the fields of Pervasive Computing, Edge Computing and Software Engineering. We plan also to actively share progress and milestones in order to </w:t>
            </w:r>
            <w:proofErr w:type="spellStart"/>
            <w:r w:rsidRPr="008B425B">
              <w:rPr>
                <w:rFonts w:cstheme="majorBidi"/>
                <w:lang w:val="en-US"/>
              </w:rPr>
              <w:t>maximi</w:t>
            </w:r>
            <w:ins w:id="309" w:author="Jihane Najar" w:date="2025-04-09T15:04:00Z" w16du:dateUtc="2025-04-09T13:04:00Z">
              <w:r w:rsidR="00A4399D">
                <w:rPr>
                  <w:rFonts w:cstheme="majorBidi"/>
                  <w:lang w:val="en-US"/>
                </w:rPr>
                <w:t>s</w:t>
              </w:r>
            </w:ins>
            <w:del w:id="310" w:author="Jihane Najar" w:date="2025-04-09T15:04:00Z" w16du:dateUtc="2025-04-09T13:04:00Z">
              <w:r w:rsidRPr="008B425B" w:rsidDel="00A4399D">
                <w:rPr>
                  <w:rFonts w:cstheme="majorBidi"/>
                  <w:lang w:val="en-US"/>
                </w:rPr>
                <w:delText>z</w:delText>
              </w:r>
            </w:del>
            <w:r w:rsidRPr="008B425B">
              <w:rPr>
                <w:rFonts w:cstheme="majorBidi"/>
                <w:lang w:val="en-US"/>
              </w:rPr>
              <w:t>e</w:t>
            </w:r>
            <w:proofErr w:type="spellEnd"/>
            <w:r w:rsidRPr="008B425B">
              <w:rPr>
                <w:rFonts w:cstheme="majorBidi"/>
                <w:lang w:val="en-US"/>
              </w:rPr>
              <w:t xml:space="preserve"> the impact of the </w:t>
            </w:r>
            <w:proofErr w:type="spellStart"/>
            <w:r w:rsidRPr="008B425B">
              <w:rPr>
                <w:rFonts w:cstheme="majorBidi"/>
                <w:lang w:val="en-US"/>
              </w:rPr>
              <w:t>CoEvolution</w:t>
            </w:r>
            <w:proofErr w:type="spellEnd"/>
            <w:r w:rsidRPr="008B425B">
              <w:rPr>
                <w:rFonts w:cstheme="majorBidi"/>
                <w:lang w:val="en-US"/>
              </w:rPr>
              <w:t xml:space="preserve"> project within both academic and industry communities. We will engage with the general public, as well as the aforementioned communities through the lab’s website, our team's extensive professional networks and our social media channels to ensure broader visibility and outreach.</w:t>
            </w:r>
          </w:p>
        </w:tc>
      </w:tr>
    </w:tbl>
    <w:p w14:paraId="5415AD3C" w14:textId="77777777" w:rsidR="00E13610" w:rsidRPr="008B425B" w:rsidRDefault="00E13610" w:rsidP="00D419FF">
      <w:pPr>
        <w:rPr>
          <w:rFonts w:cstheme="majorBidi"/>
          <w:b/>
          <w:bCs w:val="0"/>
          <w:lang w:val="en-US"/>
        </w:rPr>
      </w:pPr>
    </w:p>
    <w:p w14:paraId="629FFC93" w14:textId="77777777" w:rsidR="00E13610" w:rsidRPr="008B425B" w:rsidRDefault="00E13610" w:rsidP="00E13610">
      <w:pPr>
        <w:pStyle w:val="Heading2"/>
        <w:numPr>
          <w:ilvl w:val="1"/>
          <w:numId w:val="2"/>
        </w:numPr>
        <w:tabs>
          <w:tab w:val="num" w:pos="360"/>
        </w:tabs>
        <w:ind w:left="0" w:firstLine="0"/>
        <w:rPr>
          <w:rFonts w:asciiTheme="majorBidi" w:hAnsiTheme="majorBidi"/>
          <w:b/>
          <w:bCs w:val="0"/>
          <w:color w:val="auto"/>
          <w:sz w:val="24"/>
          <w:szCs w:val="24"/>
        </w:rPr>
      </w:pPr>
      <w:bookmarkStart w:id="311" w:name="_Toc193800326"/>
      <w:r w:rsidRPr="008B425B">
        <w:rPr>
          <w:rFonts w:asciiTheme="majorBidi" w:hAnsiTheme="majorBidi"/>
          <w:b/>
          <w:bCs w:val="0"/>
          <w:color w:val="auto"/>
          <w:sz w:val="24"/>
          <w:szCs w:val="24"/>
        </w:rPr>
        <w:lastRenderedPageBreak/>
        <w:t>Target groups</w:t>
      </w:r>
      <w:bookmarkEnd w:id="311"/>
    </w:p>
    <w:p w14:paraId="72BC53B5" w14:textId="3F7B8711" w:rsidR="00575E47" w:rsidRPr="008B425B" w:rsidRDefault="00575E47" w:rsidP="00E13610">
      <w:pPr>
        <w:rPr>
          <w:rFonts w:cstheme="majorBidi"/>
          <w:lang w:val="en-US"/>
        </w:rPr>
      </w:pPr>
      <w:r w:rsidRPr="008B425B">
        <w:rPr>
          <w:lang w:val="en-US"/>
        </w:rPr>
        <w:t xml:space="preserve">To effectively evaluate the success of the </w:t>
      </w:r>
      <w:proofErr w:type="spellStart"/>
      <w:r w:rsidRPr="008B425B">
        <w:rPr>
          <w:lang w:val="en-US"/>
        </w:rPr>
        <w:t>CoEvolution</w:t>
      </w:r>
      <w:proofErr w:type="spellEnd"/>
      <w:r w:rsidRPr="008B425B">
        <w:rPr>
          <w:lang w:val="en-US"/>
        </w:rPr>
        <w:t xml:space="preserve"> project, it is crucial to establish well-defined Key Performance Indicators. A</w:t>
      </w:r>
      <w:r w:rsidRPr="008B425B">
        <w:rPr>
          <w:rFonts w:cstheme="majorBidi"/>
          <w:lang w:val="en-US"/>
        </w:rPr>
        <w:t xml:space="preserve"> tailored dissemination and communication strategy for each target group is essential to effectively reach and engage with the relevant stakeholders. Below is a plan for each identified target group based on the specific needs and interests they hold in the context of AI and security.</w:t>
      </w:r>
    </w:p>
    <w:p w14:paraId="6A96C907" w14:textId="633CD57F" w:rsidR="00575E47" w:rsidRPr="008B425B" w:rsidRDefault="00575E47" w:rsidP="00575E47">
      <w:pPr>
        <w:rPr>
          <w:rFonts w:cstheme="majorBidi"/>
          <w:b/>
          <w:bCs w:val="0"/>
          <w:i/>
          <w:iCs w:val="0"/>
          <w:lang w:val="en-US"/>
        </w:rPr>
      </w:pPr>
      <w:r w:rsidRPr="008B425B">
        <w:rPr>
          <w:rFonts w:cstheme="majorBidi"/>
          <w:b/>
          <w:bCs w:val="0"/>
          <w:i/>
          <w:iCs w:val="0"/>
          <w:lang w:val="en-US"/>
        </w:rPr>
        <w:t>1. AI Researchers and Developers</w:t>
      </w:r>
    </w:p>
    <w:p w14:paraId="35AB0F93" w14:textId="77777777"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Objective</w:t>
      </w:r>
      <w:r w:rsidRPr="008B425B">
        <w:rPr>
          <w:rFonts w:cstheme="majorBidi"/>
          <w:lang w:val="en-US"/>
        </w:rPr>
        <w:t>: Provide tools and frameworks to build secure, robust, and trustworthy AI systems.</w:t>
      </w:r>
    </w:p>
    <w:p w14:paraId="7E8141CE" w14:textId="77777777"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Communication Channels</w:t>
      </w:r>
      <w:r w:rsidRPr="008B425B">
        <w:rPr>
          <w:rFonts w:cstheme="majorBidi"/>
          <w:lang w:val="en-US"/>
        </w:rPr>
        <w:t>: Webinars, academic journals, and research conferences.</w:t>
      </w:r>
    </w:p>
    <w:p w14:paraId="3FC68003" w14:textId="77777777"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Tailored Messaging</w:t>
      </w:r>
      <w:r w:rsidRPr="008B425B">
        <w:rPr>
          <w:rFonts w:cstheme="majorBidi"/>
          <w:lang w:val="en-US"/>
        </w:rPr>
        <w:t xml:space="preserve">: Highlight </w:t>
      </w:r>
      <w:proofErr w:type="spellStart"/>
      <w:r w:rsidRPr="008B425B">
        <w:rPr>
          <w:rFonts w:cstheme="majorBidi"/>
          <w:lang w:val="en-US"/>
        </w:rPr>
        <w:t>CoEvolution’s</w:t>
      </w:r>
      <w:proofErr w:type="spellEnd"/>
      <w:r w:rsidRPr="008B425B">
        <w:rPr>
          <w:rFonts w:cstheme="majorBidi"/>
          <w:lang w:val="en-US"/>
        </w:rPr>
        <w:t xml:space="preserve"> role in improving adversarial robustness and security in AI models.</w:t>
      </w:r>
    </w:p>
    <w:p w14:paraId="36464427" w14:textId="467C2A48" w:rsidR="00575E47" w:rsidRPr="008B425B" w:rsidRDefault="00575E47" w:rsidP="00575E47">
      <w:pPr>
        <w:pStyle w:val="ListParagraph"/>
        <w:numPr>
          <w:ilvl w:val="0"/>
          <w:numId w:val="9"/>
        </w:numPr>
        <w:rPr>
          <w:rFonts w:cstheme="majorBidi"/>
          <w:lang w:val="en-US"/>
        </w:rPr>
      </w:pPr>
      <w:r w:rsidRPr="008B425B">
        <w:rPr>
          <w:rFonts w:cstheme="majorBidi"/>
          <w:u w:val="single"/>
          <w:lang w:val="en-US"/>
        </w:rPr>
        <w:t>Engagement Activities</w:t>
      </w:r>
      <w:r w:rsidRPr="008B425B">
        <w:rPr>
          <w:rFonts w:cstheme="majorBidi"/>
          <w:lang w:val="en-US"/>
        </w:rPr>
        <w:t xml:space="preserve">: </w:t>
      </w:r>
      <w:proofErr w:type="spellStart"/>
      <w:r w:rsidRPr="008B425B">
        <w:rPr>
          <w:rFonts w:cstheme="majorBidi"/>
          <w:lang w:val="en-US"/>
        </w:rPr>
        <w:t>Organise</w:t>
      </w:r>
      <w:proofErr w:type="spellEnd"/>
      <w:r w:rsidRPr="008B425B">
        <w:rPr>
          <w:rFonts w:cstheme="majorBidi"/>
          <w:lang w:val="en-US"/>
        </w:rPr>
        <w:t xml:space="preserve"> research-focused workshops, collaborate on academic papers, and provide resources on AI security frameworks.</w:t>
      </w:r>
    </w:p>
    <w:p w14:paraId="12059C86" w14:textId="77777777" w:rsidR="00575E47" w:rsidRPr="008B425B" w:rsidRDefault="00575E47" w:rsidP="00575E47">
      <w:pPr>
        <w:rPr>
          <w:rFonts w:cstheme="majorBidi"/>
          <w:b/>
          <w:bCs w:val="0"/>
          <w:i/>
          <w:iCs w:val="0"/>
          <w:lang w:val="en-US"/>
        </w:rPr>
      </w:pPr>
      <w:r w:rsidRPr="008B425B">
        <w:rPr>
          <w:rFonts w:cstheme="majorBidi"/>
          <w:b/>
          <w:bCs w:val="0"/>
          <w:i/>
          <w:iCs w:val="0"/>
          <w:lang w:val="en-US"/>
        </w:rPr>
        <w:t>2. Security Professionals and Researchers</w:t>
      </w:r>
    </w:p>
    <w:p w14:paraId="7C527786" w14:textId="77777777"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Objective</w:t>
      </w:r>
      <w:r w:rsidRPr="008B425B">
        <w:rPr>
          <w:rFonts w:cstheme="majorBidi"/>
          <w:lang w:val="en-US"/>
        </w:rPr>
        <w:t>: Enhance security-by-design and resilience against adversarial attacks in AI systems.</w:t>
      </w:r>
    </w:p>
    <w:p w14:paraId="02C04E63" w14:textId="48C889C7"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Communication Channels</w:t>
      </w:r>
      <w:r w:rsidRPr="008B425B">
        <w:rPr>
          <w:rFonts w:cstheme="majorBidi"/>
          <w:lang w:val="en-US"/>
        </w:rPr>
        <w:t xml:space="preserve">: </w:t>
      </w:r>
      <w:proofErr w:type="spellStart"/>
      <w:r w:rsidRPr="008B425B">
        <w:rPr>
          <w:rFonts w:cstheme="majorBidi"/>
          <w:lang w:val="en-US"/>
        </w:rPr>
        <w:t>Speciali</w:t>
      </w:r>
      <w:r w:rsidR="005B09D0" w:rsidRPr="008B425B">
        <w:rPr>
          <w:rFonts w:cstheme="majorBidi"/>
          <w:lang w:val="en-US"/>
        </w:rPr>
        <w:t>s</w:t>
      </w:r>
      <w:r w:rsidRPr="008B425B">
        <w:rPr>
          <w:rFonts w:cstheme="majorBidi"/>
          <w:lang w:val="en-US"/>
        </w:rPr>
        <w:t>ed</w:t>
      </w:r>
      <w:proofErr w:type="spellEnd"/>
      <w:r w:rsidRPr="008B425B">
        <w:rPr>
          <w:rFonts w:cstheme="majorBidi"/>
          <w:lang w:val="en-US"/>
        </w:rPr>
        <w:t xml:space="preserve"> cybersecurity events, online forums, and industry seminars.</w:t>
      </w:r>
    </w:p>
    <w:p w14:paraId="268BE570" w14:textId="77777777"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Tailored Messaging</w:t>
      </w:r>
      <w:r w:rsidRPr="008B425B">
        <w:rPr>
          <w:rFonts w:cstheme="majorBidi"/>
          <w:lang w:val="en-US"/>
        </w:rPr>
        <w:t xml:space="preserve">: Stress </w:t>
      </w:r>
      <w:proofErr w:type="spellStart"/>
      <w:r w:rsidRPr="008B425B">
        <w:rPr>
          <w:rFonts w:cstheme="majorBidi"/>
          <w:lang w:val="en-US"/>
        </w:rPr>
        <w:t>CoEvolution’s</w:t>
      </w:r>
      <w:proofErr w:type="spellEnd"/>
      <w:r w:rsidRPr="008B425B">
        <w:rPr>
          <w:rFonts w:cstheme="majorBidi"/>
          <w:lang w:val="en-US"/>
        </w:rPr>
        <w:t xml:space="preserve"> contribution to securing AI-based systems in network security.</w:t>
      </w:r>
    </w:p>
    <w:p w14:paraId="033CA12A" w14:textId="5FEDB961" w:rsidR="00575E47" w:rsidRPr="008B425B" w:rsidRDefault="00575E47" w:rsidP="00575E47">
      <w:pPr>
        <w:pStyle w:val="ListParagraph"/>
        <w:numPr>
          <w:ilvl w:val="0"/>
          <w:numId w:val="10"/>
        </w:numPr>
        <w:rPr>
          <w:rFonts w:cstheme="majorBidi"/>
          <w:lang w:val="en-US"/>
        </w:rPr>
      </w:pPr>
      <w:r w:rsidRPr="008B425B">
        <w:rPr>
          <w:rFonts w:cstheme="majorBidi"/>
          <w:u w:val="single"/>
          <w:lang w:val="en-US"/>
        </w:rPr>
        <w:t>Engagement Activities</w:t>
      </w:r>
      <w:r w:rsidRPr="008B425B">
        <w:rPr>
          <w:rFonts w:cstheme="majorBidi"/>
          <w:lang w:val="en-US"/>
        </w:rPr>
        <w:t>: Host training sessions, develop case studies on adversarial defense, and engage in collaborative research projects.</w:t>
      </w:r>
    </w:p>
    <w:p w14:paraId="4533C4CB" w14:textId="77777777" w:rsidR="005B09D0" w:rsidRPr="008B425B" w:rsidRDefault="005B09D0" w:rsidP="005B09D0">
      <w:pPr>
        <w:rPr>
          <w:rFonts w:cstheme="majorBidi"/>
          <w:b/>
          <w:bCs w:val="0"/>
          <w:i/>
          <w:iCs w:val="0"/>
          <w:lang w:val="en-US"/>
        </w:rPr>
      </w:pPr>
      <w:r w:rsidRPr="008B425B">
        <w:rPr>
          <w:rFonts w:cstheme="majorBidi"/>
          <w:b/>
          <w:bCs w:val="0"/>
          <w:i/>
          <w:iCs w:val="0"/>
          <w:lang w:val="en-US"/>
        </w:rPr>
        <w:t>3. Government and Regulatory Bodies</w:t>
      </w:r>
    </w:p>
    <w:p w14:paraId="6E1179A8" w14:textId="77777777"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Objective</w:t>
      </w:r>
      <w:r w:rsidRPr="008B425B">
        <w:rPr>
          <w:rFonts w:cstheme="majorBidi"/>
          <w:lang w:val="en-US"/>
        </w:rPr>
        <w:t>: Support the establishment of standards for evaluating AI-based security systems.</w:t>
      </w:r>
    </w:p>
    <w:p w14:paraId="2F752109" w14:textId="77777777"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Communication Channels</w:t>
      </w:r>
      <w:r w:rsidRPr="008B425B">
        <w:rPr>
          <w:rFonts w:cstheme="majorBidi"/>
          <w:b/>
          <w:bCs w:val="0"/>
          <w:lang w:val="en-US"/>
        </w:rPr>
        <w:t>:</w:t>
      </w:r>
      <w:r w:rsidRPr="008B425B">
        <w:rPr>
          <w:rFonts w:cstheme="majorBidi"/>
          <w:lang w:val="en-US"/>
        </w:rPr>
        <w:t xml:space="preserve"> Policy roundtables, regulatory webinars, and reports.</w:t>
      </w:r>
    </w:p>
    <w:p w14:paraId="3B812B9D" w14:textId="2073B2C2"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Tailored Messaging</w:t>
      </w:r>
      <w:r w:rsidRPr="008B425B">
        <w:rPr>
          <w:rFonts w:cstheme="majorBidi"/>
          <w:lang w:val="en-US"/>
        </w:rPr>
        <w:t xml:space="preserve">: </w:t>
      </w:r>
      <w:proofErr w:type="spellStart"/>
      <w:r w:rsidRPr="008B425B">
        <w:rPr>
          <w:rFonts w:cstheme="majorBidi"/>
          <w:lang w:val="en-US"/>
        </w:rPr>
        <w:t>Emphasise</w:t>
      </w:r>
      <w:proofErr w:type="spellEnd"/>
      <w:r w:rsidRPr="008B425B">
        <w:rPr>
          <w:rFonts w:cstheme="majorBidi"/>
          <w:lang w:val="en-US"/>
        </w:rPr>
        <w:t xml:space="preserve"> the importance of adversarial robustness in AI regulations and security standards.</w:t>
      </w:r>
    </w:p>
    <w:p w14:paraId="3814DE23" w14:textId="6572FB9A" w:rsidR="005B09D0" w:rsidRPr="008B425B" w:rsidRDefault="005B09D0" w:rsidP="005B09D0">
      <w:pPr>
        <w:pStyle w:val="ListParagraph"/>
        <w:numPr>
          <w:ilvl w:val="0"/>
          <w:numId w:val="11"/>
        </w:numPr>
        <w:rPr>
          <w:rFonts w:cstheme="majorBidi"/>
          <w:lang w:val="en-US"/>
        </w:rPr>
      </w:pPr>
      <w:r w:rsidRPr="008B425B">
        <w:rPr>
          <w:rFonts w:cstheme="majorBidi"/>
          <w:u w:val="single"/>
          <w:lang w:val="en-US"/>
        </w:rPr>
        <w:t>Engagement Activities</w:t>
      </w:r>
      <w:r w:rsidRPr="008B425B">
        <w:rPr>
          <w:rFonts w:cstheme="majorBidi"/>
          <w:lang w:val="en-US"/>
        </w:rPr>
        <w:t>: Provide policy briefs, contribute to AI regulation discussions, and consult on the integration of security standards in AI systems.</w:t>
      </w:r>
    </w:p>
    <w:p w14:paraId="082B28FC" w14:textId="77777777" w:rsidR="005B09D0" w:rsidRPr="008B425B" w:rsidRDefault="005B09D0" w:rsidP="005B09D0">
      <w:pPr>
        <w:rPr>
          <w:rFonts w:cstheme="majorBidi"/>
          <w:b/>
          <w:bCs w:val="0"/>
          <w:i/>
          <w:iCs w:val="0"/>
          <w:lang w:val="en-US"/>
        </w:rPr>
      </w:pPr>
      <w:r w:rsidRPr="008B425B">
        <w:rPr>
          <w:rFonts w:cstheme="majorBidi"/>
          <w:b/>
          <w:bCs w:val="0"/>
          <w:i/>
          <w:iCs w:val="0"/>
          <w:lang w:val="en-US"/>
        </w:rPr>
        <w:t>4. Technology Companies</w:t>
      </w:r>
    </w:p>
    <w:p w14:paraId="7ACFEF96" w14:textId="77777777"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Objective</w:t>
      </w:r>
      <w:r w:rsidRPr="008B425B">
        <w:rPr>
          <w:rFonts w:cstheme="majorBidi"/>
          <w:lang w:val="en-US"/>
        </w:rPr>
        <w:t>: Assist companies in securing their AI supply chains and ensuring data integrity.</w:t>
      </w:r>
    </w:p>
    <w:p w14:paraId="16274327" w14:textId="77777777"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Communication Channels</w:t>
      </w:r>
      <w:r w:rsidRPr="008B425B">
        <w:rPr>
          <w:rFonts w:cstheme="majorBidi"/>
          <w:lang w:val="en-US"/>
        </w:rPr>
        <w:t>: Industry conferences, business roundtables, and newsletters.</w:t>
      </w:r>
    </w:p>
    <w:p w14:paraId="7B47E197" w14:textId="77777777"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Tailored Messaging</w:t>
      </w:r>
      <w:r w:rsidRPr="008B425B">
        <w:rPr>
          <w:rFonts w:cstheme="majorBidi"/>
          <w:lang w:val="en-US"/>
        </w:rPr>
        <w:t xml:space="preserve">: Show how </w:t>
      </w:r>
      <w:proofErr w:type="spellStart"/>
      <w:r w:rsidRPr="008B425B">
        <w:rPr>
          <w:rFonts w:cstheme="majorBidi"/>
          <w:lang w:val="en-US"/>
        </w:rPr>
        <w:t>CoEvolution’s</w:t>
      </w:r>
      <w:proofErr w:type="spellEnd"/>
      <w:r w:rsidRPr="008B425B">
        <w:rPr>
          <w:rFonts w:cstheme="majorBidi"/>
          <w:lang w:val="en-US"/>
        </w:rPr>
        <w:t xml:space="preserve"> framework ensures secure, interoperable, and trustworthy AI solutions.</w:t>
      </w:r>
    </w:p>
    <w:p w14:paraId="60DF69AC" w14:textId="0FA6676D" w:rsidR="005B09D0" w:rsidRPr="008B425B" w:rsidRDefault="005B09D0" w:rsidP="005B09D0">
      <w:pPr>
        <w:pStyle w:val="ListParagraph"/>
        <w:numPr>
          <w:ilvl w:val="0"/>
          <w:numId w:val="12"/>
        </w:numPr>
        <w:rPr>
          <w:rFonts w:cstheme="majorBidi"/>
          <w:lang w:val="en-US"/>
        </w:rPr>
      </w:pPr>
      <w:r w:rsidRPr="008B425B">
        <w:rPr>
          <w:rFonts w:cstheme="majorBidi"/>
          <w:u w:val="single"/>
          <w:lang w:val="en-US"/>
        </w:rPr>
        <w:t>Engagement Activities</w:t>
      </w:r>
      <w:r w:rsidRPr="008B425B">
        <w:rPr>
          <w:rFonts w:cstheme="majorBidi"/>
          <w:lang w:val="en-US"/>
        </w:rPr>
        <w:t>: Offer consultations on AI security, conduct targeted demonstrations, and collaborate on joint projects.</w:t>
      </w:r>
    </w:p>
    <w:p w14:paraId="1C4A0D31" w14:textId="77777777" w:rsidR="00392F1F" w:rsidRPr="008B425B" w:rsidRDefault="00392F1F" w:rsidP="00392F1F">
      <w:pPr>
        <w:rPr>
          <w:rFonts w:cstheme="majorBidi"/>
          <w:b/>
          <w:bCs w:val="0"/>
          <w:i/>
          <w:iCs w:val="0"/>
          <w:lang w:val="en-US"/>
        </w:rPr>
      </w:pPr>
      <w:r w:rsidRPr="008B425B">
        <w:rPr>
          <w:rFonts w:cstheme="majorBidi"/>
          <w:b/>
          <w:bCs w:val="0"/>
          <w:i/>
          <w:iCs w:val="0"/>
          <w:lang w:val="en-US"/>
        </w:rPr>
        <w:t>5. Software and Hardware Vendors</w:t>
      </w:r>
    </w:p>
    <w:p w14:paraId="5FE8C34D" w14:textId="77777777"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lastRenderedPageBreak/>
        <w:t>Objective</w:t>
      </w:r>
      <w:r w:rsidRPr="008B425B">
        <w:rPr>
          <w:rFonts w:cstheme="majorBidi"/>
          <w:lang w:val="en-US"/>
        </w:rPr>
        <w:t>: Address the need for secure and resilient technologies in AI hardware and software.</w:t>
      </w:r>
    </w:p>
    <w:p w14:paraId="7F994B24" w14:textId="77777777"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t>Communication Channels</w:t>
      </w:r>
      <w:r w:rsidRPr="008B425B">
        <w:rPr>
          <w:rFonts w:cstheme="majorBidi"/>
          <w:lang w:val="en-US"/>
        </w:rPr>
        <w:t>: Product webinars, technical demonstrations, and trade shows.</w:t>
      </w:r>
    </w:p>
    <w:p w14:paraId="36E4B30B" w14:textId="77777777"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t>Tailored Messaging</w:t>
      </w:r>
      <w:r w:rsidRPr="008B425B">
        <w:rPr>
          <w:rFonts w:cstheme="majorBidi"/>
          <w:lang w:val="en-US"/>
        </w:rPr>
        <w:t xml:space="preserve">: Showcase how </w:t>
      </w:r>
      <w:proofErr w:type="spellStart"/>
      <w:r w:rsidRPr="008B425B">
        <w:rPr>
          <w:rFonts w:cstheme="majorBidi"/>
          <w:lang w:val="en-US"/>
        </w:rPr>
        <w:t>CoEvolution’s</w:t>
      </w:r>
      <w:proofErr w:type="spellEnd"/>
      <w:r w:rsidRPr="008B425B">
        <w:rPr>
          <w:rFonts w:cstheme="majorBidi"/>
          <w:lang w:val="en-US"/>
        </w:rPr>
        <w:t xml:space="preserve"> solutions enhance the security and resilience of AI-based hardware and software.</w:t>
      </w:r>
    </w:p>
    <w:p w14:paraId="1632DD60" w14:textId="682C9A35" w:rsidR="00392F1F" w:rsidRPr="008B425B" w:rsidRDefault="00392F1F" w:rsidP="00392F1F">
      <w:pPr>
        <w:pStyle w:val="ListParagraph"/>
        <w:numPr>
          <w:ilvl w:val="0"/>
          <w:numId w:val="13"/>
        </w:numPr>
        <w:rPr>
          <w:rFonts w:cstheme="majorBidi"/>
          <w:lang w:val="en-US"/>
        </w:rPr>
      </w:pPr>
      <w:r w:rsidRPr="008B425B">
        <w:rPr>
          <w:rFonts w:cstheme="majorBidi"/>
          <w:u w:val="single"/>
          <w:lang w:val="en-US"/>
        </w:rPr>
        <w:t>Engagement Activities</w:t>
      </w:r>
      <w:r w:rsidRPr="008B425B">
        <w:rPr>
          <w:rFonts w:cstheme="majorBidi"/>
          <w:lang w:val="en-US"/>
        </w:rPr>
        <w:t xml:space="preserve">: </w:t>
      </w:r>
      <w:proofErr w:type="spellStart"/>
      <w:r w:rsidRPr="008B425B">
        <w:rPr>
          <w:rFonts w:cstheme="majorBidi"/>
          <w:lang w:val="en-US"/>
        </w:rPr>
        <w:t>Organi</w:t>
      </w:r>
      <w:r w:rsidR="00E774C0" w:rsidRPr="008B425B">
        <w:rPr>
          <w:rFonts w:cstheme="majorBidi"/>
          <w:lang w:val="en-US"/>
        </w:rPr>
        <w:t>s</w:t>
      </w:r>
      <w:r w:rsidRPr="008B425B">
        <w:rPr>
          <w:rFonts w:cstheme="majorBidi"/>
          <w:lang w:val="en-US"/>
        </w:rPr>
        <w:t>e</w:t>
      </w:r>
      <w:proofErr w:type="spellEnd"/>
      <w:r w:rsidRPr="008B425B">
        <w:rPr>
          <w:rFonts w:cstheme="majorBidi"/>
          <w:lang w:val="en-US"/>
        </w:rPr>
        <w:t xml:space="preserve"> technical workshops for vendors, provide use cases for secure hardware, and facilitate collaboration on resilient solutions.</w:t>
      </w:r>
    </w:p>
    <w:p w14:paraId="7DA5163C" w14:textId="77777777" w:rsidR="00E774C0" w:rsidRPr="008B425B" w:rsidRDefault="00E774C0" w:rsidP="00E774C0">
      <w:pPr>
        <w:rPr>
          <w:rFonts w:cstheme="majorBidi"/>
          <w:b/>
          <w:bCs w:val="0"/>
          <w:i/>
          <w:iCs w:val="0"/>
          <w:lang w:val="en-US"/>
        </w:rPr>
      </w:pPr>
      <w:r w:rsidRPr="008B425B">
        <w:rPr>
          <w:rFonts w:cstheme="majorBidi"/>
          <w:b/>
          <w:bCs w:val="0"/>
          <w:i/>
          <w:iCs w:val="0"/>
          <w:lang w:val="en-US"/>
        </w:rPr>
        <w:t>6. Industry and Business Leaders</w:t>
      </w:r>
    </w:p>
    <w:p w14:paraId="41530A50" w14:textId="77777777" w:rsidR="00E774C0" w:rsidRPr="008B425B" w:rsidRDefault="00E774C0" w:rsidP="00E774C0">
      <w:pPr>
        <w:pStyle w:val="ListParagraph"/>
        <w:numPr>
          <w:ilvl w:val="0"/>
          <w:numId w:val="14"/>
        </w:numPr>
        <w:rPr>
          <w:rFonts w:cstheme="majorBidi"/>
          <w:lang w:val="en-US"/>
        </w:rPr>
      </w:pPr>
      <w:r w:rsidRPr="008B425B">
        <w:rPr>
          <w:rFonts w:cstheme="majorBidi"/>
          <w:u w:val="single"/>
          <w:lang w:val="en-US"/>
        </w:rPr>
        <w:t>Objective</w:t>
      </w:r>
      <w:r w:rsidRPr="008B425B">
        <w:rPr>
          <w:rFonts w:cstheme="majorBidi"/>
          <w:lang w:val="en-US"/>
        </w:rPr>
        <w:t>: Demonstrate the value of context-aware, resilient AI systems for businesses.</w:t>
      </w:r>
    </w:p>
    <w:p w14:paraId="29BF651F" w14:textId="77777777" w:rsidR="00E774C0" w:rsidRPr="008B425B" w:rsidRDefault="00E774C0" w:rsidP="00E774C0">
      <w:pPr>
        <w:pStyle w:val="ListParagraph"/>
        <w:numPr>
          <w:ilvl w:val="0"/>
          <w:numId w:val="14"/>
        </w:numPr>
        <w:rPr>
          <w:rFonts w:cstheme="majorBidi"/>
          <w:lang w:val="en-US"/>
        </w:rPr>
      </w:pPr>
      <w:r w:rsidRPr="008B425B">
        <w:rPr>
          <w:rFonts w:cstheme="majorBidi"/>
          <w:u w:val="single"/>
          <w:lang w:val="en-US"/>
        </w:rPr>
        <w:t>Communication Channels</w:t>
      </w:r>
      <w:r w:rsidRPr="008B425B">
        <w:rPr>
          <w:rFonts w:cstheme="majorBidi"/>
          <w:lang w:val="en-US"/>
        </w:rPr>
        <w:t>: Business forums, CEO roundtables, and industry newsletters.</w:t>
      </w:r>
    </w:p>
    <w:p w14:paraId="2E9729BC" w14:textId="77777777" w:rsidR="00E774C0" w:rsidRPr="008B425B" w:rsidRDefault="00E774C0" w:rsidP="00E774C0">
      <w:pPr>
        <w:pStyle w:val="ListParagraph"/>
        <w:numPr>
          <w:ilvl w:val="0"/>
          <w:numId w:val="14"/>
        </w:numPr>
        <w:rPr>
          <w:rFonts w:cstheme="majorBidi"/>
          <w:lang w:val="en-US"/>
        </w:rPr>
      </w:pPr>
      <w:r w:rsidRPr="008B425B">
        <w:rPr>
          <w:rFonts w:cstheme="majorBidi"/>
          <w:u w:val="single"/>
          <w:lang w:val="en-US"/>
        </w:rPr>
        <w:t>Tailored Messaging</w:t>
      </w:r>
      <w:r w:rsidRPr="008B425B">
        <w:rPr>
          <w:rFonts w:cstheme="majorBidi"/>
          <w:lang w:val="en-US"/>
        </w:rPr>
        <w:t xml:space="preserve">: Highlight how </w:t>
      </w:r>
      <w:proofErr w:type="spellStart"/>
      <w:r w:rsidRPr="008B425B">
        <w:rPr>
          <w:rFonts w:cstheme="majorBidi"/>
          <w:lang w:val="en-US"/>
        </w:rPr>
        <w:t>CoEvolution’s</w:t>
      </w:r>
      <w:proofErr w:type="spellEnd"/>
      <w:r w:rsidRPr="008B425B">
        <w:rPr>
          <w:rFonts w:cstheme="majorBidi"/>
          <w:lang w:val="en-US"/>
        </w:rPr>
        <w:t xml:space="preserve"> approach ensures more robust and resilient AI applications for businesses.</w:t>
      </w:r>
    </w:p>
    <w:p w14:paraId="2B2B7D34" w14:textId="307D83F6" w:rsidR="00E774C0" w:rsidRPr="008B425B" w:rsidRDefault="00E774C0" w:rsidP="00E774C0">
      <w:pPr>
        <w:pStyle w:val="ListParagraph"/>
        <w:numPr>
          <w:ilvl w:val="0"/>
          <w:numId w:val="14"/>
        </w:numPr>
        <w:jc w:val="both"/>
        <w:rPr>
          <w:rFonts w:cstheme="majorBidi"/>
          <w:lang w:val="en-US"/>
        </w:rPr>
      </w:pPr>
      <w:r w:rsidRPr="008B425B">
        <w:rPr>
          <w:rFonts w:cstheme="majorBidi"/>
          <w:u w:val="single"/>
          <w:lang w:val="en-US"/>
        </w:rPr>
        <w:t>Engagement Activities</w:t>
      </w:r>
      <w:r w:rsidRPr="008B425B">
        <w:rPr>
          <w:rFonts w:cstheme="majorBidi"/>
          <w:lang w:val="en-US"/>
        </w:rPr>
        <w:t xml:space="preserve">: </w:t>
      </w:r>
      <w:r w:rsidRPr="008B425B">
        <w:rPr>
          <w:lang w:val="en-US"/>
        </w:rPr>
        <w:t>Collaborate with industries, host roundtable discussions with technical managers</w:t>
      </w:r>
      <w:r w:rsidRPr="008B425B">
        <w:rPr>
          <w:rFonts w:cstheme="majorBidi"/>
          <w:lang w:val="en-US"/>
        </w:rPr>
        <w:t>, deliver tailored presentations, and provide industry-specific case studies.</w:t>
      </w:r>
    </w:p>
    <w:p w14:paraId="497648A6" w14:textId="77777777" w:rsidR="005C325D" w:rsidRPr="008B425B" w:rsidRDefault="005C325D" w:rsidP="005C325D">
      <w:pPr>
        <w:jc w:val="both"/>
        <w:rPr>
          <w:rFonts w:cstheme="majorBidi"/>
          <w:b/>
          <w:bCs w:val="0"/>
          <w:i/>
          <w:iCs w:val="0"/>
          <w:lang w:val="en-US"/>
        </w:rPr>
      </w:pPr>
      <w:r w:rsidRPr="008B425B">
        <w:rPr>
          <w:rFonts w:cstheme="majorBidi"/>
          <w:b/>
          <w:bCs w:val="0"/>
          <w:i/>
          <w:iCs w:val="0"/>
          <w:lang w:val="en-US"/>
        </w:rPr>
        <w:t>7. End Users of AI Systems and General Public</w:t>
      </w:r>
    </w:p>
    <w:p w14:paraId="59CDECDB" w14:textId="77777777"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Objective</w:t>
      </w:r>
      <w:r w:rsidRPr="008B425B">
        <w:rPr>
          <w:rFonts w:cstheme="majorBidi"/>
          <w:lang w:val="en-US"/>
        </w:rPr>
        <w:t>: Raise awareness of AI systems' security and trustworthiness.</w:t>
      </w:r>
    </w:p>
    <w:p w14:paraId="4C04849F" w14:textId="77777777"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Communication Channels</w:t>
      </w:r>
      <w:r w:rsidRPr="008B425B">
        <w:rPr>
          <w:rFonts w:cstheme="majorBidi"/>
          <w:lang w:val="en-US"/>
        </w:rPr>
        <w:t>: Public webinars, blogs, social media, and user-friendly reports.</w:t>
      </w:r>
    </w:p>
    <w:p w14:paraId="6460934A" w14:textId="46975FA3"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Tailored Messaging</w:t>
      </w:r>
      <w:r w:rsidRPr="008B425B">
        <w:rPr>
          <w:rFonts w:cstheme="majorBidi"/>
          <w:lang w:val="en-US"/>
        </w:rPr>
        <w:t xml:space="preserve">: </w:t>
      </w:r>
      <w:proofErr w:type="spellStart"/>
      <w:r w:rsidRPr="008B425B">
        <w:rPr>
          <w:rFonts w:cstheme="majorBidi"/>
          <w:lang w:val="en-US"/>
        </w:rPr>
        <w:t>Emphasise</w:t>
      </w:r>
      <w:proofErr w:type="spellEnd"/>
      <w:r w:rsidRPr="008B425B">
        <w:rPr>
          <w:rFonts w:cstheme="majorBidi"/>
          <w:lang w:val="en-US"/>
        </w:rPr>
        <w:t xml:space="preserve"> </w:t>
      </w:r>
      <w:proofErr w:type="spellStart"/>
      <w:r w:rsidRPr="008B425B">
        <w:rPr>
          <w:rFonts w:cstheme="majorBidi"/>
          <w:lang w:val="en-US"/>
        </w:rPr>
        <w:t>CoEvolution’s</w:t>
      </w:r>
      <w:proofErr w:type="spellEnd"/>
      <w:r w:rsidRPr="008B425B">
        <w:rPr>
          <w:rFonts w:cstheme="majorBidi"/>
          <w:lang w:val="en-US"/>
        </w:rPr>
        <w:t xml:space="preserve"> role in ensuring AI systems is safe, ethical, and reliable for everyday users.</w:t>
      </w:r>
    </w:p>
    <w:p w14:paraId="54C4006B" w14:textId="67FF5B51" w:rsidR="005C325D" w:rsidRPr="008B425B" w:rsidRDefault="005C325D" w:rsidP="005C325D">
      <w:pPr>
        <w:pStyle w:val="ListParagraph"/>
        <w:numPr>
          <w:ilvl w:val="0"/>
          <w:numId w:val="16"/>
        </w:numPr>
        <w:jc w:val="both"/>
        <w:rPr>
          <w:rFonts w:cstheme="majorBidi"/>
          <w:lang w:val="en-US"/>
        </w:rPr>
      </w:pPr>
      <w:r w:rsidRPr="008B425B">
        <w:rPr>
          <w:rFonts w:cstheme="majorBidi"/>
          <w:u w:val="single"/>
          <w:lang w:val="en-US"/>
        </w:rPr>
        <w:t>Engagement Activities</w:t>
      </w:r>
      <w:r w:rsidRPr="008B425B">
        <w:rPr>
          <w:rFonts w:cstheme="majorBidi"/>
          <w:lang w:val="en-US"/>
        </w:rPr>
        <w:t>: Conduct public awareness campaigns, provide easy-to-understand guides, and create interactive tools to demonstrate AI security.</w:t>
      </w:r>
    </w:p>
    <w:p w14:paraId="3761964E" w14:textId="77777777" w:rsidR="009F0B74" w:rsidRPr="008B425B" w:rsidRDefault="009F0B74" w:rsidP="009F0B74">
      <w:pPr>
        <w:jc w:val="both"/>
        <w:rPr>
          <w:rFonts w:cstheme="majorBidi"/>
          <w:b/>
          <w:bCs w:val="0"/>
          <w:i/>
          <w:iCs w:val="0"/>
          <w:lang w:val="en-US"/>
        </w:rPr>
      </w:pPr>
      <w:r w:rsidRPr="008B425B">
        <w:rPr>
          <w:rFonts w:cstheme="majorBidi"/>
          <w:b/>
          <w:bCs w:val="0"/>
          <w:i/>
          <w:iCs w:val="0"/>
          <w:lang w:val="en-US"/>
        </w:rPr>
        <w:t>8. Policy Makers</w:t>
      </w:r>
    </w:p>
    <w:p w14:paraId="35D00182" w14:textId="77777777"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Objective</w:t>
      </w:r>
      <w:r w:rsidRPr="008B425B">
        <w:rPr>
          <w:rFonts w:cstheme="majorBidi"/>
          <w:lang w:val="en-US"/>
        </w:rPr>
        <w:t>: Support the development of AI governance frameworks and security standards.</w:t>
      </w:r>
    </w:p>
    <w:p w14:paraId="07D6A389" w14:textId="464FE882"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Communication Channels</w:t>
      </w:r>
      <w:r w:rsidRPr="008B425B">
        <w:rPr>
          <w:rFonts w:cstheme="majorBidi"/>
          <w:lang w:val="en-US"/>
        </w:rPr>
        <w:t>: Policy briefings and European forums.</w:t>
      </w:r>
    </w:p>
    <w:p w14:paraId="504C60F0" w14:textId="77777777"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Tailored Messaging</w:t>
      </w:r>
      <w:r w:rsidRPr="008B425B">
        <w:rPr>
          <w:rFonts w:cstheme="majorBidi"/>
          <w:lang w:val="en-US"/>
        </w:rPr>
        <w:t xml:space="preserve">: Advocate for AI security and ethical guidelines, referencing </w:t>
      </w:r>
      <w:proofErr w:type="spellStart"/>
      <w:r w:rsidRPr="008B425B">
        <w:rPr>
          <w:rFonts w:cstheme="majorBidi"/>
          <w:lang w:val="en-US"/>
        </w:rPr>
        <w:t>CoEvolution’s</w:t>
      </w:r>
      <w:proofErr w:type="spellEnd"/>
      <w:r w:rsidRPr="008B425B">
        <w:rPr>
          <w:rFonts w:cstheme="majorBidi"/>
          <w:lang w:val="en-US"/>
        </w:rPr>
        <w:t xml:space="preserve"> impact on trustworthy AI.</w:t>
      </w:r>
    </w:p>
    <w:p w14:paraId="31C7FF98" w14:textId="1D2FAA6F" w:rsidR="009F0B74" w:rsidRPr="008B425B" w:rsidRDefault="009F0B74" w:rsidP="009F0B74">
      <w:pPr>
        <w:pStyle w:val="ListParagraph"/>
        <w:numPr>
          <w:ilvl w:val="0"/>
          <w:numId w:val="17"/>
        </w:numPr>
        <w:jc w:val="both"/>
        <w:rPr>
          <w:rFonts w:cstheme="majorBidi"/>
          <w:lang w:val="en-US"/>
        </w:rPr>
      </w:pPr>
      <w:r w:rsidRPr="008B425B">
        <w:rPr>
          <w:rFonts w:cstheme="majorBidi"/>
          <w:u w:val="single"/>
          <w:lang w:val="en-US"/>
        </w:rPr>
        <w:t>Engagement Activities</w:t>
      </w:r>
      <w:r w:rsidRPr="008B425B">
        <w:rPr>
          <w:rFonts w:cstheme="majorBidi"/>
          <w:lang w:val="en-US"/>
        </w:rPr>
        <w:t>: Provide insights through policy papers, participate in regulatory consultations, and collaborate on policy development.</w:t>
      </w:r>
    </w:p>
    <w:p w14:paraId="13EB27BA" w14:textId="77777777" w:rsidR="006D7D7E" w:rsidRPr="008B425B" w:rsidRDefault="006D7D7E" w:rsidP="006D7D7E">
      <w:pPr>
        <w:rPr>
          <w:lang w:val="en-US"/>
        </w:rPr>
      </w:pPr>
      <w:r w:rsidRPr="008B425B">
        <w:rPr>
          <w:lang w:val="en-US"/>
        </w:rPr>
        <w:t xml:space="preserve">To ensure the continuous improvement and effectiveness of the tailored communication strategies outlined above, a robust evaluation and </w:t>
      </w:r>
      <w:proofErr w:type="spellStart"/>
      <w:r w:rsidRPr="008B425B">
        <w:rPr>
          <w:lang w:val="en-US"/>
        </w:rPr>
        <w:t>optimisation</w:t>
      </w:r>
      <w:proofErr w:type="spellEnd"/>
      <w:r w:rsidRPr="008B425B">
        <w:rPr>
          <w:lang w:val="en-US"/>
        </w:rPr>
        <w:t xml:space="preserve"> framework is essential.</w:t>
      </w:r>
    </w:p>
    <w:p w14:paraId="3F5FCD55" w14:textId="77777777" w:rsidR="006D7D7E" w:rsidRPr="008B425B" w:rsidRDefault="006D7D7E" w:rsidP="006D7D7E">
      <w:pPr>
        <w:pStyle w:val="ListParagraph"/>
        <w:numPr>
          <w:ilvl w:val="0"/>
          <w:numId w:val="18"/>
        </w:numPr>
        <w:jc w:val="both"/>
        <w:rPr>
          <w:lang w:val="en-US"/>
        </w:rPr>
      </w:pPr>
      <w:r w:rsidRPr="008B425B">
        <w:rPr>
          <w:b/>
          <w:i/>
          <w:lang w:val="en-US"/>
        </w:rPr>
        <w:t>Feedback Mechanisms:</w:t>
      </w:r>
      <w:r w:rsidRPr="008B425B">
        <w:rPr>
          <w:lang w:val="en-US"/>
        </w:rPr>
        <w:t xml:space="preserve"> Implement feedback mechanisms to solicit input from stakeholders and evaluate the effectiveness of communication strategies, adjusting approaches as needed to </w:t>
      </w:r>
      <w:proofErr w:type="spellStart"/>
      <w:r w:rsidRPr="008B425B">
        <w:rPr>
          <w:lang w:val="en-US"/>
        </w:rPr>
        <w:t>optimise</w:t>
      </w:r>
      <w:proofErr w:type="spellEnd"/>
      <w:r w:rsidRPr="008B425B">
        <w:rPr>
          <w:lang w:val="en-US"/>
        </w:rPr>
        <w:t xml:space="preserve"> engagement and impact.</w:t>
      </w:r>
    </w:p>
    <w:p w14:paraId="595509A6" w14:textId="77777777" w:rsidR="006D7D7E" w:rsidRPr="008B425B" w:rsidRDefault="006D7D7E" w:rsidP="006D7D7E">
      <w:pPr>
        <w:pStyle w:val="ListParagraph"/>
        <w:numPr>
          <w:ilvl w:val="0"/>
          <w:numId w:val="18"/>
        </w:numPr>
        <w:jc w:val="both"/>
        <w:rPr>
          <w:lang w:val="en-US"/>
        </w:rPr>
      </w:pPr>
      <w:r w:rsidRPr="008B425B">
        <w:rPr>
          <w:b/>
          <w:i/>
          <w:lang w:val="en-US"/>
        </w:rPr>
        <w:t>Metrics and Performance Indicators:</w:t>
      </w:r>
      <w:r w:rsidRPr="008B425B">
        <w:rPr>
          <w:lang w:val="en-US"/>
        </w:rPr>
        <w:t xml:space="preserve"> Define KPIs and metrics to track progress towards engagement goals and measure the impact of communication efforts across different stakeholder groups.</w:t>
      </w:r>
    </w:p>
    <w:p w14:paraId="556497B8" w14:textId="532EA347" w:rsidR="00AB74E8" w:rsidRPr="008B425B" w:rsidRDefault="00AB74E8">
      <w:pPr>
        <w:rPr>
          <w:rFonts w:cstheme="majorBidi"/>
          <w:lang w:val="en-US"/>
        </w:rPr>
      </w:pPr>
      <w:r w:rsidRPr="008B425B">
        <w:rPr>
          <w:rFonts w:cstheme="majorBidi"/>
          <w:lang w:val="en-US"/>
        </w:rPr>
        <w:lastRenderedPageBreak/>
        <w:br w:type="page"/>
      </w:r>
    </w:p>
    <w:p w14:paraId="2434B14F" w14:textId="7406FC72" w:rsidR="00E13610" w:rsidRPr="008B425B" w:rsidRDefault="00E13610" w:rsidP="00625CD4">
      <w:pPr>
        <w:pStyle w:val="Heading1"/>
        <w:numPr>
          <w:ilvl w:val="0"/>
          <w:numId w:val="5"/>
        </w:numPr>
        <w:rPr>
          <w:rFonts w:asciiTheme="majorBidi" w:hAnsiTheme="majorBidi"/>
          <w:b/>
          <w:bCs w:val="0"/>
          <w:color w:val="auto"/>
          <w:sz w:val="24"/>
          <w:szCs w:val="24"/>
          <w:lang w:val="en-US"/>
        </w:rPr>
      </w:pPr>
      <w:bookmarkStart w:id="312" w:name="_Toc193800327"/>
      <w:r w:rsidRPr="008B425B">
        <w:rPr>
          <w:rFonts w:asciiTheme="majorBidi" w:hAnsiTheme="majorBidi"/>
          <w:b/>
          <w:bCs w:val="0"/>
          <w:color w:val="auto"/>
          <w:sz w:val="24"/>
          <w:szCs w:val="24"/>
          <w:lang w:val="en-US"/>
        </w:rPr>
        <w:lastRenderedPageBreak/>
        <w:t xml:space="preserve">Means &amp; activities to raise Awareness of </w:t>
      </w:r>
      <w:proofErr w:type="spellStart"/>
      <w:r w:rsidRPr="008B425B">
        <w:rPr>
          <w:rFonts w:asciiTheme="majorBidi" w:hAnsiTheme="majorBidi"/>
          <w:b/>
          <w:bCs w:val="0"/>
          <w:color w:val="auto"/>
          <w:sz w:val="24"/>
          <w:szCs w:val="24"/>
          <w:lang w:val="en-US"/>
        </w:rPr>
        <w:t>CoEvolution</w:t>
      </w:r>
      <w:proofErr w:type="spellEnd"/>
      <w:r w:rsidRPr="008B425B">
        <w:rPr>
          <w:rFonts w:asciiTheme="majorBidi" w:hAnsiTheme="majorBidi"/>
          <w:b/>
          <w:bCs w:val="0"/>
          <w:color w:val="auto"/>
          <w:sz w:val="24"/>
          <w:szCs w:val="24"/>
          <w:lang w:val="en-US"/>
        </w:rPr>
        <w:t xml:space="preserve"> (approx. 15 pages)</w:t>
      </w:r>
      <w:bookmarkEnd w:id="312"/>
    </w:p>
    <w:p w14:paraId="1221A6B4" w14:textId="1402C23F" w:rsidR="00E13610" w:rsidRPr="008B425B" w:rsidRDefault="00E13610" w:rsidP="00625CD4">
      <w:pPr>
        <w:pStyle w:val="Heading2"/>
        <w:numPr>
          <w:ilvl w:val="1"/>
          <w:numId w:val="5"/>
        </w:numPr>
        <w:rPr>
          <w:rFonts w:asciiTheme="majorBidi" w:hAnsiTheme="majorBidi"/>
          <w:b/>
          <w:bCs w:val="0"/>
          <w:color w:val="auto"/>
          <w:sz w:val="24"/>
          <w:szCs w:val="24"/>
        </w:rPr>
      </w:pPr>
      <w:bookmarkStart w:id="313" w:name="_heading=h.qsh70q" w:colFirst="0" w:colLast="0"/>
      <w:bookmarkStart w:id="314" w:name="_Toc193800328"/>
      <w:bookmarkEnd w:id="313"/>
      <w:r w:rsidRPr="008B425B">
        <w:rPr>
          <w:rFonts w:asciiTheme="majorBidi" w:hAnsiTheme="majorBidi"/>
          <w:b/>
          <w:bCs w:val="0"/>
          <w:color w:val="auto"/>
          <w:sz w:val="24"/>
          <w:szCs w:val="24"/>
        </w:rPr>
        <w:t>Dissemination and Communication Toolkit</w:t>
      </w:r>
      <w:bookmarkEnd w:id="314"/>
    </w:p>
    <w:p w14:paraId="3004F313" w14:textId="7CA54966" w:rsidR="00E13610" w:rsidRPr="008B425B" w:rsidRDefault="00E13610" w:rsidP="00625CD4">
      <w:pPr>
        <w:pStyle w:val="Heading3"/>
        <w:numPr>
          <w:ilvl w:val="2"/>
          <w:numId w:val="5"/>
        </w:numPr>
        <w:rPr>
          <w:rFonts w:eastAsia="Times New Roman"/>
          <w:b/>
          <w:bCs w:val="0"/>
          <w:i/>
          <w:color w:val="auto"/>
          <w:sz w:val="24"/>
          <w:szCs w:val="24"/>
        </w:rPr>
      </w:pPr>
      <w:bookmarkStart w:id="315" w:name="_heading=h.3as4poj" w:colFirst="0" w:colLast="0"/>
      <w:bookmarkStart w:id="316" w:name="_Toc193800329"/>
      <w:bookmarkEnd w:id="315"/>
      <w:r w:rsidRPr="008B425B">
        <w:rPr>
          <w:rFonts w:eastAsia="Times New Roman"/>
          <w:b/>
          <w:bCs w:val="0"/>
          <w:color w:val="auto"/>
          <w:sz w:val="24"/>
          <w:szCs w:val="24"/>
        </w:rPr>
        <w:t>Web presence and digital material</w:t>
      </w:r>
      <w:bookmarkEnd w:id="316"/>
    </w:p>
    <w:p w14:paraId="792249DA" w14:textId="77777777" w:rsidR="00482BBC" w:rsidRPr="008B425B" w:rsidRDefault="00E13610" w:rsidP="00625CD4">
      <w:pPr>
        <w:pStyle w:val="Heading4"/>
        <w:numPr>
          <w:ilvl w:val="3"/>
          <w:numId w:val="5"/>
        </w:numPr>
        <w:rPr>
          <w:rFonts w:eastAsia="Times New Roman"/>
          <w:b/>
          <w:bCs w:val="0"/>
          <w:iCs/>
          <w:color w:val="auto"/>
        </w:rPr>
      </w:pPr>
      <w:bookmarkStart w:id="317" w:name="_heading=h.1pxezwc" w:colFirst="0" w:colLast="0"/>
      <w:bookmarkEnd w:id="317"/>
      <w:r w:rsidRPr="008B425B">
        <w:rPr>
          <w:rFonts w:eastAsia="Times New Roman"/>
          <w:b/>
          <w:bCs w:val="0"/>
          <w:iCs/>
          <w:color w:val="auto"/>
        </w:rPr>
        <w:t>Project logo</w:t>
      </w:r>
      <w:bookmarkStart w:id="318" w:name="_heading=h.49x2ik5" w:colFirst="0" w:colLast="0"/>
      <w:bookmarkEnd w:id="318"/>
    </w:p>
    <w:p w14:paraId="36927D8A" w14:textId="77777777" w:rsidR="00E531E9" w:rsidRPr="008B425B" w:rsidRDefault="00E531E9" w:rsidP="00E531E9">
      <w:pPr>
        <w:rPr>
          <w:lang w:val="en-US"/>
        </w:rPr>
      </w:pPr>
      <w:bookmarkStart w:id="319" w:name="_Hlk193293375"/>
      <w:r w:rsidRPr="008B425B">
        <w:rPr>
          <w:lang w:val="en-US"/>
        </w:rPr>
        <w:t xml:space="preserve">The </w:t>
      </w:r>
      <w:proofErr w:type="spellStart"/>
      <w:r w:rsidRPr="008B425B">
        <w:rPr>
          <w:lang w:val="en-US"/>
        </w:rPr>
        <w:t>CoEvolution</w:t>
      </w:r>
      <w:proofErr w:type="spellEnd"/>
      <w:r w:rsidRPr="008B425B">
        <w:rPr>
          <w:lang w:val="en-US"/>
        </w:rPr>
        <w:t xml:space="preserve"> logo features a modern and technology-driven design that reflects its focus on connected machine learning and secure AI solutions.</w:t>
      </w:r>
    </w:p>
    <w:p w14:paraId="594C6090" w14:textId="77777777" w:rsidR="00E531E9" w:rsidRPr="008B425B" w:rsidRDefault="00E531E9" w:rsidP="00E531E9">
      <w:pPr>
        <w:keepNext/>
        <w:jc w:val="center"/>
      </w:pPr>
      <w:r w:rsidRPr="008B425B">
        <w:rPr>
          <w:noProof/>
        </w:rPr>
        <w:drawing>
          <wp:inline distT="0" distB="0" distL="0" distR="0" wp14:anchorId="1D038155" wp14:editId="6FA6EE9A">
            <wp:extent cx="2753360" cy="1706245"/>
            <wp:effectExtent l="0" t="0" r="8890" b="8255"/>
            <wp:docPr id="188823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3360" cy="1706245"/>
                    </a:xfrm>
                    <a:prstGeom prst="rect">
                      <a:avLst/>
                    </a:prstGeom>
                    <a:noFill/>
                    <a:ln>
                      <a:noFill/>
                    </a:ln>
                  </pic:spPr>
                </pic:pic>
              </a:graphicData>
            </a:graphic>
          </wp:inline>
        </w:drawing>
      </w:r>
    </w:p>
    <w:p w14:paraId="5B3F5957" w14:textId="7EDFB970" w:rsidR="00E531E9" w:rsidRPr="008B425B" w:rsidRDefault="00E531E9" w:rsidP="00E531E9">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2</w:t>
      </w:r>
      <w:r w:rsidRPr="008B425B">
        <w:rPr>
          <w:b/>
          <w:bCs w:val="0"/>
        </w:rPr>
        <w:fldChar w:fldCharType="end"/>
      </w:r>
      <w:r w:rsidRPr="008B425B">
        <w:rPr>
          <w:b/>
          <w:bCs w:val="0"/>
          <w:lang w:val="en-US"/>
        </w:rPr>
        <w:t xml:space="preserve"> - The </w:t>
      </w:r>
      <w:proofErr w:type="spellStart"/>
      <w:r w:rsidRPr="008B425B">
        <w:rPr>
          <w:b/>
          <w:bCs w:val="0"/>
          <w:lang w:val="en-US"/>
        </w:rPr>
        <w:t>CoEvolution</w:t>
      </w:r>
      <w:proofErr w:type="spellEnd"/>
      <w:r w:rsidRPr="008B425B">
        <w:rPr>
          <w:b/>
          <w:bCs w:val="0"/>
          <w:lang w:val="en-US"/>
        </w:rPr>
        <w:t xml:space="preserve"> Logo</w:t>
      </w:r>
    </w:p>
    <w:p w14:paraId="2CE6D686" w14:textId="77777777" w:rsidR="00E531E9" w:rsidRPr="008B425B" w:rsidRDefault="00E531E9" w:rsidP="00E531E9">
      <w:pPr>
        <w:rPr>
          <w:bCs w:val="0"/>
          <w:lang w:val="en-US"/>
        </w:rPr>
      </w:pPr>
      <w:r w:rsidRPr="008B425B">
        <w:rPr>
          <w:bCs w:val="0"/>
          <w:lang w:val="en-US"/>
        </w:rPr>
        <w:t>Key Elements of the Logo:</w:t>
      </w:r>
    </w:p>
    <w:p w14:paraId="2EC09FC8" w14:textId="356BC35C" w:rsidR="00E531E9" w:rsidRPr="008B425B" w:rsidRDefault="00E531E9" w:rsidP="00741836">
      <w:pPr>
        <w:pStyle w:val="ListParagraph"/>
        <w:numPr>
          <w:ilvl w:val="0"/>
          <w:numId w:val="19"/>
        </w:numPr>
        <w:rPr>
          <w:i/>
          <w:iCs w:val="0"/>
        </w:rPr>
      </w:pPr>
      <w:r w:rsidRPr="008B425B">
        <w:rPr>
          <w:b/>
          <w:i/>
          <w:iCs w:val="0"/>
        </w:rPr>
        <w:t>Typography:</w:t>
      </w:r>
    </w:p>
    <w:p w14:paraId="2EBE91FA" w14:textId="77777777" w:rsidR="00E531E9" w:rsidRPr="008B425B" w:rsidRDefault="00E531E9" w:rsidP="00E531E9">
      <w:pPr>
        <w:numPr>
          <w:ilvl w:val="1"/>
          <w:numId w:val="19"/>
        </w:numPr>
        <w:rPr>
          <w:lang w:val="en-US"/>
        </w:rPr>
      </w:pPr>
      <w:r w:rsidRPr="008B425B">
        <w:rPr>
          <w:lang w:val="en-US"/>
        </w:rPr>
        <w:t>The logo prominently displays "</w:t>
      </w:r>
      <w:proofErr w:type="spellStart"/>
      <w:r w:rsidRPr="008B425B">
        <w:rPr>
          <w:lang w:val="en-US"/>
        </w:rPr>
        <w:t>CoEvolution</w:t>
      </w:r>
      <w:proofErr w:type="spellEnd"/>
      <w:r w:rsidRPr="008B425B">
        <w:rPr>
          <w:lang w:val="en-US"/>
        </w:rPr>
        <w:t>" in bold, dark blue sans-serif font, giving it a clean and professional look.</w:t>
      </w:r>
    </w:p>
    <w:p w14:paraId="35000850" w14:textId="77777777" w:rsidR="00741836" w:rsidRPr="008B425B" w:rsidRDefault="00E531E9" w:rsidP="00741836">
      <w:pPr>
        <w:numPr>
          <w:ilvl w:val="1"/>
          <w:numId w:val="19"/>
        </w:numPr>
        <w:rPr>
          <w:lang w:val="en-US"/>
        </w:rPr>
      </w:pPr>
      <w:r w:rsidRPr="008B425B">
        <w:rPr>
          <w:lang w:val="en-US"/>
        </w:rPr>
        <w:t xml:space="preserve">The "C" and "E" are </w:t>
      </w:r>
      <w:proofErr w:type="spellStart"/>
      <w:r w:rsidRPr="008B425B">
        <w:rPr>
          <w:lang w:val="en-US"/>
        </w:rPr>
        <w:t>stylised</w:t>
      </w:r>
      <w:proofErr w:type="spellEnd"/>
      <w:r w:rsidRPr="008B425B">
        <w:rPr>
          <w:lang w:val="en-US"/>
        </w:rPr>
        <w:t xml:space="preserve"> in uppercase letters, forming a unique, interconnected symbol.</w:t>
      </w:r>
    </w:p>
    <w:p w14:paraId="03AA3FBB" w14:textId="41820B80" w:rsidR="00E531E9" w:rsidRPr="008B425B" w:rsidRDefault="00E531E9" w:rsidP="00741836">
      <w:pPr>
        <w:pStyle w:val="ListParagraph"/>
        <w:numPr>
          <w:ilvl w:val="0"/>
          <w:numId w:val="19"/>
        </w:numPr>
        <w:rPr>
          <w:lang w:val="en-US"/>
        </w:rPr>
      </w:pPr>
      <w:r w:rsidRPr="008B425B">
        <w:rPr>
          <w:b/>
          <w:lang w:val="en-US"/>
        </w:rPr>
        <w:t>Symbolism in the "CE" Design:</w:t>
      </w:r>
    </w:p>
    <w:p w14:paraId="355BA58D" w14:textId="77777777" w:rsidR="00E531E9" w:rsidRPr="008B425B" w:rsidRDefault="00E531E9" w:rsidP="00E531E9">
      <w:pPr>
        <w:numPr>
          <w:ilvl w:val="1"/>
          <w:numId w:val="19"/>
        </w:numPr>
        <w:rPr>
          <w:lang w:val="en-US"/>
        </w:rPr>
      </w:pPr>
      <w:r w:rsidRPr="008B425B">
        <w:rPr>
          <w:lang w:val="en-US"/>
        </w:rPr>
        <w:t>The "C" is encased in a digital circuit-like structure, composed of interconnected nodes and lines, representing machine learning, AI, and interconnected networks.</w:t>
      </w:r>
    </w:p>
    <w:p w14:paraId="17EAEA0B" w14:textId="77777777" w:rsidR="00E531E9" w:rsidRPr="008B425B" w:rsidRDefault="00E531E9" w:rsidP="00E531E9">
      <w:pPr>
        <w:numPr>
          <w:ilvl w:val="1"/>
          <w:numId w:val="19"/>
        </w:numPr>
        <w:rPr>
          <w:lang w:val="en-US"/>
        </w:rPr>
      </w:pPr>
      <w:r w:rsidRPr="008B425B">
        <w:rPr>
          <w:lang w:val="en-US"/>
        </w:rPr>
        <w:t>The "E" extends seamlessly from the "C," suggesting continuous evolution, connectivity, and the integration of AI systems.</w:t>
      </w:r>
    </w:p>
    <w:p w14:paraId="2A2156FA" w14:textId="77777777" w:rsidR="00E531E9" w:rsidRPr="008B425B" w:rsidRDefault="00E531E9" w:rsidP="00E531E9">
      <w:pPr>
        <w:numPr>
          <w:ilvl w:val="0"/>
          <w:numId w:val="19"/>
        </w:numPr>
      </w:pPr>
      <w:r w:rsidRPr="008B425B">
        <w:rPr>
          <w:b/>
        </w:rPr>
        <w:t>Color Scheme:</w:t>
      </w:r>
    </w:p>
    <w:p w14:paraId="5C128A63" w14:textId="50A8616D" w:rsidR="00E531E9" w:rsidRPr="008B425B" w:rsidRDefault="00E531E9" w:rsidP="00E531E9">
      <w:pPr>
        <w:numPr>
          <w:ilvl w:val="1"/>
          <w:numId w:val="19"/>
        </w:numPr>
        <w:rPr>
          <w:lang w:val="en-US"/>
        </w:rPr>
      </w:pPr>
      <w:r w:rsidRPr="008B425B">
        <w:rPr>
          <w:lang w:val="en-US"/>
        </w:rPr>
        <w:t xml:space="preserve">The primary color is a deep navy blue, </w:t>
      </w:r>
      <w:proofErr w:type="spellStart"/>
      <w:r w:rsidRPr="008B425B">
        <w:rPr>
          <w:lang w:val="en-US"/>
        </w:rPr>
        <w:t>symbolising</w:t>
      </w:r>
      <w:proofErr w:type="spellEnd"/>
      <w:r w:rsidRPr="008B425B">
        <w:rPr>
          <w:lang w:val="en-US"/>
        </w:rPr>
        <w:t xml:space="preserve"> trust, security, and professionalism.</w:t>
      </w:r>
    </w:p>
    <w:p w14:paraId="4E53E270" w14:textId="4C29BA5E" w:rsidR="00E531E9" w:rsidRPr="008B425B" w:rsidRDefault="00E531E9" w:rsidP="00E531E9">
      <w:pPr>
        <w:numPr>
          <w:ilvl w:val="1"/>
          <w:numId w:val="19"/>
        </w:numPr>
        <w:rPr>
          <w:lang w:val="en-US"/>
        </w:rPr>
      </w:pPr>
      <w:r w:rsidRPr="008B425B">
        <w:rPr>
          <w:lang w:val="en-US"/>
        </w:rPr>
        <w:t xml:space="preserve">The secondary color is a lighter blue used in the circuit design, </w:t>
      </w:r>
      <w:proofErr w:type="spellStart"/>
      <w:r w:rsidRPr="008B425B">
        <w:rPr>
          <w:lang w:val="en-US"/>
        </w:rPr>
        <w:t>emphasising</w:t>
      </w:r>
      <w:proofErr w:type="spellEnd"/>
      <w:r w:rsidRPr="008B425B">
        <w:rPr>
          <w:lang w:val="en-US"/>
        </w:rPr>
        <w:t xml:space="preserve"> the tech-driven nature of the project.</w:t>
      </w:r>
    </w:p>
    <w:p w14:paraId="0322C0CD" w14:textId="77777777" w:rsidR="00E531E9" w:rsidRPr="008B425B" w:rsidRDefault="00E531E9" w:rsidP="00E531E9">
      <w:pPr>
        <w:numPr>
          <w:ilvl w:val="0"/>
          <w:numId w:val="19"/>
        </w:numPr>
      </w:pPr>
      <w:r w:rsidRPr="008B425B">
        <w:rPr>
          <w:b/>
        </w:rPr>
        <w:t>Overall Message:</w:t>
      </w:r>
    </w:p>
    <w:p w14:paraId="674B3157" w14:textId="77777777" w:rsidR="00E531E9" w:rsidRPr="008B425B" w:rsidRDefault="00E531E9" w:rsidP="00E531E9">
      <w:pPr>
        <w:numPr>
          <w:ilvl w:val="1"/>
          <w:numId w:val="19"/>
        </w:numPr>
        <w:rPr>
          <w:lang w:val="en-US"/>
        </w:rPr>
      </w:pPr>
      <w:r w:rsidRPr="008B425B">
        <w:rPr>
          <w:lang w:val="en-US"/>
        </w:rPr>
        <w:t xml:space="preserve">The logo conveys a sense of </w:t>
      </w:r>
      <w:r w:rsidRPr="008B425B">
        <w:rPr>
          <w:b/>
          <w:lang w:val="en-US"/>
        </w:rPr>
        <w:t>innovation, security, and connectivity</w:t>
      </w:r>
      <w:r w:rsidRPr="008B425B">
        <w:rPr>
          <w:lang w:val="en-US"/>
        </w:rPr>
        <w:t xml:space="preserve">, aligning with </w:t>
      </w:r>
      <w:proofErr w:type="spellStart"/>
      <w:r w:rsidRPr="008B425B">
        <w:rPr>
          <w:lang w:val="en-US"/>
        </w:rPr>
        <w:t>CoEvolution’s</w:t>
      </w:r>
      <w:proofErr w:type="spellEnd"/>
      <w:r w:rsidRPr="008B425B">
        <w:rPr>
          <w:lang w:val="en-US"/>
        </w:rPr>
        <w:t xml:space="preserve"> mission to develop a trustworthy framework for interconnected AI solutions.</w:t>
      </w:r>
    </w:p>
    <w:bookmarkEnd w:id="319"/>
    <w:p w14:paraId="5015B9DE" w14:textId="77777777" w:rsidR="00E531E9" w:rsidRPr="008B425B" w:rsidRDefault="00E531E9" w:rsidP="00E531E9">
      <w:pPr>
        <w:rPr>
          <w:lang w:val="en-US"/>
        </w:rPr>
      </w:pPr>
    </w:p>
    <w:p w14:paraId="48788BBB" w14:textId="77777777" w:rsidR="00E531E9" w:rsidRPr="008B425B" w:rsidRDefault="00E531E9" w:rsidP="00E531E9">
      <w:pPr>
        <w:rPr>
          <w:lang w:val="en-US"/>
        </w:rPr>
      </w:pPr>
    </w:p>
    <w:p w14:paraId="262E6D9D" w14:textId="77777777" w:rsidR="00482BBC"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Project Website</w:t>
      </w:r>
      <w:bookmarkStart w:id="320" w:name="_heading=h.2p2csry" w:colFirst="0" w:colLast="0"/>
      <w:bookmarkEnd w:id="320"/>
    </w:p>
    <w:p w14:paraId="13E66D05" w14:textId="5F1D6447" w:rsidR="00741836" w:rsidRPr="008B425B" w:rsidRDefault="00741836" w:rsidP="00741836">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website will be an essential tool for promoting the project and fostering communication between all project entities. As such, it will be referenced in all public documents and presentations related to </w:t>
      </w:r>
      <w:proofErr w:type="spellStart"/>
      <w:r w:rsidRPr="008B425B">
        <w:rPr>
          <w:lang w:val="en-US"/>
        </w:rPr>
        <w:t>CoEvolution</w:t>
      </w:r>
      <w:proofErr w:type="spellEnd"/>
      <w:r w:rsidRPr="008B425B">
        <w:rPr>
          <w:lang w:val="en-US"/>
        </w:rPr>
        <w:t>. The website will feature an intuitive, user-friendly design, ensuring easy access for all stakeholders. Its main purpose is to effectively disseminate project-related information in a timely manner, and it will be regularly updated with the latest dissemination materials throughout the project.</w:t>
      </w:r>
    </w:p>
    <w:p w14:paraId="35010DFA" w14:textId="0451B440" w:rsidR="00741836" w:rsidRPr="008B425B" w:rsidRDefault="00741836" w:rsidP="00741836">
      <w:pPr>
        <w:rPr>
          <w:lang w:val="en-US"/>
        </w:rPr>
      </w:pPr>
      <w:r w:rsidRPr="008B425B">
        <w:rPr>
          <w:lang w:val="en-US"/>
        </w:rPr>
        <w:t xml:space="preserve">The website's primary function will be to disseminate up-to-date information about the project's progress in an efficient and timely manner. This includes publishing key dissemination materials, which will be continuously updated throughout the project's lifecycle. As a </w:t>
      </w:r>
      <w:proofErr w:type="spellStart"/>
      <w:r w:rsidRPr="008B425B">
        <w:rPr>
          <w:lang w:val="en-US"/>
        </w:rPr>
        <w:t>centrali</w:t>
      </w:r>
      <w:ins w:id="321" w:author="Jihane Najar" w:date="2025-04-09T15:04:00Z" w16du:dateUtc="2025-04-09T13:04:00Z">
        <w:r w:rsidR="00A4399D">
          <w:rPr>
            <w:lang w:val="en-US"/>
          </w:rPr>
          <w:t>s</w:t>
        </w:r>
      </w:ins>
      <w:del w:id="322" w:author="Jihane Najar" w:date="2025-04-09T15:04:00Z" w16du:dateUtc="2025-04-09T13:04:00Z">
        <w:r w:rsidRPr="008B425B" w:rsidDel="00A4399D">
          <w:rPr>
            <w:lang w:val="en-US"/>
          </w:rPr>
          <w:delText>z</w:delText>
        </w:r>
      </w:del>
      <w:r w:rsidRPr="008B425B">
        <w:rPr>
          <w:lang w:val="en-US"/>
        </w:rPr>
        <w:t>ed</w:t>
      </w:r>
      <w:proofErr w:type="spellEnd"/>
      <w:r w:rsidRPr="008B425B">
        <w:rPr>
          <w:lang w:val="en-US"/>
        </w:rPr>
        <w:t xml:space="preserve"> hub for all </w:t>
      </w:r>
      <w:proofErr w:type="spellStart"/>
      <w:r w:rsidRPr="008B425B">
        <w:rPr>
          <w:lang w:val="en-US"/>
        </w:rPr>
        <w:t>CoEvolution</w:t>
      </w:r>
      <w:proofErr w:type="spellEnd"/>
      <w:r w:rsidRPr="008B425B">
        <w:rPr>
          <w:lang w:val="en-US"/>
        </w:rPr>
        <w:t>-related information, the website will provide comprehensive details about the project's scope, objectives, consortium members, and deliverables. It will also feature updates on ongoing activities and achieved milestones, offering valuable insights to stakeholders, including project partners, funders, and the wider community.</w:t>
      </w:r>
    </w:p>
    <w:p w14:paraId="0B6EAD6F" w14:textId="10CE4EA2" w:rsidR="00741836" w:rsidRPr="008B425B" w:rsidRDefault="00741836" w:rsidP="00741836">
      <w:pPr>
        <w:rPr>
          <w:lang w:val="en-US"/>
        </w:rPr>
      </w:pPr>
      <w:r w:rsidRPr="008B425B">
        <w:rPr>
          <w:lang w:val="en-US"/>
        </w:rPr>
        <w:t>In addition, the website will serve as a platform for stakeholders to stay informed on the project's developments. This ensures transparency and encourages collaboration among all parties. The website will also include features for direct communication, allowing visitors to contact project representatives for inquiries, feedback, and engagement. These interactive elements foster an open dialogue, ensuring that stakeholders remain actively engaged and well-informed throughout the project.</w:t>
      </w:r>
    </w:p>
    <w:p w14:paraId="6D59778E" w14:textId="30002669" w:rsidR="00741836" w:rsidRPr="008B425B" w:rsidRDefault="00741836" w:rsidP="00741836">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website was designed and developed by AEGIS, with development activities beginning in Month 1 (November 2024). By the beginning of Month 2 (December 2024), the website was fully operational and ready for use.</w:t>
      </w:r>
    </w:p>
    <w:p w14:paraId="076902FD" w14:textId="07B70A50" w:rsidR="00E76B7C" w:rsidRPr="008B425B" w:rsidRDefault="00E76B7C" w:rsidP="00741836">
      <w:pPr>
        <w:rPr>
          <w:lang w:val="en-US"/>
        </w:rPr>
      </w:pPr>
      <w:r w:rsidRPr="008B425B">
        <w:rPr>
          <w:b/>
          <w:i/>
        </w:rPr>
        <w:t>CoEvolution Website Structure:</w:t>
      </w:r>
    </w:p>
    <w:p w14:paraId="48AB280E" w14:textId="77777777" w:rsidR="00E207E1" w:rsidRPr="008B425B" w:rsidRDefault="00E207E1" w:rsidP="00741836">
      <w:pPr>
        <w:rPr>
          <w:lang w:val="en-US"/>
        </w:rPr>
      </w:pPr>
    </w:p>
    <w:p w14:paraId="6FA6B769" w14:textId="77777777" w:rsidR="00E207E1" w:rsidRPr="008B425B" w:rsidRDefault="00E207E1" w:rsidP="00E207E1">
      <w:pPr>
        <w:keepNext/>
      </w:pPr>
      <w:r w:rsidRPr="008B425B">
        <w:rPr>
          <w:noProof/>
          <w:color w:val="385623" w:themeColor="accent6" w:themeShade="80"/>
          <w:lang w:eastAsia="de-DE"/>
        </w:rPr>
        <w:lastRenderedPageBreak/>
        <w:drawing>
          <wp:inline distT="0" distB="0" distL="0" distR="0" wp14:anchorId="1CD6D09B" wp14:editId="5FCEB2D0">
            <wp:extent cx="5760720" cy="3721266"/>
            <wp:effectExtent l="0" t="38100" r="0" b="508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6D3D87B2" w14:textId="2649056A" w:rsidR="00E207E1" w:rsidRPr="008B425B" w:rsidRDefault="00E207E1" w:rsidP="00E207E1">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3</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Website Structure Diagram</w:t>
      </w:r>
    </w:p>
    <w:p w14:paraId="5975658C" w14:textId="77777777" w:rsidR="00187A57" w:rsidRPr="008B425B" w:rsidRDefault="00187A57" w:rsidP="00187A57">
      <w:pPr>
        <w:spacing w:before="200" w:after="200" w:line="276" w:lineRule="auto"/>
        <w:rPr>
          <w:bCs w:val="0"/>
          <w:lang w:val="en-US"/>
        </w:rPr>
      </w:pPr>
      <w:r w:rsidRPr="008B425B">
        <w:rPr>
          <w:lang w:val="en-US"/>
        </w:rPr>
        <w:t xml:space="preserve">The project’s website consists of a public domain where visitors can access information related to the project and download any dissemination material that is publicly available, such as accepted deliverables, brochures and other informative documents or publications. </w:t>
      </w:r>
    </w:p>
    <w:p w14:paraId="33C346DB" w14:textId="77777777" w:rsidR="00005457" w:rsidRPr="008B425B" w:rsidRDefault="00187A57" w:rsidP="00005457">
      <w:pPr>
        <w:spacing w:before="200" w:after="200" w:line="276" w:lineRule="auto"/>
        <w:rPr>
          <w:lang w:val="en-US"/>
        </w:rPr>
      </w:pPr>
      <w:r w:rsidRPr="008B425B">
        <w:rPr>
          <w:lang w:val="en-US"/>
        </w:rPr>
        <w:t xml:space="preserve">The first version of the </w:t>
      </w:r>
      <w:proofErr w:type="spellStart"/>
      <w:r w:rsidRPr="008B425B">
        <w:rPr>
          <w:lang w:val="en-US"/>
        </w:rPr>
        <w:t>CoEvolution</w:t>
      </w:r>
      <w:proofErr w:type="spellEnd"/>
      <w:r w:rsidRPr="008B425B">
        <w:rPr>
          <w:lang w:val="en-US"/>
        </w:rPr>
        <w:t xml:space="preserve"> website has been released with a user-friendly design that makes it easy for visitors to navigate and access all the key information at the homepage. The website menu has representative titles that assure easy navigation.</w:t>
      </w:r>
      <w:r w:rsidR="00005457" w:rsidRPr="008B425B">
        <w:rPr>
          <w:lang w:val="en-US"/>
        </w:rPr>
        <w:t xml:space="preserve"> </w:t>
      </w:r>
    </w:p>
    <w:p w14:paraId="64E4311D" w14:textId="0F93CA44" w:rsidR="00005457" w:rsidRPr="008B425B" w:rsidRDefault="00005457" w:rsidP="00005457">
      <w:pPr>
        <w:spacing w:before="200" w:after="200" w:line="276" w:lineRule="auto"/>
        <w:rPr>
          <w:lang w:val="en-US"/>
        </w:rPr>
      </w:pPr>
      <w:proofErr w:type="spellStart"/>
      <w:r w:rsidRPr="008B425B">
        <w:rPr>
          <w:lang w:val="en-US"/>
        </w:rPr>
        <w:t>CoEvolution’s</w:t>
      </w:r>
      <w:proofErr w:type="spellEnd"/>
      <w:r w:rsidRPr="008B425B">
        <w:rPr>
          <w:lang w:val="en-US"/>
        </w:rPr>
        <w:t xml:space="preserve"> website provides an overview of the Work Packages and the deliverables to ensure that the visitors stay informed about the project's progress. Additionally, a Newsletter service and Social Media accounts have been created to provide the user with easy access to the project's proceedings and to remind them on a regular basis at the frequency they prefer. Moreover, a dissemination material repository has been created for the visitors to access relevant materials related to the project. Furthermore, the website provides the ability to share any news, blogs or relevant content from the website on social media platforms. </w:t>
      </w:r>
    </w:p>
    <w:p w14:paraId="5C64AE92" w14:textId="2B0586AB" w:rsidR="00005457" w:rsidRPr="008B425B" w:rsidRDefault="00005457" w:rsidP="00005457">
      <w:pPr>
        <w:spacing w:before="200" w:after="200" w:line="276" w:lineRule="auto"/>
        <w:rPr>
          <w:lang w:val="en-US"/>
        </w:rPr>
      </w:pPr>
      <w:r w:rsidRPr="008B425B">
        <w:rPr>
          <w:lang w:val="en-US"/>
        </w:rPr>
        <w:t xml:space="preserve">Overall, the </w:t>
      </w:r>
      <w:proofErr w:type="spellStart"/>
      <w:r w:rsidRPr="008B425B">
        <w:rPr>
          <w:lang w:val="en-US"/>
        </w:rPr>
        <w:t>CoEvolution</w:t>
      </w:r>
      <w:proofErr w:type="spellEnd"/>
      <w:r w:rsidRPr="008B425B">
        <w:rPr>
          <w:lang w:val="en-US"/>
        </w:rPr>
        <w:t xml:space="preserve"> website aims to provide a comprehensive and interactive platform that caters to the needs of all visitors.</w:t>
      </w:r>
    </w:p>
    <w:p w14:paraId="70E1C000" w14:textId="77777777" w:rsidR="00BF32DD" w:rsidRPr="008B425B" w:rsidRDefault="00BF32DD" w:rsidP="00BF32DD">
      <w:pPr>
        <w:keepNext/>
        <w:spacing w:before="200" w:after="200" w:line="276" w:lineRule="auto"/>
        <w:jc w:val="center"/>
      </w:pPr>
      <w:r w:rsidRPr="008B425B">
        <w:rPr>
          <w:noProof/>
        </w:rPr>
        <w:lastRenderedPageBreak/>
        <w:drawing>
          <wp:inline distT="0" distB="0" distL="0" distR="0" wp14:anchorId="6A329034" wp14:editId="7E1BCB65">
            <wp:extent cx="5414000" cy="8464149"/>
            <wp:effectExtent l="0" t="0" r="0" b="0"/>
            <wp:docPr id="626744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18228" cy="8470760"/>
                    </a:xfrm>
                    <a:prstGeom prst="rect">
                      <a:avLst/>
                    </a:prstGeom>
                    <a:noFill/>
                    <a:ln>
                      <a:noFill/>
                    </a:ln>
                  </pic:spPr>
                </pic:pic>
              </a:graphicData>
            </a:graphic>
          </wp:inline>
        </w:drawing>
      </w:r>
    </w:p>
    <w:p w14:paraId="496B97B0" w14:textId="306219D8" w:rsidR="00BF32DD" w:rsidRPr="008B425B" w:rsidRDefault="00BF32DD" w:rsidP="00BF32DD">
      <w:pPr>
        <w:pStyle w:val="Caption"/>
        <w:jc w:val="center"/>
        <w:rPr>
          <w:b/>
          <w:bCs w:val="0"/>
          <w:lang w:val="en-US"/>
        </w:rPr>
      </w:pPr>
      <w:r w:rsidRPr="008B425B">
        <w:rPr>
          <w:b/>
          <w:bCs w:val="0"/>
        </w:rPr>
        <w:t xml:space="preserve">Figure </w:t>
      </w:r>
      <w:r w:rsidRPr="008B425B">
        <w:rPr>
          <w:b/>
          <w:bCs w:val="0"/>
        </w:rPr>
        <w:fldChar w:fldCharType="begin"/>
      </w:r>
      <w:r w:rsidRPr="008B425B">
        <w:rPr>
          <w:b/>
          <w:bCs w:val="0"/>
        </w:rPr>
        <w:instrText xml:space="preserve"> SEQ Figure \* ARABIC </w:instrText>
      </w:r>
      <w:r w:rsidRPr="008B425B">
        <w:rPr>
          <w:b/>
          <w:bCs w:val="0"/>
        </w:rPr>
        <w:fldChar w:fldCharType="separate"/>
      </w:r>
      <w:r w:rsidR="009935C1">
        <w:rPr>
          <w:b/>
          <w:bCs w:val="0"/>
          <w:noProof/>
        </w:rPr>
        <w:t>4</w:t>
      </w:r>
      <w:r w:rsidRPr="008B425B">
        <w:rPr>
          <w:b/>
          <w:bCs w:val="0"/>
        </w:rPr>
        <w:fldChar w:fldCharType="end"/>
      </w:r>
      <w:r w:rsidRPr="008B425B">
        <w:rPr>
          <w:b/>
          <w:bCs w:val="0"/>
          <w:lang w:val="en-US"/>
        </w:rPr>
        <w:t xml:space="preserve"> - </w:t>
      </w:r>
      <w:proofErr w:type="spellStart"/>
      <w:r w:rsidRPr="008B425B">
        <w:rPr>
          <w:b/>
          <w:bCs w:val="0"/>
          <w:lang w:val="en-US"/>
        </w:rPr>
        <w:t>CoEvolution's</w:t>
      </w:r>
      <w:proofErr w:type="spellEnd"/>
      <w:r w:rsidRPr="008B425B">
        <w:rPr>
          <w:b/>
          <w:bCs w:val="0"/>
          <w:lang w:val="en-US"/>
        </w:rPr>
        <w:t xml:space="preserve"> website</w:t>
      </w:r>
    </w:p>
    <w:p w14:paraId="056A5C54" w14:textId="77777777" w:rsidR="00005457" w:rsidRPr="008B425B" w:rsidRDefault="00005457" w:rsidP="00005457">
      <w:pPr>
        <w:spacing w:before="200" w:after="200" w:line="276" w:lineRule="auto"/>
        <w:rPr>
          <w:bCs w:val="0"/>
          <w:lang w:val="en-US"/>
        </w:rPr>
      </w:pPr>
    </w:p>
    <w:p w14:paraId="22552390" w14:textId="213D1A80" w:rsidR="00187A57" w:rsidRPr="008B425B" w:rsidRDefault="00187A57" w:rsidP="00187A57">
      <w:pPr>
        <w:spacing w:before="200" w:after="200" w:line="276" w:lineRule="auto"/>
        <w:rPr>
          <w:bCs w:val="0"/>
          <w:lang w:val="en-US"/>
        </w:rPr>
      </w:pPr>
    </w:p>
    <w:p w14:paraId="43597C97" w14:textId="77777777" w:rsidR="00E207E1" w:rsidRPr="008B425B" w:rsidRDefault="00E207E1" w:rsidP="00741836">
      <w:pPr>
        <w:rPr>
          <w:lang w:val="en-US"/>
        </w:rPr>
      </w:pPr>
    </w:p>
    <w:p w14:paraId="39523362" w14:textId="77777777" w:rsidR="00482BBC"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Social Media accounts</w:t>
      </w:r>
      <w:bookmarkStart w:id="323" w:name="_heading=h.147n2zr" w:colFirst="0" w:colLast="0"/>
      <w:bookmarkEnd w:id="323"/>
    </w:p>
    <w:p w14:paraId="1D07657B" w14:textId="79BB24E8" w:rsidR="00E70D36" w:rsidRPr="008B425B" w:rsidRDefault="00E70D36" w:rsidP="00415E9F">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project </w:t>
      </w:r>
      <w:proofErr w:type="spellStart"/>
      <w:r w:rsidRPr="008B425B">
        <w:rPr>
          <w:lang w:val="en-US"/>
        </w:rPr>
        <w:t>recogni</w:t>
      </w:r>
      <w:r w:rsidR="00020F6B" w:rsidRPr="008B425B">
        <w:rPr>
          <w:lang w:val="en-US"/>
        </w:rPr>
        <w:t>s</w:t>
      </w:r>
      <w:r w:rsidRPr="008B425B">
        <w:rPr>
          <w:lang w:val="en-US"/>
        </w:rPr>
        <w:t>es</w:t>
      </w:r>
      <w:proofErr w:type="spellEnd"/>
      <w:r w:rsidRPr="008B425B">
        <w:rPr>
          <w:lang w:val="en-US"/>
        </w:rPr>
        <w:t xml:space="preserve"> the significant role that social media plays in amplifying communication efforts and enhancing the visibility of the project. To engage a diverse range of stakeholders and reach a broader audience, </w:t>
      </w:r>
      <w:proofErr w:type="spellStart"/>
      <w:r w:rsidRPr="008B425B">
        <w:rPr>
          <w:lang w:val="en-US"/>
        </w:rPr>
        <w:t>CoEvolution</w:t>
      </w:r>
      <w:proofErr w:type="spellEnd"/>
      <w:r w:rsidRPr="008B425B">
        <w:rPr>
          <w:lang w:val="en-US"/>
        </w:rPr>
        <w:t xml:space="preserve"> will leverage various social media platforms to distribute tailored content, considering the unique audience demographics of each channel. The project will maintain an active presence across multiple social media networks, as outlined in Table </w:t>
      </w:r>
      <w:r w:rsidR="00B53D9C" w:rsidRPr="008B425B">
        <w:rPr>
          <w:lang w:val="en-US"/>
        </w:rPr>
        <w:t>1</w:t>
      </w:r>
      <w:r w:rsidRPr="008B425B">
        <w:rPr>
          <w:lang w:val="en-US"/>
        </w:rPr>
        <w:t>, with all project partners contributing to ensure consistent and impactful social media engagement.</w:t>
      </w:r>
    </w:p>
    <w:p w14:paraId="34232BA6" w14:textId="1335A6BC" w:rsidR="00E70D36" w:rsidRPr="008B425B" w:rsidRDefault="00E70D36" w:rsidP="00E70D36">
      <w:pPr>
        <w:rPr>
          <w:lang w:val="en-US"/>
        </w:rPr>
      </w:pPr>
      <w:r w:rsidRPr="008B425B">
        <w:rPr>
          <w:lang w:val="en-US"/>
        </w:rPr>
        <w:t xml:space="preserve">By using social media, the </w:t>
      </w:r>
      <w:proofErr w:type="spellStart"/>
      <w:r w:rsidRPr="008B425B">
        <w:rPr>
          <w:lang w:val="en-US"/>
        </w:rPr>
        <w:t>CoEvolution</w:t>
      </w:r>
      <w:proofErr w:type="spellEnd"/>
      <w:r w:rsidRPr="008B425B">
        <w:rPr>
          <w:lang w:val="en-US"/>
        </w:rPr>
        <w:t xml:space="preserve"> team will be able to engage directly with the wider community, stakeholders, and other </w:t>
      </w:r>
      <w:proofErr w:type="spellStart"/>
      <w:r w:rsidRPr="008B425B">
        <w:rPr>
          <w:lang w:val="en-US"/>
        </w:rPr>
        <w:t>organi</w:t>
      </w:r>
      <w:r w:rsidR="00020F6B" w:rsidRPr="008B425B">
        <w:rPr>
          <w:lang w:val="en-US"/>
        </w:rPr>
        <w:t>s</w:t>
      </w:r>
      <w:r w:rsidRPr="008B425B">
        <w:rPr>
          <w:lang w:val="en-US"/>
        </w:rPr>
        <w:t>ations</w:t>
      </w:r>
      <w:proofErr w:type="spellEnd"/>
      <w:r w:rsidRPr="008B425B">
        <w:rPr>
          <w:lang w:val="en-US"/>
        </w:rPr>
        <w:t xml:space="preserve">. Regular interaction with the audience will foster stronger relationships and keep the project at the forefront of relevant discussions. The project’s social media channels will be used to share a wide range of updates, including key project milestones, publications, deliverables, research findings, software releases, blog posts, press releases, and other newsworthy developments. This active and sustained presence will help to solidify </w:t>
      </w:r>
      <w:proofErr w:type="spellStart"/>
      <w:r w:rsidRPr="008B425B">
        <w:rPr>
          <w:lang w:val="en-US"/>
        </w:rPr>
        <w:t>CoEvolution's</w:t>
      </w:r>
      <w:proofErr w:type="spellEnd"/>
      <w:r w:rsidRPr="008B425B">
        <w:rPr>
          <w:lang w:val="en-US"/>
        </w:rPr>
        <w:t xml:space="preserve"> online presence and ensure that the project remains visible and top-of-mind for stakeholders and the broader public.</w:t>
      </w:r>
    </w:p>
    <w:p w14:paraId="65B0AA8A" w14:textId="444E46DC" w:rsidR="00E70D36" w:rsidRPr="008B425B" w:rsidRDefault="00E70D36" w:rsidP="00E70D36">
      <w:pPr>
        <w:rPr>
          <w:lang w:val="en-US"/>
        </w:rPr>
      </w:pPr>
      <w:r w:rsidRPr="008B425B">
        <w:rPr>
          <w:lang w:val="en-US"/>
        </w:rPr>
        <w:t xml:space="preserve">In addition to promoting the project's achievements, social media will serve as an effective tool for raising awareness about the project's objectives, innovations, and impact, particularly in areas related to context awareness, AI security, and resilience. By maintaining consistent engagement and sharing relevant content, </w:t>
      </w:r>
      <w:proofErr w:type="spellStart"/>
      <w:r w:rsidRPr="008B425B">
        <w:rPr>
          <w:lang w:val="en-US"/>
        </w:rPr>
        <w:t>CoEvolution</w:t>
      </w:r>
      <w:proofErr w:type="spellEnd"/>
      <w:r w:rsidRPr="008B425B">
        <w:rPr>
          <w:lang w:val="en-US"/>
        </w:rPr>
        <w:t xml:space="preserve"> will strengthen its outreach efforts and foster an ongoing dialogue with its target audiences.</w:t>
      </w:r>
    </w:p>
    <w:p w14:paraId="0C4BE28D" w14:textId="5917ADA9" w:rsidR="00D45EA9" w:rsidRPr="008B425B" w:rsidRDefault="00D45EA9" w:rsidP="00D45EA9">
      <w:pPr>
        <w:pStyle w:val="Caption"/>
        <w:keepNext/>
        <w:jc w:val="center"/>
        <w:rPr>
          <w:b/>
          <w:bCs w:val="0"/>
          <w:lang w:val="en-US"/>
        </w:rPr>
      </w:pPr>
      <w:r w:rsidRPr="008B425B">
        <w:rPr>
          <w:b/>
          <w:bCs w:val="0"/>
          <w:lang w:val="en-US"/>
        </w:rPr>
        <w:t xml:space="preserve">Table </w:t>
      </w:r>
      <w:r w:rsidRPr="008B425B">
        <w:rPr>
          <w:b/>
          <w:bCs w:val="0"/>
        </w:rPr>
        <w:fldChar w:fldCharType="begin"/>
      </w:r>
      <w:r w:rsidRPr="008B425B">
        <w:rPr>
          <w:b/>
          <w:bCs w:val="0"/>
          <w:lang w:val="en-US"/>
        </w:rPr>
        <w:instrText xml:space="preserve"> SEQ Table \* ARABIC </w:instrText>
      </w:r>
      <w:r w:rsidRPr="008B425B">
        <w:rPr>
          <w:b/>
          <w:bCs w:val="0"/>
        </w:rPr>
        <w:fldChar w:fldCharType="separate"/>
      </w:r>
      <w:r w:rsidR="00A17923" w:rsidRPr="008B425B">
        <w:rPr>
          <w:b/>
          <w:bCs w:val="0"/>
          <w:noProof/>
          <w:lang w:val="en-US"/>
        </w:rPr>
        <w:t>1</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Social media accounts</w:t>
      </w:r>
    </w:p>
    <w:tbl>
      <w:tblPr>
        <w:tblStyle w:val="TableGrid"/>
        <w:tblW w:w="0" w:type="auto"/>
        <w:tblLook w:val="04A0" w:firstRow="1" w:lastRow="0" w:firstColumn="1" w:lastColumn="0" w:noHBand="0" w:noVBand="1"/>
      </w:tblPr>
      <w:tblGrid>
        <w:gridCol w:w="3497"/>
        <w:gridCol w:w="5565"/>
      </w:tblGrid>
      <w:tr w:rsidR="00020F6B" w:rsidRPr="008B425B" w14:paraId="1131DA3F" w14:textId="77777777" w:rsidTr="00D45EA9">
        <w:tc>
          <w:tcPr>
            <w:tcW w:w="3497" w:type="dxa"/>
            <w:shd w:val="clear" w:color="auto" w:fill="2F5496" w:themeFill="accent1" w:themeFillShade="BF"/>
          </w:tcPr>
          <w:p w14:paraId="2721EB76" w14:textId="77777777" w:rsidR="00020F6B" w:rsidRPr="008B425B" w:rsidRDefault="00020F6B" w:rsidP="00101FD0">
            <w:pPr>
              <w:jc w:val="center"/>
              <w:rPr>
                <w:b w:val="0"/>
                <w:bCs/>
                <w:color w:val="FFFFFF" w:themeColor="background1"/>
              </w:rPr>
            </w:pPr>
            <w:r w:rsidRPr="008B425B">
              <w:rPr>
                <w:bCs/>
                <w:color w:val="FFFFFF" w:themeColor="background1"/>
              </w:rPr>
              <w:t>Social Media</w:t>
            </w:r>
          </w:p>
        </w:tc>
        <w:tc>
          <w:tcPr>
            <w:tcW w:w="5565" w:type="dxa"/>
            <w:shd w:val="clear" w:color="auto" w:fill="2F5496" w:themeFill="accent1" w:themeFillShade="BF"/>
          </w:tcPr>
          <w:p w14:paraId="5B52C3E4" w14:textId="77777777" w:rsidR="00020F6B" w:rsidRPr="008B425B" w:rsidRDefault="00020F6B" w:rsidP="00101FD0">
            <w:pPr>
              <w:jc w:val="center"/>
              <w:rPr>
                <w:b w:val="0"/>
                <w:bCs/>
                <w:color w:val="FFFFFF" w:themeColor="background1"/>
              </w:rPr>
            </w:pPr>
            <w:r w:rsidRPr="008B425B">
              <w:rPr>
                <w:bCs/>
                <w:color w:val="FFFFFF" w:themeColor="background1"/>
              </w:rPr>
              <w:t>Link</w:t>
            </w:r>
          </w:p>
        </w:tc>
      </w:tr>
      <w:tr w:rsidR="00020F6B" w:rsidRPr="009935C1" w14:paraId="730B2A16" w14:textId="77777777" w:rsidTr="00D45EA9">
        <w:tc>
          <w:tcPr>
            <w:tcW w:w="3497" w:type="dxa"/>
          </w:tcPr>
          <w:p w14:paraId="408E6340" w14:textId="605A9572" w:rsidR="00020F6B" w:rsidRPr="008B425B" w:rsidRDefault="00062B48" w:rsidP="00101FD0">
            <w:pPr>
              <w:jc w:val="center"/>
              <w:rPr>
                <w:b w:val="0"/>
                <w:bCs/>
                <w:sz w:val="22"/>
                <w:szCs w:val="22"/>
              </w:rPr>
            </w:pPr>
            <w:r w:rsidRPr="008B425B">
              <w:rPr>
                <w:bCs/>
                <w:sz w:val="22"/>
                <w:szCs w:val="22"/>
              </w:rPr>
              <w:t>X</w:t>
            </w:r>
          </w:p>
        </w:tc>
        <w:tc>
          <w:tcPr>
            <w:tcW w:w="5565" w:type="dxa"/>
          </w:tcPr>
          <w:p w14:paraId="31826937" w14:textId="09768EE6" w:rsidR="00020F6B" w:rsidRPr="008B425B" w:rsidRDefault="00020F6B" w:rsidP="00020F6B">
            <w:pPr>
              <w:jc w:val="center"/>
              <w:rPr>
                <w:b w:val="0"/>
                <w:bCs/>
                <w:i w:val="0"/>
                <w:iCs/>
                <w:sz w:val="22"/>
                <w:szCs w:val="22"/>
              </w:rPr>
            </w:pPr>
            <w:hyperlink r:id="rId18" w:history="1">
              <w:r w:rsidRPr="008B425B">
                <w:rPr>
                  <w:rStyle w:val="Hyperlink"/>
                  <w:b w:val="0"/>
                  <w:bCs/>
                  <w:i w:val="0"/>
                  <w:iCs/>
                  <w:sz w:val="22"/>
                  <w:szCs w:val="22"/>
                </w:rPr>
                <w:t>https://x.com/coevolution_eu</w:t>
              </w:r>
            </w:hyperlink>
          </w:p>
        </w:tc>
      </w:tr>
      <w:tr w:rsidR="00020F6B" w:rsidRPr="009935C1" w14:paraId="1D792903" w14:textId="77777777" w:rsidTr="00D45EA9">
        <w:tc>
          <w:tcPr>
            <w:tcW w:w="3497" w:type="dxa"/>
          </w:tcPr>
          <w:p w14:paraId="0E5A764C" w14:textId="77777777" w:rsidR="00020F6B" w:rsidRPr="008B425B" w:rsidRDefault="00020F6B" w:rsidP="00101FD0">
            <w:pPr>
              <w:jc w:val="center"/>
              <w:rPr>
                <w:b w:val="0"/>
                <w:bCs/>
                <w:sz w:val="22"/>
                <w:szCs w:val="22"/>
              </w:rPr>
            </w:pPr>
            <w:r w:rsidRPr="008B425B">
              <w:rPr>
                <w:bCs/>
                <w:sz w:val="22"/>
                <w:szCs w:val="22"/>
              </w:rPr>
              <w:t>LinkedIn</w:t>
            </w:r>
          </w:p>
        </w:tc>
        <w:tc>
          <w:tcPr>
            <w:tcW w:w="5565" w:type="dxa"/>
          </w:tcPr>
          <w:p w14:paraId="3F78EF17" w14:textId="2454D0C4" w:rsidR="00020F6B" w:rsidRPr="008B425B" w:rsidRDefault="00020F6B" w:rsidP="00020F6B">
            <w:pPr>
              <w:jc w:val="center"/>
              <w:rPr>
                <w:b w:val="0"/>
                <w:bCs/>
                <w:i w:val="0"/>
                <w:iCs/>
                <w:sz w:val="22"/>
                <w:szCs w:val="22"/>
              </w:rPr>
            </w:pPr>
            <w:hyperlink r:id="rId19" w:history="1">
              <w:r w:rsidRPr="008B425B">
                <w:rPr>
                  <w:rStyle w:val="Hyperlink"/>
                  <w:b w:val="0"/>
                  <w:bCs/>
                  <w:i w:val="0"/>
                  <w:iCs/>
                  <w:sz w:val="22"/>
                  <w:szCs w:val="22"/>
                </w:rPr>
                <w:t>https://www.linkedin.com/company/106186299</w:t>
              </w:r>
            </w:hyperlink>
          </w:p>
        </w:tc>
      </w:tr>
      <w:tr w:rsidR="00020F6B" w:rsidRPr="009935C1" w14:paraId="6738132D" w14:textId="77777777" w:rsidTr="00D45EA9">
        <w:tc>
          <w:tcPr>
            <w:tcW w:w="3497" w:type="dxa"/>
          </w:tcPr>
          <w:p w14:paraId="2D78903F" w14:textId="3ABC4AEC" w:rsidR="00020F6B" w:rsidRPr="008B425B" w:rsidRDefault="00020F6B" w:rsidP="00101FD0">
            <w:pPr>
              <w:jc w:val="center"/>
              <w:rPr>
                <w:bCs/>
                <w:sz w:val="22"/>
                <w:szCs w:val="22"/>
              </w:rPr>
            </w:pPr>
            <w:r w:rsidRPr="008B425B">
              <w:rPr>
                <w:bCs/>
                <w:sz w:val="22"/>
                <w:szCs w:val="22"/>
              </w:rPr>
              <w:t>Facebook</w:t>
            </w:r>
          </w:p>
        </w:tc>
        <w:tc>
          <w:tcPr>
            <w:tcW w:w="5565" w:type="dxa"/>
          </w:tcPr>
          <w:p w14:paraId="05429AC4" w14:textId="64D9C66B" w:rsidR="00020F6B" w:rsidRPr="008B425B" w:rsidRDefault="00020F6B" w:rsidP="00020F6B">
            <w:pPr>
              <w:jc w:val="center"/>
              <w:rPr>
                <w:b w:val="0"/>
                <w:bCs/>
                <w:i w:val="0"/>
                <w:iCs/>
                <w:sz w:val="22"/>
                <w:szCs w:val="22"/>
              </w:rPr>
            </w:pPr>
            <w:hyperlink r:id="rId20" w:history="1">
              <w:r w:rsidRPr="008B425B">
                <w:rPr>
                  <w:rStyle w:val="Hyperlink"/>
                  <w:b w:val="0"/>
                  <w:bCs/>
                  <w:i w:val="0"/>
                  <w:iCs/>
                  <w:sz w:val="22"/>
                  <w:szCs w:val="22"/>
                </w:rPr>
                <w:t>https://www.facebook.com/profile.php?id=61572810781073</w:t>
              </w:r>
            </w:hyperlink>
          </w:p>
        </w:tc>
      </w:tr>
      <w:tr w:rsidR="00020F6B" w:rsidRPr="009935C1" w14:paraId="4021300A" w14:textId="77777777" w:rsidTr="00D45EA9">
        <w:tc>
          <w:tcPr>
            <w:tcW w:w="3497" w:type="dxa"/>
          </w:tcPr>
          <w:p w14:paraId="5F847272" w14:textId="7BF65BDD" w:rsidR="00020F6B" w:rsidRPr="008B425B" w:rsidRDefault="00020F6B" w:rsidP="00101FD0">
            <w:pPr>
              <w:jc w:val="center"/>
              <w:rPr>
                <w:bCs/>
                <w:sz w:val="22"/>
                <w:szCs w:val="22"/>
              </w:rPr>
            </w:pPr>
            <w:r w:rsidRPr="008B425B">
              <w:rPr>
                <w:bCs/>
                <w:sz w:val="22"/>
                <w:szCs w:val="22"/>
              </w:rPr>
              <w:t>Bluesky</w:t>
            </w:r>
          </w:p>
        </w:tc>
        <w:tc>
          <w:tcPr>
            <w:tcW w:w="5565" w:type="dxa"/>
          </w:tcPr>
          <w:p w14:paraId="77277785" w14:textId="3B44926F" w:rsidR="00020F6B" w:rsidRPr="008B425B" w:rsidRDefault="00557D54" w:rsidP="00020F6B">
            <w:pPr>
              <w:jc w:val="center"/>
              <w:rPr>
                <w:b w:val="0"/>
                <w:bCs/>
                <w:i w:val="0"/>
                <w:iCs/>
                <w:sz w:val="22"/>
                <w:szCs w:val="22"/>
              </w:rPr>
            </w:pPr>
            <w:hyperlink r:id="rId21" w:history="1">
              <w:r w:rsidRPr="008B425B">
                <w:rPr>
                  <w:rStyle w:val="Hyperlink"/>
                  <w:b w:val="0"/>
                  <w:bCs/>
                  <w:i w:val="0"/>
                  <w:iCs/>
                  <w:sz w:val="22"/>
                  <w:szCs w:val="22"/>
                </w:rPr>
                <w:t>https://bsky.app/profile/coevolution-eu.bsky.social</w:t>
              </w:r>
            </w:hyperlink>
            <w:r w:rsidRPr="008B425B">
              <w:rPr>
                <w:b w:val="0"/>
                <w:bCs/>
                <w:i w:val="0"/>
                <w:iCs/>
                <w:sz w:val="22"/>
                <w:szCs w:val="22"/>
              </w:rPr>
              <w:t xml:space="preserve"> </w:t>
            </w:r>
          </w:p>
        </w:tc>
      </w:tr>
      <w:tr w:rsidR="00020F6B" w:rsidRPr="009935C1" w14:paraId="482CF224" w14:textId="77777777" w:rsidTr="00D45EA9">
        <w:tc>
          <w:tcPr>
            <w:tcW w:w="3497" w:type="dxa"/>
          </w:tcPr>
          <w:p w14:paraId="4C2721E5" w14:textId="77777777" w:rsidR="00020F6B" w:rsidRPr="008B425B" w:rsidRDefault="00020F6B" w:rsidP="00101FD0">
            <w:pPr>
              <w:jc w:val="center"/>
              <w:rPr>
                <w:b w:val="0"/>
                <w:bCs/>
                <w:sz w:val="22"/>
                <w:szCs w:val="22"/>
              </w:rPr>
            </w:pPr>
            <w:r w:rsidRPr="008B425B">
              <w:rPr>
                <w:bCs/>
                <w:sz w:val="22"/>
                <w:szCs w:val="22"/>
              </w:rPr>
              <w:t>YouTube</w:t>
            </w:r>
          </w:p>
        </w:tc>
        <w:tc>
          <w:tcPr>
            <w:tcW w:w="5565" w:type="dxa"/>
          </w:tcPr>
          <w:p w14:paraId="144C24D0" w14:textId="70D50B56" w:rsidR="00020F6B" w:rsidRPr="008B425B" w:rsidRDefault="00020F6B" w:rsidP="009950DA">
            <w:pPr>
              <w:keepNext/>
              <w:jc w:val="center"/>
              <w:rPr>
                <w:b w:val="0"/>
                <w:bCs/>
                <w:i w:val="0"/>
                <w:iCs/>
                <w:sz w:val="22"/>
                <w:szCs w:val="22"/>
              </w:rPr>
            </w:pPr>
            <w:hyperlink r:id="rId22" w:history="1">
              <w:r w:rsidRPr="008B425B">
                <w:rPr>
                  <w:rStyle w:val="Hyperlink"/>
                  <w:b w:val="0"/>
                  <w:bCs/>
                  <w:i w:val="0"/>
                  <w:iCs/>
                  <w:sz w:val="22"/>
                  <w:szCs w:val="22"/>
                </w:rPr>
                <w:t>https://www.youtube.com/@CoEvolutionEUH2020</w:t>
              </w:r>
            </w:hyperlink>
          </w:p>
        </w:tc>
      </w:tr>
    </w:tbl>
    <w:p w14:paraId="1AAAD7B5" w14:textId="4B628912" w:rsidR="00020F6B" w:rsidRPr="008B425B" w:rsidRDefault="00020F6B" w:rsidP="00D45EA9">
      <w:pPr>
        <w:pStyle w:val="Caption"/>
        <w:rPr>
          <w:b/>
          <w:bCs w:val="0"/>
          <w:lang w:val="en-GB"/>
        </w:rPr>
      </w:pPr>
    </w:p>
    <w:p w14:paraId="0462FA38" w14:textId="0C26797E" w:rsidR="00062B48" w:rsidRPr="008B425B" w:rsidRDefault="00F758C0" w:rsidP="00062B48">
      <w:pPr>
        <w:rPr>
          <w:lang w:val="en-GB"/>
        </w:rPr>
      </w:pPr>
      <w:r w:rsidRPr="008B425B">
        <w:rPr>
          <w:b/>
          <w:bCs w:val="0"/>
          <w:lang w:val="en-GB"/>
        </w:rPr>
        <w:t>X:</w:t>
      </w:r>
      <w:r w:rsidRPr="008B425B">
        <w:rPr>
          <w:lang w:val="en-GB"/>
        </w:rPr>
        <w:t xml:space="preserve"> </w:t>
      </w:r>
      <w:r w:rsidR="00062B48" w:rsidRPr="008B425B">
        <w:rPr>
          <w:lang w:val="en-GB"/>
        </w:rPr>
        <w:t xml:space="preserve">In December 2024, the </w:t>
      </w:r>
      <w:proofErr w:type="spellStart"/>
      <w:r w:rsidR="00062B48" w:rsidRPr="008B425B">
        <w:rPr>
          <w:lang w:val="en-GB"/>
        </w:rPr>
        <w:t>CoEvolution</w:t>
      </w:r>
      <w:proofErr w:type="spellEnd"/>
      <w:r w:rsidR="00062B48" w:rsidRPr="008B425B">
        <w:rPr>
          <w:lang w:val="en-GB"/>
        </w:rPr>
        <w:t xml:space="preserve"> project launched its X account </w:t>
      </w:r>
      <w:r w:rsidRPr="008B425B">
        <w:rPr>
          <w:lang w:val="en-GB"/>
        </w:rPr>
        <w:t>(</w:t>
      </w:r>
      <w:r w:rsidRPr="008B425B">
        <w:rPr>
          <w:lang w:val="en-GB"/>
        </w:rPr>
        <w:fldChar w:fldCharType="begin"/>
      </w:r>
      <w:r w:rsidRPr="008B425B">
        <w:rPr>
          <w:lang w:val="en-GB"/>
        </w:rPr>
        <w:instrText xml:space="preserve"> REF _Ref193363792 \h </w:instrText>
      </w:r>
      <w:r w:rsidR="008B425B" w:rsidRPr="008B425B">
        <w:rPr>
          <w:lang w:val="en-GB"/>
        </w:rPr>
        <w:instrText xml:space="preserve"> \* MERGEFORMAT </w:instrText>
      </w:r>
      <w:r w:rsidRPr="008B425B">
        <w:rPr>
          <w:lang w:val="en-GB"/>
        </w:rPr>
      </w:r>
      <w:r w:rsidRPr="008B425B">
        <w:rPr>
          <w:lang w:val="en-GB"/>
        </w:rPr>
        <w:fldChar w:fldCharType="separate"/>
      </w:r>
      <w:r w:rsidRPr="008B425B">
        <w:rPr>
          <w:b/>
          <w:bCs w:val="0"/>
          <w:lang w:val="en-US"/>
        </w:rPr>
        <w:t xml:space="preserve">Figure </w:t>
      </w:r>
      <w:r w:rsidRPr="008B425B">
        <w:rPr>
          <w:b/>
          <w:bCs w:val="0"/>
          <w:noProof/>
          <w:lang w:val="en-US"/>
        </w:rPr>
        <w:t>5</w:t>
      </w:r>
      <w:r w:rsidRPr="008B425B">
        <w:rPr>
          <w:lang w:val="en-GB"/>
        </w:rPr>
        <w:fldChar w:fldCharType="end"/>
      </w:r>
      <w:r w:rsidRPr="008B425B">
        <w:rPr>
          <w:lang w:val="en-GB"/>
        </w:rPr>
        <w:t xml:space="preserve"> )</w:t>
      </w:r>
      <w:r w:rsidR="00062B48" w:rsidRPr="008B425B">
        <w:rPr>
          <w:lang w:val="en-GB"/>
        </w:rPr>
        <w:t>as a key component of its online communication strategy. X has traditionally been a valuable platform for real-time engagement, enabling direct interaction with researchers, industry professionals, and the public. The project has used X to share updates, key achievements, research findings, and event participation, while also engaging in discussions on AI security, resilience, and context awareness.</w:t>
      </w:r>
    </w:p>
    <w:p w14:paraId="165E1D02" w14:textId="01E8A5E2" w:rsidR="00062B48" w:rsidRPr="008B425B" w:rsidRDefault="00062B48" w:rsidP="00062B48">
      <w:pPr>
        <w:rPr>
          <w:lang w:val="en-GB"/>
        </w:rPr>
      </w:pPr>
      <w:r w:rsidRPr="008B425B">
        <w:rPr>
          <w:lang w:val="en-GB"/>
        </w:rPr>
        <w:t xml:space="preserve">However, recently, X has introduced several changes that have made it increasingly challenging for projects to effectively manage outreach. The removal of free analytics tools, restrictions on content visibility, and growing platform instability have made it harder to track engagement and optimise communication strategies. While the </w:t>
      </w:r>
      <w:proofErr w:type="spellStart"/>
      <w:r w:rsidRPr="008B425B">
        <w:rPr>
          <w:lang w:val="en-GB"/>
        </w:rPr>
        <w:t>CoEvolution</w:t>
      </w:r>
      <w:proofErr w:type="spellEnd"/>
      <w:r w:rsidRPr="008B425B">
        <w:rPr>
          <w:lang w:val="en-GB"/>
        </w:rPr>
        <w:t xml:space="preserve"> project will </w:t>
      </w:r>
      <w:r w:rsidRPr="008B425B">
        <w:rPr>
          <w:lang w:val="en-GB"/>
        </w:rPr>
        <w:lastRenderedPageBreak/>
        <w:t>continue to use X to maintain visibility, these limitations have led to the decision to expand onto alternative platforms, ensuring a more robust and sustainable social media presence.</w:t>
      </w:r>
    </w:p>
    <w:p w14:paraId="691B5353" w14:textId="77777777" w:rsidR="00F758C0" w:rsidRPr="008B425B" w:rsidRDefault="00F758C0" w:rsidP="00F758C0">
      <w:pPr>
        <w:keepNext/>
        <w:jc w:val="center"/>
      </w:pPr>
      <w:r w:rsidRPr="008B425B">
        <w:rPr>
          <w:noProof/>
        </w:rPr>
        <w:drawing>
          <wp:inline distT="0" distB="0" distL="0" distR="0" wp14:anchorId="32B1308F" wp14:editId="5D9AC762">
            <wp:extent cx="3671849" cy="5315803"/>
            <wp:effectExtent l="0" t="0" r="5080" b="0"/>
            <wp:docPr id="67385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87330" cy="5338215"/>
                    </a:xfrm>
                    <a:prstGeom prst="rect">
                      <a:avLst/>
                    </a:prstGeom>
                    <a:noFill/>
                    <a:ln>
                      <a:noFill/>
                    </a:ln>
                  </pic:spPr>
                </pic:pic>
              </a:graphicData>
            </a:graphic>
          </wp:inline>
        </w:drawing>
      </w:r>
    </w:p>
    <w:p w14:paraId="479533B3" w14:textId="24E432D8" w:rsidR="00F758C0" w:rsidRPr="008B425B" w:rsidRDefault="00F758C0" w:rsidP="00F758C0">
      <w:pPr>
        <w:pStyle w:val="Caption"/>
        <w:jc w:val="center"/>
        <w:rPr>
          <w:b/>
          <w:bCs w:val="0"/>
          <w:lang w:val="en-GB"/>
        </w:rPr>
      </w:pPr>
      <w:bookmarkStart w:id="324" w:name="_Ref193363792"/>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5</w:t>
      </w:r>
      <w:r w:rsidRPr="008B425B">
        <w:rPr>
          <w:b/>
          <w:bCs w:val="0"/>
        </w:rPr>
        <w:fldChar w:fldCharType="end"/>
      </w:r>
      <w:bookmarkEnd w:id="324"/>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X Account Screenshot</w:t>
      </w:r>
    </w:p>
    <w:p w14:paraId="44D1AD8E" w14:textId="68837F33" w:rsidR="00F758C0" w:rsidRPr="008B425B" w:rsidRDefault="00F758C0" w:rsidP="00F758C0">
      <w:pPr>
        <w:rPr>
          <w:lang w:val="en-GB"/>
        </w:rPr>
      </w:pPr>
      <w:proofErr w:type="spellStart"/>
      <w:r w:rsidRPr="008B425B">
        <w:rPr>
          <w:b/>
          <w:bCs w:val="0"/>
          <w:lang w:val="en-GB"/>
        </w:rPr>
        <w:t>LinkedIN</w:t>
      </w:r>
      <w:proofErr w:type="spellEnd"/>
      <w:r w:rsidRPr="008B425B">
        <w:rPr>
          <w:b/>
          <w:bCs w:val="0"/>
          <w:lang w:val="en-GB"/>
        </w:rPr>
        <w:t>:</w:t>
      </w:r>
      <w:r w:rsidRPr="008B425B">
        <w:rPr>
          <w:lang w:val="en-GB"/>
        </w:rPr>
        <w:t xml:space="preserve"> Originally created as a profile, </w:t>
      </w:r>
      <w:proofErr w:type="spellStart"/>
      <w:r w:rsidRPr="008B425B">
        <w:rPr>
          <w:lang w:val="en-GB"/>
        </w:rPr>
        <w:t>CoEvolution</w:t>
      </w:r>
      <w:proofErr w:type="spellEnd"/>
      <w:r w:rsidRPr="008B425B">
        <w:rPr>
          <w:lang w:val="en-GB"/>
        </w:rPr>
        <w:t xml:space="preserve"> transitioned to an official LinkedIn page to provide a more structured and professional presence. LinkedIn serves as a key platform for engaging with researchers, industry professionals, and policymakers, making it an essential tool for disseminating in-depth project updates, publications, and event announcements.</w:t>
      </w:r>
    </w:p>
    <w:p w14:paraId="4521040B" w14:textId="3B0F999C" w:rsidR="00F758C0" w:rsidRPr="008B425B" w:rsidRDefault="00F758C0" w:rsidP="00F758C0">
      <w:pPr>
        <w:rPr>
          <w:lang w:val="en-GB"/>
        </w:rPr>
      </w:pPr>
      <w:r w:rsidRPr="008B425B">
        <w:rPr>
          <w:lang w:val="en-GB"/>
        </w:rPr>
        <w:t xml:space="preserve">The </w:t>
      </w:r>
      <w:proofErr w:type="spellStart"/>
      <w:r w:rsidRPr="008B425B">
        <w:rPr>
          <w:lang w:val="en-GB"/>
        </w:rPr>
        <w:t>CoEvolution</w:t>
      </w:r>
      <w:proofErr w:type="spellEnd"/>
      <w:r w:rsidRPr="008B425B">
        <w:rPr>
          <w:lang w:val="en-GB"/>
        </w:rPr>
        <w:t xml:space="preserve"> LinkedIn page</w:t>
      </w:r>
      <w:r w:rsidR="006D499B" w:rsidRPr="008B425B">
        <w:rPr>
          <w:lang w:val="en-GB"/>
        </w:rPr>
        <w:t xml:space="preserve"> (</w:t>
      </w:r>
      <w:r w:rsidR="006D499B" w:rsidRPr="008B425B">
        <w:rPr>
          <w:lang w:val="en-GB"/>
        </w:rPr>
        <w:fldChar w:fldCharType="begin"/>
      </w:r>
      <w:r w:rsidR="006D499B" w:rsidRPr="008B425B">
        <w:rPr>
          <w:lang w:val="en-GB"/>
        </w:rPr>
        <w:instrText xml:space="preserve"> REF _Ref193364010 \h </w:instrText>
      </w:r>
      <w:r w:rsidR="008B425B" w:rsidRPr="008B425B">
        <w:rPr>
          <w:lang w:val="en-GB"/>
        </w:rPr>
        <w:instrText xml:space="preserve"> \* MERGEFORMAT </w:instrText>
      </w:r>
      <w:r w:rsidR="006D499B" w:rsidRPr="008B425B">
        <w:rPr>
          <w:lang w:val="en-GB"/>
        </w:rPr>
      </w:r>
      <w:r w:rsidR="006D499B" w:rsidRPr="008B425B">
        <w:rPr>
          <w:lang w:val="en-GB"/>
        </w:rPr>
        <w:fldChar w:fldCharType="separate"/>
      </w:r>
      <w:r w:rsidR="006D499B" w:rsidRPr="008B425B">
        <w:rPr>
          <w:b/>
          <w:bCs w:val="0"/>
          <w:lang w:val="en-US"/>
        </w:rPr>
        <w:t xml:space="preserve">Figure </w:t>
      </w:r>
      <w:r w:rsidR="006D499B" w:rsidRPr="008B425B">
        <w:rPr>
          <w:b/>
          <w:bCs w:val="0"/>
          <w:noProof/>
          <w:lang w:val="en-US"/>
        </w:rPr>
        <w:t>6</w:t>
      </w:r>
      <w:r w:rsidR="006D499B" w:rsidRPr="008B425B">
        <w:rPr>
          <w:lang w:val="en-GB"/>
        </w:rPr>
        <w:fldChar w:fldCharType="end"/>
      </w:r>
      <w:r w:rsidR="006D499B" w:rsidRPr="008B425B">
        <w:rPr>
          <w:lang w:val="en-GB"/>
        </w:rPr>
        <w:t>)</w:t>
      </w:r>
      <w:r w:rsidRPr="008B425B">
        <w:rPr>
          <w:lang w:val="en-GB"/>
        </w:rPr>
        <w:t xml:space="preserve"> will feature research highlights, participation in conferences, collaboration opportunities, and discussions on key project themes such as AI security and resilience. By maintaining an active presence, </w:t>
      </w:r>
      <w:proofErr w:type="spellStart"/>
      <w:r w:rsidRPr="008B425B">
        <w:rPr>
          <w:lang w:val="en-GB"/>
        </w:rPr>
        <w:t>CoEvolution</w:t>
      </w:r>
      <w:proofErr w:type="spellEnd"/>
      <w:r w:rsidRPr="008B425B">
        <w:rPr>
          <w:lang w:val="en-GB"/>
        </w:rPr>
        <w:t xml:space="preserve"> will foster connections with experts, establish thought leadership, and contribute to the broader discourse on emerging AI challenges.</w:t>
      </w:r>
    </w:p>
    <w:p w14:paraId="2AC1C34F" w14:textId="77777777" w:rsidR="006D499B" w:rsidRPr="008B425B" w:rsidRDefault="006D499B" w:rsidP="006D499B">
      <w:pPr>
        <w:keepNext/>
        <w:jc w:val="center"/>
      </w:pPr>
      <w:r w:rsidRPr="008B425B">
        <w:rPr>
          <w:noProof/>
        </w:rPr>
        <w:lastRenderedPageBreak/>
        <w:drawing>
          <wp:inline distT="0" distB="0" distL="0" distR="0" wp14:anchorId="71240787" wp14:editId="5ED5A067">
            <wp:extent cx="4415416" cy="4879075"/>
            <wp:effectExtent l="0" t="0" r="4445" b="0"/>
            <wp:docPr id="212980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16547" cy="4880325"/>
                    </a:xfrm>
                    <a:prstGeom prst="rect">
                      <a:avLst/>
                    </a:prstGeom>
                    <a:noFill/>
                    <a:ln>
                      <a:noFill/>
                    </a:ln>
                  </pic:spPr>
                </pic:pic>
              </a:graphicData>
            </a:graphic>
          </wp:inline>
        </w:drawing>
      </w:r>
    </w:p>
    <w:p w14:paraId="662E15AB" w14:textId="0CD20058" w:rsidR="006D499B" w:rsidRPr="008B425B" w:rsidRDefault="006D499B" w:rsidP="006D499B">
      <w:pPr>
        <w:pStyle w:val="Caption"/>
        <w:jc w:val="center"/>
        <w:rPr>
          <w:b/>
          <w:bCs w:val="0"/>
          <w:lang w:val="en-US"/>
        </w:rPr>
      </w:pPr>
      <w:bookmarkStart w:id="325" w:name="_Ref193364010"/>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6</w:t>
      </w:r>
      <w:r w:rsidRPr="008B425B">
        <w:rPr>
          <w:b/>
          <w:bCs w:val="0"/>
        </w:rPr>
        <w:fldChar w:fldCharType="end"/>
      </w:r>
      <w:bookmarkEnd w:id="325"/>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LinkedIn account Scree</w:t>
      </w:r>
      <w:r w:rsidR="00E371C5" w:rsidRPr="008B425B">
        <w:rPr>
          <w:b/>
          <w:bCs w:val="0"/>
          <w:lang w:val="en-US"/>
        </w:rPr>
        <w:t>n</w:t>
      </w:r>
      <w:r w:rsidRPr="008B425B">
        <w:rPr>
          <w:b/>
          <w:bCs w:val="0"/>
          <w:lang w:val="en-US"/>
        </w:rPr>
        <w:t>shot</w:t>
      </w:r>
    </w:p>
    <w:p w14:paraId="530798C4" w14:textId="5ED55B20" w:rsidR="00E371C5" w:rsidRPr="008B425B" w:rsidRDefault="00E371C5" w:rsidP="00E371C5">
      <w:pPr>
        <w:rPr>
          <w:lang w:val="en-US"/>
        </w:rPr>
      </w:pPr>
      <w:r w:rsidRPr="008B425B">
        <w:rPr>
          <w:b/>
          <w:bCs w:val="0"/>
          <w:lang w:val="en-US"/>
        </w:rPr>
        <w:t>Facebook</w:t>
      </w:r>
      <w:r w:rsidRPr="008B425B">
        <w:rPr>
          <w:lang w:val="en-US"/>
        </w:rPr>
        <w:t xml:space="preserve">: Similar to LinkedIn, the </w:t>
      </w:r>
      <w:proofErr w:type="spellStart"/>
      <w:r w:rsidRPr="008B425B">
        <w:rPr>
          <w:lang w:val="en-US"/>
        </w:rPr>
        <w:t>CoEvolution</w:t>
      </w:r>
      <w:proofErr w:type="spellEnd"/>
      <w:r w:rsidRPr="008B425B">
        <w:rPr>
          <w:lang w:val="en-US"/>
        </w:rPr>
        <w:t xml:space="preserve"> project initially launched a Facebook profile but later transitioned to a dedicated project page to enhance visibility and engagement. Facebook provides an accessible and interactive space for reaching a wider audience, including students, researchers, and the general public.</w:t>
      </w:r>
    </w:p>
    <w:p w14:paraId="1C3D7C42" w14:textId="6084D069" w:rsidR="00E371C5" w:rsidRPr="008B425B" w:rsidRDefault="00E371C5" w:rsidP="00E371C5">
      <w:pPr>
        <w:rPr>
          <w:lang w:val="en-US"/>
        </w:rPr>
      </w:pPr>
      <w:r w:rsidRPr="008B425B">
        <w:rPr>
          <w:lang w:val="en-US"/>
        </w:rPr>
        <w:t>The project’s Facebook page</w:t>
      </w:r>
      <w:r w:rsidR="00691885" w:rsidRPr="008B425B">
        <w:rPr>
          <w:lang w:val="en-US"/>
        </w:rPr>
        <w:t xml:space="preserve"> (</w:t>
      </w:r>
      <w:r w:rsidR="00691885" w:rsidRPr="008B425B">
        <w:rPr>
          <w:lang w:val="en-US"/>
        </w:rPr>
        <w:fldChar w:fldCharType="begin"/>
      </w:r>
      <w:r w:rsidR="00691885" w:rsidRPr="008B425B">
        <w:rPr>
          <w:lang w:val="en-US"/>
        </w:rPr>
        <w:instrText xml:space="preserve"> REF _Ref193364283 \h </w:instrText>
      </w:r>
      <w:r w:rsidR="008B425B" w:rsidRPr="008B425B">
        <w:rPr>
          <w:lang w:val="en-US"/>
        </w:rPr>
        <w:instrText xml:space="preserve"> \* MERGEFORMAT </w:instrText>
      </w:r>
      <w:r w:rsidR="00691885" w:rsidRPr="008B425B">
        <w:rPr>
          <w:lang w:val="en-US"/>
        </w:rPr>
      </w:r>
      <w:r w:rsidR="00691885" w:rsidRPr="008B425B">
        <w:rPr>
          <w:lang w:val="en-US"/>
        </w:rPr>
        <w:fldChar w:fldCharType="separate"/>
      </w:r>
      <w:r w:rsidR="00691885" w:rsidRPr="008B425B">
        <w:rPr>
          <w:b/>
          <w:bCs w:val="0"/>
          <w:lang w:val="en-US"/>
        </w:rPr>
        <w:t xml:space="preserve">Figure </w:t>
      </w:r>
      <w:r w:rsidR="00691885" w:rsidRPr="008B425B">
        <w:rPr>
          <w:b/>
          <w:bCs w:val="0"/>
          <w:noProof/>
          <w:lang w:val="en-US"/>
        </w:rPr>
        <w:t>7</w:t>
      </w:r>
      <w:r w:rsidR="00691885" w:rsidRPr="008B425B">
        <w:rPr>
          <w:lang w:val="en-US"/>
        </w:rPr>
        <w:fldChar w:fldCharType="end"/>
      </w:r>
      <w:r w:rsidR="00691885" w:rsidRPr="008B425B">
        <w:rPr>
          <w:lang w:val="en-US"/>
        </w:rPr>
        <w:t>)</w:t>
      </w:r>
      <w:r w:rsidRPr="008B425B">
        <w:rPr>
          <w:lang w:val="en-US"/>
        </w:rPr>
        <w:t xml:space="preserve"> will be used to share major updates, multimedia content, event announcements, and outreach activities in a way that encourages audience interaction. By leveraging Facebook’s community-oriented features, </w:t>
      </w:r>
      <w:proofErr w:type="spellStart"/>
      <w:r w:rsidRPr="008B425B">
        <w:rPr>
          <w:lang w:val="en-US"/>
        </w:rPr>
        <w:t>CoEvolution</w:t>
      </w:r>
      <w:proofErr w:type="spellEnd"/>
      <w:r w:rsidRPr="008B425B">
        <w:rPr>
          <w:lang w:val="en-US"/>
        </w:rPr>
        <w:t xml:space="preserve"> aims to build a more engaged online following, fostering discussions on AI security and resilience while broadening its outreach beyond technical audiences.</w:t>
      </w:r>
    </w:p>
    <w:p w14:paraId="7018EEDD" w14:textId="77777777" w:rsidR="00691885" w:rsidRPr="008B425B" w:rsidRDefault="00691885" w:rsidP="00691885">
      <w:pPr>
        <w:keepNext/>
        <w:jc w:val="center"/>
      </w:pPr>
      <w:r w:rsidRPr="008B425B">
        <w:rPr>
          <w:noProof/>
        </w:rPr>
        <w:lastRenderedPageBreak/>
        <w:drawing>
          <wp:inline distT="0" distB="0" distL="0" distR="0" wp14:anchorId="232225BD" wp14:editId="2A80F580">
            <wp:extent cx="4813024" cy="4210335"/>
            <wp:effectExtent l="0" t="0" r="6985" b="0"/>
            <wp:docPr id="1296716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19747" cy="4216216"/>
                    </a:xfrm>
                    <a:prstGeom prst="rect">
                      <a:avLst/>
                    </a:prstGeom>
                    <a:noFill/>
                    <a:ln>
                      <a:noFill/>
                    </a:ln>
                  </pic:spPr>
                </pic:pic>
              </a:graphicData>
            </a:graphic>
          </wp:inline>
        </w:drawing>
      </w:r>
    </w:p>
    <w:p w14:paraId="658EBCC5" w14:textId="0FC42F60" w:rsidR="00E371C5" w:rsidRPr="008B425B" w:rsidRDefault="00691885" w:rsidP="00691885">
      <w:pPr>
        <w:pStyle w:val="Caption"/>
        <w:jc w:val="center"/>
        <w:rPr>
          <w:b/>
          <w:bCs w:val="0"/>
          <w:lang w:val="en-US"/>
        </w:rPr>
      </w:pPr>
      <w:bookmarkStart w:id="326" w:name="_Ref193364283"/>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7</w:t>
      </w:r>
      <w:r w:rsidRPr="008B425B">
        <w:rPr>
          <w:b/>
          <w:bCs w:val="0"/>
        </w:rPr>
        <w:fldChar w:fldCharType="end"/>
      </w:r>
      <w:bookmarkEnd w:id="326"/>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Facebook account Screenshot</w:t>
      </w:r>
    </w:p>
    <w:p w14:paraId="2B2702B6" w14:textId="20C0F7B8" w:rsidR="004B041F" w:rsidRPr="008B425B" w:rsidRDefault="004B041F" w:rsidP="004B041F">
      <w:pPr>
        <w:rPr>
          <w:lang w:val="en-US"/>
        </w:rPr>
      </w:pPr>
      <w:r w:rsidRPr="008B425B">
        <w:rPr>
          <w:b/>
          <w:bCs w:val="0"/>
          <w:lang w:val="en-US"/>
        </w:rPr>
        <w:t>Bluesky</w:t>
      </w:r>
      <w:r w:rsidRPr="008B425B">
        <w:rPr>
          <w:lang w:val="en-US"/>
        </w:rPr>
        <w:t xml:space="preserve">: </w:t>
      </w:r>
      <w:proofErr w:type="spellStart"/>
      <w:r w:rsidRPr="008B425B">
        <w:rPr>
          <w:lang w:val="en-US"/>
        </w:rPr>
        <w:t>Recognising</w:t>
      </w:r>
      <w:proofErr w:type="spellEnd"/>
      <w:r w:rsidRPr="008B425B">
        <w:rPr>
          <w:lang w:val="en-US"/>
        </w:rPr>
        <w:t xml:space="preserve"> the growing challenges on X, the </w:t>
      </w:r>
      <w:proofErr w:type="spellStart"/>
      <w:r w:rsidRPr="008B425B">
        <w:rPr>
          <w:lang w:val="en-US"/>
        </w:rPr>
        <w:t>CoEvolution</w:t>
      </w:r>
      <w:proofErr w:type="spellEnd"/>
      <w:r w:rsidRPr="008B425B">
        <w:rPr>
          <w:lang w:val="en-US"/>
        </w:rPr>
        <w:t xml:space="preserve"> project established a presence on Bluesky in March 2025 as part of its strategy to diversify its online engagement. Bluesky’s </w:t>
      </w:r>
      <w:proofErr w:type="spellStart"/>
      <w:r w:rsidRPr="008B425B">
        <w:rPr>
          <w:lang w:val="en-US"/>
        </w:rPr>
        <w:t>decentralised</w:t>
      </w:r>
      <w:proofErr w:type="spellEnd"/>
      <w:r w:rsidRPr="008B425B">
        <w:rPr>
          <w:lang w:val="en-US"/>
        </w:rPr>
        <w:t xml:space="preserve"> approach offers a more open and stable environment for meaningful discussions, particularly within communities focused on digital security, AI, and privacy-preserving technologies.</w:t>
      </w:r>
    </w:p>
    <w:p w14:paraId="4759D1EE" w14:textId="623C24B5" w:rsidR="004B041F" w:rsidRPr="008B425B" w:rsidRDefault="004B041F" w:rsidP="004B041F">
      <w:pPr>
        <w:rPr>
          <w:lang w:val="en-US"/>
        </w:rPr>
      </w:pPr>
      <w:r w:rsidRPr="008B425B">
        <w:rPr>
          <w:lang w:val="en-US"/>
        </w:rPr>
        <w:t>By joining Bluesky</w:t>
      </w:r>
      <w:r w:rsidR="00ED2D13" w:rsidRPr="008B425B">
        <w:rPr>
          <w:lang w:val="en-US"/>
        </w:rPr>
        <w:t>(</w:t>
      </w:r>
      <w:r w:rsidR="00ED2D13" w:rsidRPr="008B425B">
        <w:rPr>
          <w:lang w:val="en-US"/>
        </w:rPr>
        <w:fldChar w:fldCharType="begin"/>
      </w:r>
      <w:r w:rsidR="00ED2D13" w:rsidRPr="008B425B">
        <w:rPr>
          <w:lang w:val="en-US"/>
        </w:rPr>
        <w:instrText xml:space="preserve"> REF _Ref193364450 \h </w:instrText>
      </w:r>
      <w:r w:rsidR="008B425B" w:rsidRPr="008B425B">
        <w:rPr>
          <w:lang w:val="en-US"/>
        </w:rPr>
        <w:instrText xml:space="preserve"> \* MERGEFORMAT </w:instrText>
      </w:r>
      <w:r w:rsidR="00ED2D13" w:rsidRPr="008B425B">
        <w:rPr>
          <w:lang w:val="en-US"/>
        </w:rPr>
      </w:r>
      <w:r w:rsidR="00ED2D13" w:rsidRPr="008B425B">
        <w:rPr>
          <w:lang w:val="en-US"/>
        </w:rPr>
        <w:fldChar w:fldCharType="separate"/>
      </w:r>
      <w:r w:rsidR="00ED2D13" w:rsidRPr="008B425B">
        <w:rPr>
          <w:b/>
          <w:bCs w:val="0"/>
          <w:lang w:val="en-US"/>
        </w:rPr>
        <w:t xml:space="preserve">Figure </w:t>
      </w:r>
      <w:r w:rsidR="00ED2D13" w:rsidRPr="008B425B">
        <w:rPr>
          <w:b/>
          <w:bCs w:val="0"/>
          <w:noProof/>
          <w:lang w:val="en-US"/>
        </w:rPr>
        <w:t>8</w:t>
      </w:r>
      <w:r w:rsidR="00ED2D13" w:rsidRPr="008B425B">
        <w:rPr>
          <w:lang w:val="en-US"/>
        </w:rPr>
        <w:fldChar w:fldCharType="end"/>
      </w:r>
      <w:r w:rsidR="00ED2D13" w:rsidRPr="008B425B">
        <w:rPr>
          <w:lang w:val="en-US"/>
        </w:rPr>
        <w:t>)</w:t>
      </w:r>
      <w:r w:rsidRPr="008B425B">
        <w:rPr>
          <w:lang w:val="en-US"/>
        </w:rPr>
        <w:t xml:space="preserve">, </w:t>
      </w:r>
      <w:proofErr w:type="spellStart"/>
      <w:r w:rsidRPr="008B425B">
        <w:rPr>
          <w:lang w:val="en-US"/>
        </w:rPr>
        <w:t>CoEvolution</w:t>
      </w:r>
      <w:proofErr w:type="spellEnd"/>
      <w:r w:rsidRPr="008B425B">
        <w:rPr>
          <w:lang w:val="en-US"/>
        </w:rPr>
        <w:t xml:space="preserve"> aims to engage with forward-thinking researchers, developers, and industry experts exploring </w:t>
      </w:r>
      <w:proofErr w:type="spellStart"/>
      <w:r w:rsidRPr="008B425B">
        <w:rPr>
          <w:lang w:val="en-US"/>
        </w:rPr>
        <w:t>decentralised</w:t>
      </w:r>
      <w:proofErr w:type="spellEnd"/>
      <w:r w:rsidRPr="008B425B">
        <w:rPr>
          <w:lang w:val="en-US"/>
        </w:rPr>
        <w:t xml:space="preserve"> and federated online ecosystems. The platform will be used to share research insights, project developments, and event announcements while fostering discussions on AI security and resilience. This expansion ensures that </w:t>
      </w:r>
      <w:proofErr w:type="spellStart"/>
      <w:r w:rsidRPr="008B425B">
        <w:rPr>
          <w:lang w:val="en-US"/>
        </w:rPr>
        <w:t>CoEvolution</w:t>
      </w:r>
      <w:proofErr w:type="spellEnd"/>
      <w:r w:rsidRPr="008B425B">
        <w:rPr>
          <w:lang w:val="en-US"/>
        </w:rPr>
        <w:t xml:space="preserve"> remains at the forefront of relevant conversations, even as social media landscapes evolve.</w:t>
      </w:r>
    </w:p>
    <w:p w14:paraId="2170FA4C" w14:textId="77777777" w:rsidR="004B041F" w:rsidRPr="008B425B" w:rsidRDefault="004B041F" w:rsidP="004B041F">
      <w:pPr>
        <w:keepNext/>
        <w:jc w:val="center"/>
      </w:pPr>
      <w:r w:rsidRPr="008B425B">
        <w:rPr>
          <w:noProof/>
        </w:rPr>
        <w:lastRenderedPageBreak/>
        <w:drawing>
          <wp:inline distT="0" distB="0" distL="0" distR="0" wp14:anchorId="2BB97809" wp14:editId="442350C0">
            <wp:extent cx="3204766" cy="4817660"/>
            <wp:effectExtent l="0" t="0" r="0" b="2540"/>
            <wp:docPr id="2082690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07646" cy="4821990"/>
                    </a:xfrm>
                    <a:prstGeom prst="rect">
                      <a:avLst/>
                    </a:prstGeom>
                    <a:noFill/>
                    <a:ln>
                      <a:noFill/>
                    </a:ln>
                  </pic:spPr>
                </pic:pic>
              </a:graphicData>
            </a:graphic>
          </wp:inline>
        </w:drawing>
      </w:r>
    </w:p>
    <w:p w14:paraId="752D911B" w14:textId="37368842" w:rsidR="004B041F" w:rsidRPr="008B425B" w:rsidRDefault="004B041F" w:rsidP="004B041F">
      <w:pPr>
        <w:pStyle w:val="Caption"/>
        <w:jc w:val="center"/>
        <w:rPr>
          <w:b/>
          <w:bCs w:val="0"/>
          <w:lang w:val="en-US"/>
        </w:rPr>
      </w:pPr>
      <w:bookmarkStart w:id="327" w:name="_Ref193364450"/>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8</w:t>
      </w:r>
      <w:r w:rsidRPr="008B425B">
        <w:rPr>
          <w:b/>
          <w:bCs w:val="0"/>
        </w:rPr>
        <w:fldChar w:fldCharType="end"/>
      </w:r>
      <w:bookmarkEnd w:id="327"/>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Bluesky account Screenshot</w:t>
      </w:r>
    </w:p>
    <w:p w14:paraId="42D4ED3B" w14:textId="1ABD4C24" w:rsidR="00665D39" w:rsidRPr="008B425B" w:rsidRDefault="00665D39" w:rsidP="00665D39">
      <w:pPr>
        <w:rPr>
          <w:lang w:val="en-US"/>
        </w:rPr>
      </w:pPr>
      <w:r w:rsidRPr="008B425B">
        <w:rPr>
          <w:b/>
          <w:bCs w:val="0"/>
          <w:lang w:val="en-US"/>
        </w:rPr>
        <w:t>YouTube</w:t>
      </w:r>
      <w:r w:rsidRPr="008B425B">
        <w:rPr>
          <w:lang w:val="en-US"/>
        </w:rPr>
        <w:t xml:space="preserve">: As a key visual communication tool, YouTube will play an important role in </w:t>
      </w:r>
      <w:proofErr w:type="spellStart"/>
      <w:r w:rsidRPr="008B425B">
        <w:rPr>
          <w:lang w:val="en-US"/>
        </w:rPr>
        <w:t>CoEvolution’s</w:t>
      </w:r>
      <w:proofErr w:type="spellEnd"/>
      <w:r w:rsidRPr="008B425B">
        <w:rPr>
          <w:lang w:val="en-US"/>
        </w:rPr>
        <w:t xml:space="preserve"> dissemination strategy. The project’s YouTube channel will host video content, including recorded presentations, expert interviews, technology demonstrations, and insights into key research findings.</w:t>
      </w:r>
    </w:p>
    <w:p w14:paraId="489E9F15" w14:textId="7D9DCCAB" w:rsidR="004B041F" w:rsidRPr="008B425B" w:rsidRDefault="00665D39" w:rsidP="00665D39">
      <w:pPr>
        <w:rPr>
          <w:lang w:val="en-US"/>
        </w:rPr>
      </w:pPr>
      <w:r w:rsidRPr="008B425B">
        <w:rPr>
          <w:lang w:val="en-US"/>
        </w:rPr>
        <w:t xml:space="preserve">YouTube provides an effective way to present complex topics in an engaging and accessible format, reaching both technical and non-technical audiences. By consistently updating the channel with high-quality content, </w:t>
      </w:r>
      <w:proofErr w:type="spellStart"/>
      <w:r w:rsidRPr="008B425B">
        <w:rPr>
          <w:lang w:val="en-US"/>
        </w:rPr>
        <w:t>CoEvolution</w:t>
      </w:r>
      <w:proofErr w:type="spellEnd"/>
      <w:r w:rsidRPr="008B425B">
        <w:rPr>
          <w:lang w:val="en-US"/>
        </w:rPr>
        <w:t xml:space="preserve"> aims to enhance its impact, ensuring that its innovations and results are effectively communicated to stakeholders worldwide.</w:t>
      </w:r>
    </w:p>
    <w:p w14:paraId="71FF281C" w14:textId="77777777" w:rsidR="00565027" w:rsidRPr="008B425B" w:rsidRDefault="00565027" w:rsidP="00565027">
      <w:pPr>
        <w:keepNext/>
        <w:jc w:val="center"/>
      </w:pPr>
      <w:r w:rsidRPr="008B425B">
        <w:rPr>
          <w:noProof/>
        </w:rPr>
        <w:lastRenderedPageBreak/>
        <w:drawing>
          <wp:inline distT="0" distB="0" distL="0" distR="0" wp14:anchorId="66DD6A9C" wp14:editId="2DE425D4">
            <wp:extent cx="4750419" cy="2579427"/>
            <wp:effectExtent l="0" t="0" r="0" b="0"/>
            <wp:docPr id="480144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55130" cy="2581985"/>
                    </a:xfrm>
                    <a:prstGeom prst="rect">
                      <a:avLst/>
                    </a:prstGeom>
                    <a:noFill/>
                    <a:ln>
                      <a:noFill/>
                    </a:ln>
                  </pic:spPr>
                </pic:pic>
              </a:graphicData>
            </a:graphic>
          </wp:inline>
        </w:drawing>
      </w:r>
    </w:p>
    <w:p w14:paraId="37A8DD1A" w14:textId="191A0CC7" w:rsidR="00565027" w:rsidRPr="008B425B" w:rsidRDefault="00565027" w:rsidP="00565027">
      <w:pPr>
        <w:pStyle w:val="Caption"/>
        <w:jc w:val="center"/>
        <w:rPr>
          <w:b/>
          <w:bCs w:val="0"/>
          <w:lang w:val="en-US"/>
        </w:rPr>
      </w:pPr>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r w:rsidR="009935C1">
        <w:rPr>
          <w:b/>
          <w:bCs w:val="0"/>
          <w:noProof/>
          <w:lang w:val="en-US"/>
        </w:rPr>
        <w:t>9</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YouTube account Screenshot</w:t>
      </w:r>
    </w:p>
    <w:p w14:paraId="5BD8718F" w14:textId="77777777" w:rsidR="00482BBC"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Newsletters</w:t>
      </w:r>
      <w:bookmarkStart w:id="328" w:name="_heading=h.3o7alnk" w:colFirst="0" w:colLast="0"/>
      <w:bookmarkEnd w:id="328"/>
    </w:p>
    <w:p w14:paraId="1800D8D7" w14:textId="45A9370E" w:rsidR="00F2204E" w:rsidRPr="008B425B" w:rsidRDefault="00F2204E" w:rsidP="00F2204E">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project has implemented effective strategies to maintain timely communication and engagement with stakeholders through a dedicated news channel on the project’s website. This platform serves as a reliable source of regular updates on the project's activities and progress. To offer a comprehensive overview, two newsletters will be released per year. It will contain valuable information about significant events, the latest project news, progress updates, and notable outcomes.</w:t>
      </w:r>
    </w:p>
    <w:p w14:paraId="70A3DB06" w14:textId="360F142B" w:rsidR="00F2204E" w:rsidRPr="008B425B" w:rsidRDefault="00F2204E" w:rsidP="00F2204E">
      <w:pPr>
        <w:rPr>
          <w:lang w:val="en-US"/>
        </w:rPr>
      </w:pPr>
      <w:proofErr w:type="spellStart"/>
      <w:r w:rsidRPr="008B425B">
        <w:rPr>
          <w:lang w:val="en-US"/>
        </w:rPr>
        <w:t>CoEvolution</w:t>
      </w:r>
      <w:proofErr w:type="spellEnd"/>
      <w:r w:rsidRPr="008B425B">
        <w:rPr>
          <w:lang w:val="en-US"/>
        </w:rPr>
        <w:t xml:space="preserve"> newsletters aim to provide the audience with detailed information about upcoming tasks and events, enabling them to actively participate and stay connected with the project and its associated initiatives. The goal is to inform the audience on how they can actively engage with the project and associated initiatives. In order to maintain the reliability of our content, the </w:t>
      </w:r>
      <w:del w:id="329" w:author="Jihane Najar" w:date="2025-04-09T14:54:00Z" w16du:dateUtc="2025-04-09T12:54:00Z">
        <w:r w:rsidRPr="008B425B" w:rsidDel="000A55BA">
          <w:rPr>
            <w:lang w:val="en-US"/>
          </w:rPr>
          <w:delText xml:space="preserve">SecOPERA </w:delText>
        </w:r>
      </w:del>
      <w:proofErr w:type="spellStart"/>
      <w:ins w:id="330" w:author="Jihane Najar" w:date="2025-04-09T14:54:00Z" w16du:dateUtc="2025-04-09T12:54:00Z">
        <w:r w:rsidR="000A55BA">
          <w:rPr>
            <w:lang w:val="en-US"/>
          </w:rPr>
          <w:t>CoEvolution</w:t>
        </w:r>
        <w:proofErr w:type="spellEnd"/>
        <w:r w:rsidR="000A55BA" w:rsidRPr="008B425B">
          <w:rPr>
            <w:lang w:val="en-US"/>
          </w:rPr>
          <w:t xml:space="preserve"> </w:t>
        </w:r>
      </w:ins>
      <w:r w:rsidRPr="008B425B">
        <w:rPr>
          <w:lang w:val="en-US"/>
        </w:rPr>
        <w:t xml:space="preserve">partners actively contribute by providing accurate information. Newsletters are only sent to those who specifically gave consent to receive them. This is done on the </w:t>
      </w:r>
      <w:proofErr w:type="spellStart"/>
      <w:r w:rsidRPr="008B425B">
        <w:rPr>
          <w:lang w:val="en-US"/>
        </w:rPr>
        <w:t>CoEvolution</w:t>
      </w:r>
      <w:proofErr w:type="spellEnd"/>
      <w:r w:rsidRPr="008B425B">
        <w:rPr>
          <w:lang w:val="en-US"/>
        </w:rPr>
        <w:t xml:space="preserve"> website by subscribing to the newsletters in the newsletter-dedicated area.</w:t>
      </w:r>
    </w:p>
    <w:p w14:paraId="7E7ABEB3" w14:textId="77777777" w:rsidR="00D30507" w:rsidRPr="008B425B" w:rsidRDefault="00D30507" w:rsidP="00D30507">
      <w:pPr>
        <w:keepNext/>
        <w:jc w:val="center"/>
      </w:pPr>
      <w:r w:rsidRPr="008B425B">
        <w:rPr>
          <w:noProof/>
        </w:rPr>
        <w:lastRenderedPageBreak/>
        <w:drawing>
          <wp:inline distT="0" distB="0" distL="0" distR="0" wp14:anchorId="5D4F6B7C" wp14:editId="744254CA">
            <wp:extent cx="4381859" cy="2988860"/>
            <wp:effectExtent l="0" t="0" r="0" b="2540"/>
            <wp:docPr id="1547085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84783" cy="2990854"/>
                    </a:xfrm>
                    <a:prstGeom prst="rect">
                      <a:avLst/>
                    </a:prstGeom>
                    <a:noFill/>
                    <a:ln>
                      <a:noFill/>
                    </a:ln>
                  </pic:spPr>
                </pic:pic>
              </a:graphicData>
            </a:graphic>
          </wp:inline>
        </w:drawing>
      </w:r>
    </w:p>
    <w:p w14:paraId="5D714113" w14:textId="6D3FDA3C" w:rsidR="00D30507" w:rsidRPr="008B425B" w:rsidRDefault="00D30507" w:rsidP="00D30507">
      <w:pPr>
        <w:pStyle w:val="Caption"/>
        <w:jc w:val="center"/>
        <w:rPr>
          <w:b/>
          <w:bCs w:val="0"/>
          <w:lang w:val="en-US"/>
        </w:rPr>
      </w:pPr>
      <w:r w:rsidRPr="008B425B">
        <w:rPr>
          <w:b/>
          <w:bCs w:val="0"/>
        </w:rPr>
        <w:t xml:space="preserve">Figure </w:t>
      </w:r>
      <w:r w:rsidRPr="008B425B">
        <w:rPr>
          <w:b/>
          <w:bCs w:val="0"/>
        </w:rPr>
        <w:fldChar w:fldCharType="begin"/>
      </w:r>
      <w:r w:rsidRPr="008B425B">
        <w:rPr>
          <w:b/>
          <w:bCs w:val="0"/>
        </w:rPr>
        <w:instrText xml:space="preserve"> SEQ Figure \* ARABIC </w:instrText>
      </w:r>
      <w:r w:rsidRPr="008B425B">
        <w:rPr>
          <w:b/>
          <w:bCs w:val="0"/>
        </w:rPr>
        <w:fldChar w:fldCharType="separate"/>
      </w:r>
      <w:r w:rsidR="009935C1">
        <w:rPr>
          <w:b/>
          <w:bCs w:val="0"/>
          <w:noProof/>
        </w:rPr>
        <w:t>10</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Newsletter</w:t>
      </w:r>
    </w:p>
    <w:p w14:paraId="6AA6DCEE" w14:textId="64C890D8" w:rsidR="00636594" w:rsidRPr="008B425B" w:rsidRDefault="00636594" w:rsidP="00625CD4">
      <w:pPr>
        <w:pStyle w:val="Heading4"/>
        <w:numPr>
          <w:ilvl w:val="3"/>
          <w:numId w:val="5"/>
        </w:numPr>
        <w:rPr>
          <w:rFonts w:eastAsia="Times New Roman"/>
          <w:b/>
          <w:bCs w:val="0"/>
          <w:iCs/>
          <w:color w:val="auto"/>
        </w:rPr>
      </w:pPr>
      <w:r w:rsidRPr="008B425B">
        <w:rPr>
          <w:rFonts w:eastAsia="Times New Roman"/>
          <w:b/>
          <w:bCs w:val="0"/>
          <w:iCs/>
          <w:color w:val="auto"/>
        </w:rPr>
        <w:t>Press Releases:</w:t>
      </w:r>
    </w:p>
    <w:p w14:paraId="53FDD748" w14:textId="29607BC3" w:rsidR="00636594" w:rsidRPr="008B425B" w:rsidRDefault="00636594" w:rsidP="00636594">
      <w:pPr>
        <w:rPr>
          <w:lang w:val="en-US"/>
        </w:rPr>
      </w:pPr>
      <w:r w:rsidRPr="008B425B">
        <w:rPr>
          <w:lang w:val="en-US"/>
        </w:rPr>
        <w:t xml:space="preserve">The </w:t>
      </w:r>
      <w:proofErr w:type="spellStart"/>
      <w:r w:rsidRPr="008B425B">
        <w:rPr>
          <w:lang w:val="en-US"/>
        </w:rPr>
        <w:t>CoEvolution</w:t>
      </w:r>
      <w:proofErr w:type="spellEnd"/>
      <w:r w:rsidRPr="008B425B">
        <w:rPr>
          <w:lang w:val="en-US"/>
        </w:rPr>
        <w:t xml:space="preserve"> project will issue several press releases at key milestones to highlight significant achievements and developments. According to our dissemination plan, a total of ten press releases will be published throughout the project. These press releases will be widely circulated by all partners through their business networks and media contacts, ensuring broad visibility. Additionally, they will be published on the project website and shared across social media channels to </w:t>
      </w:r>
      <w:proofErr w:type="spellStart"/>
      <w:r w:rsidRPr="008B425B">
        <w:rPr>
          <w:lang w:val="en-US"/>
        </w:rPr>
        <w:t>maximi</w:t>
      </w:r>
      <w:ins w:id="331" w:author="Jihane Najar" w:date="2025-04-09T15:04:00Z" w16du:dateUtc="2025-04-09T13:04:00Z">
        <w:r w:rsidR="00A4399D">
          <w:rPr>
            <w:lang w:val="en-US"/>
          </w:rPr>
          <w:t>s</w:t>
        </w:r>
      </w:ins>
      <w:del w:id="332" w:author="Jihane Najar" w:date="2025-04-09T15:04:00Z" w16du:dateUtc="2025-04-09T13:04:00Z">
        <w:r w:rsidRPr="008B425B" w:rsidDel="00A4399D">
          <w:rPr>
            <w:lang w:val="en-US"/>
          </w:rPr>
          <w:delText>z</w:delText>
        </w:r>
      </w:del>
      <w:r w:rsidRPr="008B425B">
        <w:rPr>
          <w:lang w:val="en-US"/>
        </w:rPr>
        <w:t>e</w:t>
      </w:r>
      <w:proofErr w:type="spellEnd"/>
      <w:r w:rsidRPr="008B425B">
        <w:rPr>
          <w:lang w:val="en-US"/>
        </w:rPr>
        <w:t xml:space="preserve"> outreach.</w:t>
      </w:r>
    </w:p>
    <w:p w14:paraId="6B18EEBA" w14:textId="6A3BE4A2" w:rsidR="00636594" w:rsidRPr="008B425B" w:rsidRDefault="00636594" w:rsidP="00636594">
      <w:pPr>
        <w:rPr>
          <w:lang w:val="en-US"/>
        </w:rPr>
      </w:pPr>
      <w:r w:rsidRPr="008B425B">
        <w:rPr>
          <w:lang w:val="en-US"/>
        </w:rPr>
        <w:t xml:space="preserve">The first press release, issued on month 6 of the project (Figure X), announced the official launch of </w:t>
      </w:r>
      <w:proofErr w:type="spellStart"/>
      <w:r w:rsidRPr="008B425B">
        <w:rPr>
          <w:lang w:val="en-US"/>
        </w:rPr>
        <w:t>CoEvolution</w:t>
      </w:r>
      <w:proofErr w:type="spellEnd"/>
      <w:r w:rsidRPr="008B425B">
        <w:rPr>
          <w:lang w:val="en-US"/>
        </w:rPr>
        <w:t xml:space="preserve"> and introduced its objectives and vision to the public.</w:t>
      </w:r>
    </w:p>
    <w:p w14:paraId="1E106113" w14:textId="027D7770" w:rsidR="00636594" w:rsidRPr="008B425B" w:rsidRDefault="00636594" w:rsidP="00636594">
      <w:pPr>
        <w:rPr>
          <w:lang w:val="en-US"/>
        </w:rPr>
      </w:pPr>
      <w:r w:rsidRPr="008B425B">
        <w:rPr>
          <w:lang w:val="en-US"/>
        </w:rPr>
        <w:t xml:space="preserve"> ADD a Figure once available</w:t>
      </w:r>
    </w:p>
    <w:p w14:paraId="7108E5F3" w14:textId="77777777" w:rsidR="009935C1" w:rsidRDefault="009935C1" w:rsidP="009935C1">
      <w:pPr>
        <w:keepNext/>
        <w:jc w:val="center"/>
        <w:rPr>
          <w:ins w:id="333" w:author="Jihane Najar" w:date="2025-04-09T15:30:00Z" w16du:dateUtc="2025-04-09T13:30:00Z"/>
        </w:rPr>
        <w:pPrChange w:id="334" w:author="Jihane Najar" w:date="2025-04-09T15:30:00Z" w16du:dateUtc="2025-04-09T13:30:00Z">
          <w:pPr>
            <w:jc w:val="center"/>
          </w:pPr>
        </w:pPrChange>
      </w:pPr>
      <w:ins w:id="335" w:author="Jihane Najar" w:date="2025-04-09T15:29:00Z" w16du:dateUtc="2025-04-09T13:29:00Z">
        <w:r w:rsidRPr="009935C1">
          <w:rPr>
            <w:lang w:val="en-US"/>
          </w:rPr>
          <w:lastRenderedPageBreak/>
          <w:drawing>
            <wp:inline distT="0" distB="0" distL="0" distR="0" wp14:anchorId="0352DEC5" wp14:editId="0BCDB462">
              <wp:extent cx="4359645" cy="6188659"/>
              <wp:effectExtent l="0" t="0" r="3175" b="3175"/>
              <wp:docPr id="48041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13490" name=""/>
                      <pic:cNvPicPr/>
                    </pic:nvPicPr>
                    <pic:blipFill>
                      <a:blip r:embed="rId29"/>
                      <a:stretch>
                        <a:fillRect/>
                      </a:stretch>
                    </pic:blipFill>
                    <pic:spPr>
                      <a:xfrm>
                        <a:off x="0" y="0"/>
                        <a:ext cx="4363532" cy="6194177"/>
                      </a:xfrm>
                      <a:prstGeom prst="rect">
                        <a:avLst/>
                      </a:prstGeom>
                    </pic:spPr>
                  </pic:pic>
                </a:graphicData>
              </a:graphic>
            </wp:inline>
          </w:drawing>
        </w:r>
      </w:ins>
    </w:p>
    <w:p w14:paraId="522A4714" w14:textId="7126D63A" w:rsidR="00636594" w:rsidRPr="008B425B" w:rsidRDefault="009935C1" w:rsidP="009935C1">
      <w:pPr>
        <w:pStyle w:val="Caption"/>
        <w:jc w:val="center"/>
        <w:rPr>
          <w:lang w:val="en-US"/>
        </w:rPr>
        <w:pPrChange w:id="336" w:author="Jihane Najar" w:date="2025-04-09T15:30:00Z" w16du:dateUtc="2025-04-09T13:30:00Z">
          <w:pPr/>
        </w:pPrChange>
      </w:pPr>
      <w:ins w:id="337" w:author="Jihane Najar" w:date="2025-04-09T15:30:00Z" w16du:dateUtc="2025-04-09T13:30:00Z">
        <w:r>
          <w:t xml:space="preserve">Figure </w:t>
        </w:r>
        <w:r>
          <w:fldChar w:fldCharType="begin"/>
        </w:r>
        <w:r>
          <w:instrText xml:space="preserve"> SEQ Figure \* ARABIC </w:instrText>
        </w:r>
      </w:ins>
      <w:r>
        <w:fldChar w:fldCharType="separate"/>
      </w:r>
      <w:ins w:id="338" w:author="Jihane Najar" w:date="2025-04-09T15:30:00Z" w16du:dateUtc="2025-04-09T13:30:00Z">
        <w:r>
          <w:rPr>
            <w:noProof/>
          </w:rPr>
          <w:t>11</w:t>
        </w:r>
        <w:r>
          <w:fldChar w:fldCharType="end"/>
        </w:r>
        <w:r>
          <w:rPr>
            <w:lang w:val="en-US"/>
          </w:rPr>
          <w:t xml:space="preserve"> - </w:t>
        </w:r>
        <w:proofErr w:type="spellStart"/>
        <w:r>
          <w:rPr>
            <w:lang w:val="en-US"/>
          </w:rPr>
          <w:t>CoEvolution</w:t>
        </w:r>
        <w:proofErr w:type="spellEnd"/>
        <w:r>
          <w:rPr>
            <w:lang w:val="en-US"/>
          </w:rPr>
          <w:t xml:space="preserve"> 1st Press Release</w:t>
        </w:r>
      </w:ins>
    </w:p>
    <w:p w14:paraId="718C0E42" w14:textId="50731985" w:rsidR="00E13610" w:rsidRPr="008B425B" w:rsidRDefault="00E13610" w:rsidP="00625CD4">
      <w:pPr>
        <w:pStyle w:val="Heading4"/>
        <w:numPr>
          <w:ilvl w:val="3"/>
          <w:numId w:val="5"/>
        </w:numPr>
        <w:rPr>
          <w:rFonts w:eastAsia="Times New Roman"/>
          <w:b/>
          <w:bCs w:val="0"/>
          <w:iCs/>
          <w:color w:val="auto"/>
        </w:rPr>
      </w:pPr>
      <w:r w:rsidRPr="008B425B">
        <w:rPr>
          <w:rFonts w:eastAsia="Times New Roman"/>
          <w:b/>
          <w:bCs w:val="0"/>
          <w:iCs/>
          <w:color w:val="auto"/>
        </w:rPr>
        <w:t>Blog articles</w:t>
      </w:r>
    </w:p>
    <w:p w14:paraId="6F3E8B84" w14:textId="75DD5C38" w:rsidR="00224726" w:rsidRPr="008B425B" w:rsidRDefault="00224726" w:rsidP="00224726">
      <w:pPr>
        <w:rPr>
          <w:lang w:val="en-US"/>
        </w:rPr>
      </w:pPr>
      <w:r w:rsidRPr="008B425B">
        <w:rPr>
          <w:lang w:val="en-US"/>
        </w:rPr>
        <w:t xml:space="preserve">As part of the </w:t>
      </w:r>
      <w:proofErr w:type="spellStart"/>
      <w:r w:rsidRPr="008B425B">
        <w:rPr>
          <w:lang w:val="en-US"/>
        </w:rPr>
        <w:t>CoEvolution</w:t>
      </w:r>
      <w:proofErr w:type="spellEnd"/>
      <w:r w:rsidRPr="008B425B">
        <w:rPr>
          <w:lang w:val="en-US"/>
        </w:rPr>
        <w:t xml:space="preserve"> project, the partners are actively engaged in sharing their insights and expertise through dedicated blog posts. These blog posts serve as a valuable platform for the partners to contribute their knowledge and perspectives on various aspects of the project. By preparing and publishing these blog posts, the partners aim to provide in-depth analysis, highlight key findings, and share best practices with a wider audience. These contributions from the project partners not only enrich the overall content but also foster collaboration and knowledge exchange within the project and beyond. The blog posts will be regularly updated to ensure the audience remains informed about the latest developments and can benefit from the diverse perspectives of the </w:t>
      </w:r>
      <w:proofErr w:type="spellStart"/>
      <w:r w:rsidRPr="008B425B">
        <w:rPr>
          <w:lang w:val="en-US"/>
        </w:rPr>
        <w:t>CoEvolution</w:t>
      </w:r>
      <w:proofErr w:type="spellEnd"/>
      <w:r w:rsidRPr="008B425B">
        <w:rPr>
          <w:lang w:val="en-US"/>
        </w:rPr>
        <w:t xml:space="preserve"> partners.</w:t>
      </w:r>
    </w:p>
    <w:p w14:paraId="1BD28F3F" w14:textId="77777777" w:rsidR="00B315D8" w:rsidRPr="008B425B" w:rsidRDefault="00B315D8" w:rsidP="00B315D8">
      <w:pPr>
        <w:keepNext/>
        <w:jc w:val="center"/>
      </w:pPr>
      <w:r w:rsidRPr="008B425B">
        <w:rPr>
          <w:noProof/>
        </w:rPr>
        <w:lastRenderedPageBreak/>
        <w:drawing>
          <wp:inline distT="0" distB="0" distL="0" distR="0" wp14:anchorId="21452700" wp14:editId="40FACD7E">
            <wp:extent cx="4409662" cy="4223982"/>
            <wp:effectExtent l="0" t="0" r="0" b="5715"/>
            <wp:docPr id="2537612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14629" cy="4228740"/>
                    </a:xfrm>
                    <a:prstGeom prst="rect">
                      <a:avLst/>
                    </a:prstGeom>
                    <a:noFill/>
                    <a:ln>
                      <a:noFill/>
                    </a:ln>
                  </pic:spPr>
                </pic:pic>
              </a:graphicData>
            </a:graphic>
          </wp:inline>
        </w:drawing>
      </w:r>
    </w:p>
    <w:p w14:paraId="42E5F84B" w14:textId="16F7CB0A" w:rsidR="00B315D8" w:rsidRPr="008B425B" w:rsidRDefault="00B315D8" w:rsidP="00B315D8">
      <w:pPr>
        <w:pStyle w:val="Caption"/>
        <w:jc w:val="center"/>
        <w:rPr>
          <w:b/>
          <w:bCs w:val="0"/>
          <w:lang w:val="en-US"/>
        </w:rPr>
      </w:pPr>
      <w:r w:rsidRPr="008B425B">
        <w:rPr>
          <w:b/>
          <w:bCs w:val="0"/>
        </w:rPr>
        <w:t xml:space="preserve">Figure </w:t>
      </w:r>
      <w:r w:rsidRPr="008B425B">
        <w:rPr>
          <w:b/>
          <w:bCs w:val="0"/>
        </w:rPr>
        <w:fldChar w:fldCharType="begin"/>
      </w:r>
      <w:r w:rsidRPr="008B425B">
        <w:rPr>
          <w:b/>
          <w:bCs w:val="0"/>
        </w:rPr>
        <w:instrText xml:space="preserve"> SEQ Figure \* ARABIC </w:instrText>
      </w:r>
      <w:r w:rsidRPr="008B425B">
        <w:rPr>
          <w:b/>
          <w:bCs w:val="0"/>
        </w:rPr>
        <w:fldChar w:fldCharType="separate"/>
      </w:r>
      <w:ins w:id="339" w:author="Jihane Najar" w:date="2025-04-09T15:30:00Z" w16du:dateUtc="2025-04-09T13:30:00Z">
        <w:r w:rsidR="009935C1">
          <w:rPr>
            <w:b/>
            <w:bCs w:val="0"/>
            <w:noProof/>
          </w:rPr>
          <w:t>12</w:t>
        </w:r>
      </w:ins>
      <w:del w:id="340" w:author="Jihane Najar" w:date="2025-04-09T15:30:00Z" w16du:dateUtc="2025-04-09T13:30:00Z">
        <w:r w:rsidR="00BE5583" w:rsidRPr="008B425B" w:rsidDel="009935C1">
          <w:rPr>
            <w:b/>
            <w:bCs w:val="0"/>
            <w:noProof/>
          </w:rPr>
          <w:delText>11</w:delText>
        </w:r>
      </w:del>
      <w:r w:rsidRPr="008B425B">
        <w:rPr>
          <w:b/>
          <w:bCs w:val="0"/>
        </w:rPr>
        <w:fldChar w:fldCharType="end"/>
      </w:r>
      <w:r w:rsidRPr="008B425B">
        <w:rPr>
          <w:b/>
          <w:bCs w:val="0"/>
          <w:lang w:val="en-US"/>
        </w:rPr>
        <w:t xml:space="preserve"> - Blog Articles Page</w:t>
      </w:r>
    </w:p>
    <w:p w14:paraId="250BE640" w14:textId="5A0A8CD1" w:rsidR="00E13610" w:rsidRPr="008B425B" w:rsidRDefault="00E13610" w:rsidP="00625CD4">
      <w:pPr>
        <w:pStyle w:val="Heading3"/>
        <w:numPr>
          <w:ilvl w:val="2"/>
          <w:numId w:val="5"/>
        </w:numPr>
        <w:rPr>
          <w:rFonts w:eastAsia="Times New Roman"/>
          <w:b/>
          <w:bCs w:val="0"/>
          <w:color w:val="auto"/>
          <w:sz w:val="24"/>
          <w:szCs w:val="24"/>
        </w:rPr>
      </w:pPr>
      <w:bookmarkStart w:id="341" w:name="_heading=h.23ckvvd" w:colFirst="0" w:colLast="0"/>
      <w:bookmarkStart w:id="342" w:name="_Toc193800330"/>
      <w:bookmarkEnd w:id="341"/>
      <w:r w:rsidRPr="008B425B">
        <w:rPr>
          <w:rFonts w:eastAsia="Times New Roman"/>
          <w:b/>
          <w:bCs w:val="0"/>
          <w:color w:val="auto"/>
          <w:sz w:val="24"/>
          <w:szCs w:val="24"/>
        </w:rPr>
        <w:t>Printable Material</w:t>
      </w:r>
      <w:bookmarkEnd w:id="342"/>
    </w:p>
    <w:p w14:paraId="7FFFC497" w14:textId="6DBB904E" w:rsidR="00E8065C" w:rsidRPr="008B425B" w:rsidRDefault="00E8065C" w:rsidP="00E8065C">
      <w:pPr>
        <w:rPr>
          <w:lang w:val="en-US"/>
        </w:rPr>
      </w:pPr>
      <w:r w:rsidRPr="008B425B">
        <w:rPr>
          <w:lang w:val="en-US"/>
        </w:rPr>
        <w:t xml:space="preserve">Since the launch of the </w:t>
      </w:r>
      <w:proofErr w:type="spellStart"/>
      <w:r w:rsidRPr="008B425B">
        <w:rPr>
          <w:lang w:val="en-US"/>
        </w:rPr>
        <w:t>CoEvolution</w:t>
      </w:r>
      <w:proofErr w:type="spellEnd"/>
      <w:r w:rsidRPr="008B425B">
        <w:rPr>
          <w:lang w:val="en-US"/>
        </w:rPr>
        <w:t xml:space="preserve"> project, we have been actively working on the development of dissemination materials to enhance visibility, engage stakeholders, and effectively communicate the project's objectives. While these materials are still in progress, they will soon be </w:t>
      </w:r>
      <w:proofErr w:type="spellStart"/>
      <w:r w:rsidRPr="008B425B">
        <w:rPr>
          <w:lang w:val="en-US"/>
        </w:rPr>
        <w:t>finalised</w:t>
      </w:r>
      <w:proofErr w:type="spellEnd"/>
      <w:r w:rsidRPr="008B425B">
        <w:rPr>
          <w:lang w:val="en-US"/>
        </w:rPr>
        <w:t xml:space="preserve"> and made available through multiple channels to </w:t>
      </w:r>
      <w:proofErr w:type="spellStart"/>
      <w:r w:rsidRPr="008B425B">
        <w:rPr>
          <w:lang w:val="en-US"/>
        </w:rPr>
        <w:t>maximise</w:t>
      </w:r>
      <w:proofErr w:type="spellEnd"/>
      <w:r w:rsidRPr="008B425B">
        <w:rPr>
          <w:lang w:val="en-US"/>
        </w:rPr>
        <w:t xml:space="preserve"> outreach.</w:t>
      </w:r>
    </w:p>
    <w:p w14:paraId="51658705" w14:textId="77777777" w:rsidR="00E8065C" w:rsidRPr="008B425B" w:rsidRDefault="00E8065C" w:rsidP="00E8065C">
      <w:pPr>
        <w:rPr>
          <w:lang w:val="en-US"/>
        </w:rPr>
      </w:pPr>
      <w:r w:rsidRPr="008B425B">
        <w:rPr>
          <w:lang w:val="en-US"/>
        </w:rPr>
        <w:t>The initial set of printable materials, including a project flyer, a roll-up banner, and a poster, is currently being designed. The flyer will provide a concise and visually engaging introduction to the project, the roll-up banner will serve as a key promotional asset for events and exhibitions, and the poster will present essential project details in an eye-catching format suitable for various dissemination activities.</w:t>
      </w:r>
    </w:p>
    <w:p w14:paraId="3EF9A4E1" w14:textId="77777777" w:rsidR="00E8065C" w:rsidRPr="008B425B" w:rsidRDefault="00E8065C" w:rsidP="00E8065C">
      <w:pPr>
        <w:rPr>
          <w:lang w:val="en-US"/>
        </w:rPr>
      </w:pPr>
    </w:p>
    <w:p w14:paraId="75D01C20" w14:textId="2A6C7251" w:rsidR="00E8065C" w:rsidRPr="008B425B" w:rsidRDefault="00E8065C" w:rsidP="00E8065C">
      <w:pPr>
        <w:rPr>
          <w:lang w:val="en-US"/>
        </w:rPr>
      </w:pPr>
      <w:r w:rsidRPr="008B425B">
        <w:rPr>
          <w:lang w:val="en-US"/>
        </w:rPr>
        <w:t xml:space="preserve">Once </w:t>
      </w:r>
      <w:proofErr w:type="spellStart"/>
      <w:r w:rsidRPr="008B425B">
        <w:rPr>
          <w:lang w:val="en-US"/>
        </w:rPr>
        <w:t>finalised</w:t>
      </w:r>
      <w:proofErr w:type="spellEnd"/>
      <w:r w:rsidRPr="008B425B">
        <w:rPr>
          <w:lang w:val="en-US"/>
        </w:rPr>
        <w:t>, these materials will be accessible in digital format on the project website, ensuring broad and easy dissemination. Additional materials will be developed as the project progresses, further strengthening our communication efforts.</w:t>
      </w:r>
    </w:p>
    <w:p w14:paraId="548CEADC" w14:textId="77777777" w:rsidR="00E13610" w:rsidRPr="008B425B" w:rsidRDefault="00E13610" w:rsidP="00625CD4">
      <w:pPr>
        <w:pStyle w:val="Heading2"/>
        <w:numPr>
          <w:ilvl w:val="1"/>
          <w:numId w:val="5"/>
        </w:numPr>
        <w:rPr>
          <w:rFonts w:asciiTheme="majorBidi" w:hAnsiTheme="majorBidi"/>
          <w:b/>
          <w:bCs w:val="0"/>
          <w:color w:val="auto"/>
          <w:sz w:val="24"/>
          <w:szCs w:val="24"/>
        </w:rPr>
      </w:pPr>
      <w:bookmarkStart w:id="343" w:name="_heading=h.ihv636" w:colFirst="0" w:colLast="0"/>
      <w:bookmarkStart w:id="344" w:name="_Toc193800331"/>
      <w:bookmarkEnd w:id="343"/>
      <w:r w:rsidRPr="008B425B">
        <w:rPr>
          <w:rFonts w:asciiTheme="majorBidi" w:hAnsiTheme="majorBidi"/>
          <w:b/>
          <w:bCs w:val="0"/>
          <w:color w:val="auto"/>
          <w:sz w:val="24"/>
          <w:szCs w:val="24"/>
        </w:rPr>
        <w:t>Planned Dissemination and Communication Activities</w:t>
      </w:r>
      <w:bookmarkEnd w:id="344"/>
    </w:p>
    <w:p w14:paraId="3D1AC9F2" w14:textId="52BE669A" w:rsidR="00E13610" w:rsidRPr="008B425B" w:rsidRDefault="00E13610" w:rsidP="00625CD4">
      <w:pPr>
        <w:pStyle w:val="Heading3"/>
        <w:numPr>
          <w:ilvl w:val="2"/>
          <w:numId w:val="5"/>
        </w:numPr>
        <w:rPr>
          <w:rFonts w:eastAsia="Times New Roman"/>
          <w:b/>
          <w:bCs w:val="0"/>
          <w:i/>
          <w:color w:val="auto"/>
          <w:sz w:val="24"/>
          <w:szCs w:val="24"/>
        </w:rPr>
      </w:pPr>
      <w:bookmarkStart w:id="345" w:name="_heading=h.32hioqz" w:colFirst="0" w:colLast="0"/>
      <w:bookmarkStart w:id="346" w:name="_Toc193800332"/>
      <w:bookmarkEnd w:id="345"/>
      <w:r w:rsidRPr="008B425B">
        <w:rPr>
          <w:rFonts w:eastAsia="Times New Roman"/>
          <w:b/>
          <w:bCs w:val="0"/>
          <w:color w:val="auto"/>
          <w:sz w:val="24"/>
          <w:szCs w:val="24"/>
        </w:rPr>
        <w:t>Publications</w:t>
      </w:r>
      <w:bookmarkEnd w:id="346"/>
    </w:p>
    <w:p w14:paraId="47C22274" w14:textId="77777777" w:rsidR="00E13610" w:rsidRPr="008B425B" w:rsidRDefault="00E13610" w:rsidP="00E13610">
      <w:pPr>
        <w:rPr>
          <w:rFonts w:cstheme="majorBidi"/>
          <w:b/>
          <w:bCs w:val="0"/>
          <w:i/>
        </w:rPr>
      </w:pPr>
      <w:r w:rsidRPr="008B425B">
        <w:rPr>
          <w:rFonts w:cstheme="majorBidi"/>
          <w:b/>
          <w:bCs w:val="0"/>
        </w:rPr>
        <w:t xml:space="preserve"> Leader: AEGIS, Contributors: All</w:t>
      </w:r>
    </w:p>
    <w:p w14:paraId="3775C6F1" w14:textId="55AAE589" w:rsidR="00B654A8" w:rsidRPr="008B425B" w:rsidRDefault="00B654A8" w:rsidP="00B654A8">
      <w:pPr>
        <w:spacing w:before="200" w:after="200" w:line="276" w:lineRule="auto"/>
        <w:rPr>
          <w:rFonts w:cstheme="majorBidi"/>
          <w:bCs w:val="0"/>
          <w:lang w:val="en-US"/>
        </w:rPr>
      </w:pPr>
      <w:r w:rsidRPr="008B425B">
        <w:rPr>
          <w:rFonts w:cstheme="majorBidi"/>
          <w:bCs w:val="0"/>
          <w:lang w:val="en-US"/>
        </w:rPr>
        <w:lastRenderedPageBreak/>
        <w:t xml:space="preserve">The dissemination of research findings through scientific publications is a key strategy for engaging the academic and research communities while establishing the significance of the </w:t>
      </w:r>
      <w:proofErr w:type="spellStart"/>
      <w:r w:rsidRPr="008B425B">
        <w:rPr>
          <w:rFonts w:cstheme="majorBidi"/>
          <w:bCs w:val="0"/>
          <w:lang w:val="en-US"/>
        </w:rPr>
        <w:t>CoEvolution</w:t>
      </w:r>
      <w:proofErr w:type="spellEnd"/>
      <w:r w:rsidRPr="008B425B">
        <w:rPr>
          <w:rFonts w:cstheme="majorBidi"/>
          <w:bCs w:val="0"/>
          <w:lang w:val="en-US"/>
        </w:rPr>
        <w:t xml:space="preserve"> project. Publishing in conferences, journals, and maga</w:t>
      </w:r>
      <w:r w:rsidR="00E479CE" w:rsidRPr="008B425B">
        <w:rPr>
          <w:rFonts w:cstheme="majorBidi"/>
          <w:bCs w:val="0"/>
          <w:lang w:val="en-US"/>
        </w:rPr>
        <w:t>z</w:t>
      </w:r>
      <w:r w:rsidRPr="008B425B">
        <w:rPr>
          <w:rFonts w:cstheme="majorBidi"/>
          <w:bCs w:val="0"/>
          <w:lang w:val="en-US"/>
        </w:rPr>
        <w:t>ines ensures that the project’s innovations gain visibility among experts, fostering knowledge exchange and collaboration.</w:t>
      </w:r>
    </w:p>
    <w:p w14:paraId="7A3B933A" w14:textId="49F45FEB" w:rsidR="00B654A8" w:rsidRPr="008B425B" w:rsidRDefault="00B654A8" w:rsidP="00B654A8">
      <w:pPr>
        <w:spacing w:before="200" w:after="200" w:line="276" w:lineRule="auto"/>
        <w:rPr>
          <w:rFonts w:cstheme="majorBidi"/>
          <w:bCs w:val="0"/>
          <w:lang w:val="en-US"/>
        </w:rPr>
      </w:pPr>
      <w:proofErr w:type="spellStart"/>
      <w:r w:rsidRPr="008B425B">
        <w:rPr>
          <w:rFonts w:cstheme="majorBidi"/>
          <w:bCs w:val="0"/>
          <w:lang w:val="en-US"/>
        </w:rPr>
        <w:t>CoEvolution</w:t>
      </w:r>
      <w:proofErr w:type="spellEnd"/>
      <w:r w:rsidRPr="008B425B">
        <w:rPr>
          <w:rFonts w:cstheme="majorBidi"/>
          <w:bCs w:val="0"/>
          <w:lang w:val="en-US"/>
        </w:rPr>
        <w:t xml:space="preserve"> aims to share its findings through high-impact scientific journals and conferences, serving multiple objectives. Firstly, these publications will increase awareness of the project’s outcomes within the research community, broadening its reach and recognition. Secondly, the peer review process will provide valuable scientific feedback, contributing to the refinement and validation of the project's methodologies and results. Lastly, by featuring in reputable scientific outlets, </w:t>
      </w:r>
      <w:proofErr w:type="spellStart"/>
      <w:r w:rsidRPr="008B425B">
        <w:rPr>
          <w:rFonts w:cstheme="majorBidi"/>
          <w:bCs w:val="0"/>
          <w:lang w:val="en-US"/>
        </w:rPr>
        <w:t>CoEvolution</w:t>
      </w:r>
      <w:proofErr w:type="spellEnd"/>
      <w:r w:rsidRPr="008B425B">
        <w:rPr>
          <w:rFonts w:cstheme="majorBidi"/>
          <w:bCs w:val="0"/>
          <w:lang w:val="en-US"/>
        </w:rPr>
        <w:t xml:space="preserve"> will reinforce its credibility, strengthening stakeholder confidence in its contributions.</w:t>
      </w:r>
    </w:p>
    <w:p w14:paraId="7ACFABD8" w14:textId="3859286B" w:rsidR="00E13610" w:rsidRPr="008B425B" w:rsidRDefault="00B654A8" w:rsidP="00E479CE">
      <w:pPr>
        <w:spacing w:before="200" w:after="200" w:line="276" w:lineRule="auto"/>
        <w:rPr>
          <w:rFonts w:cstheme="majorBidi"/>
          <w:bCs w:val="0"/>
          <w:lang w:val="en-US"/>
        </w:rPr>
      </w:pPr>
      <w:r w:rsidRPr="008B425B">
        <w:rPr>
          <w:rFonts w:cstheme="majorBidi"/>
          <w:bCs w:val="0"/>
          <w:lang w:val="en-US"/>
        </w:rPr>
        <w:t xml:space="preserve">Through a proactive publication strategy, </w:t>
      </w:r>
      <w:proofErr w:type="spellStart"/>
      <w:r w:rsidRPr="008B425B">
        <w:rPr>
          <w:rFonts w:cstheme="majorBidi"/>
          <w:bCs w:val="0"/>
          <w:lang w:val="en-US"/>
        </w:rPr>
        <w:t>CoEvolution</w:t>
      </w:r>
      <w:proofErr w:type="spellEnd"/>
      <w:r w:rsidRPr="008B425B">
        <w:rPr>
          <w:rFonts w:cstheme="majorBidi"/>
          <w:bCs w:val="0"/>
          <w:lang w:val="en-US"/>
        </w:rPr>
        <w:t xml:space="preserve"> is committed to advancing scientific knowledge, stimulating dialogue within the research community, and ensuring that its findings have a lasting impact. </w:t>
      </w:r>
      <w:r w:rsidRPr="008B425B">
        <w:rPr>
          <w:rFonts w:cstheme="majorBidi"/>
          <w:bCs w:val="0"/>
          <w:lang w:val="en-US"/>
        </w:rPr>
        <w:fldChar w:fldCharType="begin"/>
      </w:r>
      <w:r w:rsidRPr="008B425B">
        <w:rPr>
          <w:rFonts w:cstheme="majorBidi"/>
          <w:bCs w:val="0"/>
          <w:lang w:val="en-US"/>
        </w:rPr>
        <w:instrText xml:space="preserve"> REF _Ref193447361 \h </w:instrText>
      </w:r>
      <w:r w:rsidR="008B425B" w:rsidRPr="008B425B">
        <w:rPr>
          <w:rFonts w:cstheme="majorBidi"/>
          <w:bCs w:val="0"/>
          <w:lang w:val="en-US"/>
        </w:rPr>
        <w:instrText xml:space="preserve"> \* MERGEFORMAT </w:instrText>
      </w:r>
      <w:r w:rsidRPr="008B425B">
        <w:rPr>
          <w:rFonts w:cstheme="majorBidi"/>
          <w:bCs w:val="0"/>
          <w:lang w:val="en-US"/>
        </w:rPr>
      </w:r>
      <w:r w:rsidRPr="008B425B">
        <w:rPr>
          <w:rFonts w:cstheme="majorBidi"/>
          <w:bCs w:val="0"/>
          <w:lang w:val="en-US"/>
        </w:rPr>
        <w:fldChar w:fldCharType="separate"/>
      </w:r>
      <w:r w:rsidRPr="008B425B">
        <w:rPr>
          <w:b/>
          <w:bCs w:val="0"/>
          <w:lang w:val="en-US"/>
        </w:rPr>
        <w:t xml:space="preserve">Table </w:t>
      </w:r>
      <w:r w:rsidRPr="008B425B">
        <w:rPr>
          <w:b/>
          <w:bCs w:val="0"/>
          <w:noProof/>
          <w:lang w:val="en-US"/>
        </w:rPr>
        <w:t>2</w:t>
      </w:r>
      <w:r w:rsidRPr="008B425B">
        <w:rPr>
          <w:rFonts w:cstheme="majorBidi"/>
          <w:bCs w:val="0"/>
          <w:lang w:val="en-US"/>
        </w:rPr>
        <w:fldChar w:fldCharType="end"/>
      </w:r>
      <w:r w:rsidRPr="008B425B">
        <w:rPr>
          <w:rFonts w:cstheme="majorBidi"/>
          <w:bCs w:val="0"/>
          <w:lang w:val="en-US"/>
        </w:rPr>
        <w:t xml:space="preserve"> provides an overview of the targeted scientific publications that the project aims to pursue.</w:t>
      </w:r>
    </w:p>
    <w:p w14:paraId="41648524" w14:textId="71231E33" w:rsidR="00B654A8" w:rsidRPr="008B425B" w:rsidRDefault="00B654A8" w:rsidP="00B654A8">
      <w:pPr>
        <w:pStyle w:val="Caption"/>
        <w:keepNext/>
        <w:jc w:val="center"/>
        <w:rPr>
          <w:b/>
          <w:bCs w:val="0"/>
          <w:lang w:val="en-US"/>
        </w:rPr>
      </w:pPr>
      <w:bookmarkStart w:id="347" w:name="_Ref193447361"/>
      <w:r w:rsidRPr="008B425B">
        <w:rPr>
          <w:b/>
          <w:bCs w:val="0"/>
          <w:lang w:val="en-US"/>
        </w:rPr>
        <w:t xml:space="preserve">Table </w:t>
      </w:r>
      <w:r w:rsidRPr="008B425B">
        <w:rPr>
          <w:b/>
          <w:bCs w:val="0"/>
        </w:rPr>
        <w:fldChar w:fldCharType="begin"/>
      </w:r>
      <w:r w:rsidRPr="008B425B">
        <w:rPr>
          <w:b/>
          <w:bCs w:val="0"/>
          <w:lang w:val="en-US"/>
        </w:rPr>
        <w:instrText xml:space="preserve"> SEQ Table \* ARABIC </w:instrText>
      </w:r>
      <w:r w:rsidRPr="008B425B">
        <w:rPr>
          <w:b/>
          <w:bCs w:val="0"/>
        </w:rPr>
        <w:fldChar w:fldCharType="separate"/>
      </w:r>
      <w:r w:rsidR="00A17923" w:rsidRPr="008B425B">
        <w:rPr>
          <w:b/>
          <w:bCs w:val="0"/>
          <w:noProof/>
          <w:lang w:val="en-US"/>
        </w:rPr>
        <w:t>2</w:t>
      </w:r>
      <w:r w:rsidRPr="008B425B">
        <w:rPr>
          <w:b/>
          <w:bCs w:val="0"/>
        </w:rPr>
        <w:fldChar w:fldCharType="end"/>
      </w:r>
      <w:bookmarkEnd w:id="347"/>
      <w:r w:rsidRPr="008B425B">
        <w:rPr>
          <w:b/>
          <w:bCs w:val="0"/>
          <w:lang w:val="en-US"/>
        </w:rPr>
        <w:t xml:space="preserve"> - Indicative targeted scientific publications</w:t>
      </w:r>
    </w:p>
    <w:tbl>
      <w:tblPr>
        <w:tblW w:w="10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35"/>
        <w:gridCol w:w="3240"/>
        <w:gridCol w:w="2250"/>
      </w:tblGrid>
      <w:tr w:rsidR="00D722AC" w:rsidRPr="008B425B" w14:paraId="4A7A1BD1" w14:textId="77777777" w:rsidTr="00D722AC">
        <w:trPr>
          <w:jc w:val="center"/>
        </w:trPr>
        <w:tc>
          <w:tcPr>
            <w:tcW w:w="5035" w:type="dxa"/>
            <w:tcBorders>
              <w:bottom w:val="single" w:sz="4" w:space="0" w:color="000000"/>
            </w:tcBorders>
            <w:shd w:val="clear" w:color="auto" w:fill="366091"/>
            <w:vAlign w:val="center"/>
          </w:tcPr>
          <w:p w14:paraId="0C0070A3" w14:textId="77777777" w:rsidR="00D722AC" w:rsidRPr="008B425B" w:rsidRDefault="00D722AC" w:rsidP="009C3A14">
            <w:pPr>
              <w:jc w:val="center"/>
              <w:rPr>
                <w:rFonts w:cstheme="majorBidi"/>
                <w:b/>
                <w:bCs w:val="0"/>
                <w:color w:val="FFFFFF" w:themeColor="background1"/>
              </w:rPr>
            </w:pPr>
            <w:r w:rsidRPr="008B425B">
              <w:rPr>
                <w:rFonts w:cstheme="majorBidi"/>
                <w:b/>
                <w:bCs w:val="0"/>
                <w:color w:val="FFFFFF" w:themeColor="background1"/>
              </w:rPr>
              <w:t>Journal/ Conference/ Workshop</w:t>
            </w:r>
          </w:p>
        </w:tc>
        <w:tc>
          <w:tcPr>
            <w:tcW w:w="3240" w:type="dxa"/>
            <w:tcBorders>
              <w:bottom w:val="single" w:sz="4" w:space="0" w:color="000000"/>
            </w:tcBorders>
            <w:shd w:val="clear" w:color="auto" w:fill="366091"/>
          </w:tcPr>
          <w:p w14:paraId="73728C47" w14:textId="36A12759" w:rsidR="00D722AC" w:rsidRPr="008B425B" w:rsidRDefault="00D722AC" w:rsidP="009C3A14">
            <w:pPr>
              <w:jc w:val="center"/>
              <w:rPr>
                <w:rFonts w:cstheme="majorBidi"/>
                <w:b/>
                <w:bCs w:val="0"/>
                <w:color w:val="FFFFFF" w:themeColor="background1"/>
              </w:rPr>
            </w:pPr>
            <w:r w:rsidRPr="008B425B">
              <w:rPr>
                <w:rFonts w:cstheme="majorBidi"/>
                <w:b/>
                <w:bCs w:val="0"/>
                <w:color w:val="FFFFFF" w:themeColor="background1"/>
              </w:rPr>
              <w:t>Link (If available)</w:t>
            </w:r>
          </w:p>
        </w:tc>
        <w:tc>
          <w:tcPr>
            <w:tcW w:w="2250" w:type="dxa"/>
            <w:tcBorders>
              <w:bottom w:val="single" w:sz="4" w:space="0" w:color="000000"/>
            </w:tcBorders>
            <w:shd w:val="clear" w:color="auto" w:fill="366091"/>
            <w:vAlign w:val="center"/>
          </w:tcPr>
          <w:p w14:paraId="07EDD7BD" w14:textId="6547180D" w:rsidR="00D722AC" w:rsidRPr="008B425B" w:rsidRDefault="00000000" w:rsidP="009C3A14">
            <w:pPr>
              <w:jc w:val="center"/>
              <w:rPr>
                <w:rFonts w:cstheme="majorBidi"/>
                <w:b/>
                <w:bCs w:val="0"/>
                <w:color w:val="FFFFFF" w:themeColor="background1"/>
              </w:rPr>
            </w:pPr>
            <w:sdt>
              <w:sdtPr>
                <w:rPr>
                  <w:rFonts w:cstheme="majorBidi"/>
                  <w:b/>
                  <w:bCs w:val="0"/>
                  <w:color w:val="FFFFFF" w:themeColor="background1"/>
                </w:rPr>
                <w:tag w:val="goog_rdk_5"/>
                <w:id w:val="-1971664224"/>
              </w:sdtPr>
              <w:sdtContent/>
            </w:sdt>
            <w:r w:rsidR="00D722AC" w:rsidRPr="008B425B">
              <w:rPr>
                <w:rFonts w:cstheme="majorBidi"/>
                <w:b/>
                <w:bCs w:val="0"/>
                <w:color w:val="FFFFFF" w:themeColor="background1"/>
              </w:rPr>
              <w:t>Partner</w:t>
            </w:r>
          </w:p>
        </w:tc>
      </w:tr>
      <w:tr w:rsidR="00D722AC" w:rsidRPr="008B425B" w14:paraId="3E21FAE3" w14:textId="77777777" w:rsidTr="006717C9">
        <w:trPr>
          <w:jc w:val="center"/>
        </w:trPr>
        <w:tc>
          <w:tcPr>
            <w:tcW w:w="5035" w:type="dxa"/>
            <w:vAlign w:val="bottom"/>
          </w:tcPr>
          <w:p w14:paraId="4989F692" w14:textId="053041C6" w:rsidR="00D722AC" w:rsidRPr="008B425B" w:rsidRDefault="00D722AC" w:rsidP="00D722AC">
            <w:pPr>
              <w:rPr>
                <w:rFonts w:cstheme="majorBidi"/>
              </w:rPr>
            </w:pPr>
            <w:r w:rsidRPr="008B425B">
              <w:rPr>
                <w:rFonts w:eastAsia="Times New Roman" w:cstheme="majorBidi"/>
                <w:bCs w:val="0"/>
                <w:iCs w:val="0"/>
                <w:color w:val="000000"/>
                <w:lang w:eastAsia="de-DE"/>
              </w:rPr>
              <w:t>Usenix '25</w:t>
            </w:r>
          </w:p>
        </w:tc>
        <w:tc>
          <w:tcPr>
            <w:tcW w:w="3240" w:type="dxa"/>
            <w:vAlign w:val="bottom"/>
          </w:tcPr>
          <w:p w14:paraId="1C618CC1" w14:textId="738EF4F2" w:rsidR="00D722AC" w:rsidRPr="008B425B" w:rsidRDefault="00D722AC" w:rsidP="00D722AC">
            <w:pPr>
              <w:jc w:val="center"/>
              <w:rPr>
                <w:rFonts w:cstheme="majorBidi"/>
                <w:b/>
              </w:rPr>
            </w:pPr>
            <w:hyperlink r:id="rId31" w:history="1">
              <w:r w:rsidRPr="008B425B">
                <w:rPr>
                  <w:rFonts w:eastAsia="Times New Roman" w:cstheme="majorBidi"/>
                  <w:bCs w:val="0"/>
                  <w:iCs w:val="0"/>
                  <w:color w:val="0563C1"/>
                  <w:u w:val="single"/>
                  <w:lang w:eastAsia="de-DE"/>
                </w:rPr>
                <w:t>https://www.usenix.org/conference/usenixsecurity25</w:t>
              </w:r>
            </w:hyperlink>
          </w:p>
        </w:tc>
        <w:tc>
          <w:tcPr>
            <w:tcW w:w="2250" w:type="dxa"/>
            <w:vAlign w:val="bottom"/>
          </w:tcPr>
          <w:p w14:paraId="4CC50A1E" w14:textId="2C4E50EA" w:rsidR="00D722AC" w:rsidRPr="008B425B" w:rsidRDefault="00D722AC" w:rsidP="00D722AC">
            <w:pPr>
              <w:jc w:val="center"/>
              <w:rPr>
                <w:rFonts w:cstheme="majorBidi"/>
                <w:b/>
              </w:rPr>
            </w:pPr>
            <w:r w:rsidRPr="008B425B">
              <w:rPr>
                <w:rFonts w:eastAsia="Times New Roman" w:cstheme="majorBidi"/>
                <w:bCs w:val="0"/>
                <w:iCs w:val="0"/>
                <w:color w:val="000000"/>
                <w:lang w:eastAsia="de-DE"/>
              </w:rPr>
              <w:t>Siemens AG</w:t>
            </w:r>
          </w:p>
        </w:tc>
      </w:tr>
      <w:tr w:rsidR="00D722AC" w:rsidRPr="008B425B" w14:paraId="251A69B3" w14:textId="77777777" w:rsidTr="006717C9">
        <w:trPr>
          <w:jc w:val="center"/>
        </w:trPr>
        <w:tc>
          <w:tcPr>
            <w:tcW w:w="5035" w:type="dxa"/>
            <w:vAlign w:val="bottom"/>
          </w:tcPr>
          <w:p w14:paraId="38A2B613" w14:textId="275801E1"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 xml:space="preserve">IEEE International Workshop on Machine Learning for Signal Processing </w:t>
            </w:r>
          </w:p>
        </w:tc>
        <w:tc>
          <w:tcPr>
            <w:tcW w:w="3240" w:type="dxa"/>
            <w:vAlign w:val="bottom"/>
          </w:tcPr>
          <w:p w14:paraId="67258928" w14:textId="4E57D0BD" w:rsidR="00D722AC" w:rsidRPr="008B425B" w:rsidRDefault="00D722AC" w:rsidP="00D722AC">
            <w:pPr>
              <w:jc w:val="center"/>
              <w:rPr>
                <w:rFonts w:cstheme="majorBidi"/>
                <w:b/>
                <w:lang w:val="en-US"/>
              </w:rPr>
            </w:pPr>
            <w:hyperlink r:id="rId32" w:history="1">
              <w:r w:rsidRPr="008B425B">
                <w:rPr>
                  <w:rFonts w:eastAsia="Times New Roman" w:cstheme="majorBidi"/>
                  <w:bCs w:val="0"/>
                  <w:iCs w:val="0"/>
                  <w:color w:val="0563C1"/>
                  <w:u w:val="single"/>
                  <w:lang w:eastAsia="de-DE"/>
                </w:rPr>
                <w:t>https://2025.ieeemlsp.org/en/</w:t>
              </w:r>
            </w:hyperlink>
          </w:p>
        </w:tc>
        <w:tc>
          <w:tcPr>
            <w:tcW w:w="2250" w:type="dxa"/>
            <w:vAlign w:val="bottom"/>
          </w:tcPr>
          <w:p w14:paraId="552FC80C" w14:textId="5382D8E7"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AVISENSE.AI</w:t>
            </w:r>
          </w:p>
        </w:tc>
      </w:tr>
      <w:tr w:rsidR="00D722AC" w:rsidRPr="008B425B" w14:paraId="2F389504" w14:textId="77777777" w:rsidTr="006717C9">
        <w:trPr>
          <w:jc w:val="center"/>
        </w:trPr>
        <w:tc>
          <w:tcPr>
            <w:tcW w:w="5035" w:type="dxa"/>
            <w:vAlign w:val="bottom"/>
          </w:tcPr>
          <w:p w14:paraId="0155BCBE" w14:textId="764CCA02"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IECON'25</w:t>
            </w:r>
          </w:p>
        </w:tc>
        <w:tc>
          <w:tcPr>
            <w:tcW w:w="3240" w:type="dxa"/>
            <w:vAlign w:val="bottom"/>
          </w:tcPr>
          <w:p w14:paraId="28812197" w14:textId="19EFC0FF" w:rsidR="00D722AC" w:rsidRPr="008B425B" w:rsidRDefault="00D722AC" w:rsidP="00D722AC">
            <w:pPr>
              <w:jc w:val="center"/>
              <w:rPr>
                <w:rFonts w:cstheme="majorBidi"/>
                <w:b/>
              </w:rPr>
            </w:pPr>
            <w:hyperlink r:id="rId33" w:history="1">
              <w:r w:rsidRPr="008B425B">
                <w:rPr>
                  <w:rFonts w:eastAsia="Times New Roman" w:cstheme="majorBidi"/>
                  <w:bCs w:val="0"/>
                  <w:iCs w:val="0"/>
                  <w:color w:val="0563C1"/>
                  <w:u w:val="single"/>
                  <w:lang w:eastAsia="de-DE"/>
                </w:rPr>
                <w:t>https://iecon2025.org/</w:t>
              </w:r>
            </w:hyperlink>
          </w:p>
        </w:tc>
        <w:tc>
          <w:tcPr>
            <w:tcW w:w="2250" w:type="dxa"/>
            <w:vAlign w:val="bottom"/>
          </w:tcPr>
          <w:p w14:paraId="513667CA" w14:textId="5DC80316"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4A41DD2F" w14:textId="77777777" w:rsidTr="006717C9">
        <w:trPr>
          <w:jc w:val="center"/>
        </w:trPr>
        <w:tc>
          <w:tcPr>
            <w:tcW w:w="5035" w:type="dxa"/>
            <w:vAlign w:val="bottom"/>
          </w:tcPr>
          <w:p w14:paraId="28B97739" w14:textId="7AEEB48C"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ISC2'25</w:t>
            </w:r>
          </w:p>
        </w:tc>
        <w:tc>
          <w:tcPr>
            <w:tcW w:w="3240" w:type="dxa"/>
            <w:vAlign w:val="bottom"/>
          </w:tcPr>
          <w:p w14:paraId="776ED851" w14:textId="1DCBC46A" w:rsidR="00D722AC" w:rsidRPr="008B425B" w:rsidRDefault="00D722AC" w:rsidP="00D722AC">
            <w:pPr>
              <w:jc w:val="center"/>
              <w:rPr>
                <w:rFonts w:cstheme="majorBidi"/>
                <w:b/>
              </w:rPr>
            </w:pPr>
            <w:hyperlink r:id="rId34" w:history="1">
              <w:r w:rsidRPr="008B425B">
                <w:rPr>
                  <w:rFonts w:eastAsia="Times New Roman" w:cstheme="majorBidi"/>
                  <w:bCs w:val="0"/>
                  <w:iCs w:val="0"/>
                  <w:color w:val="0563C1"/>
                  <w:u w:val="single"/>
                  <w:lang w:eastAsia="de-DE"/>
                </w:rPr>
                <w:t>https://isc2-2025.org/</w:t>
              </w:r>
            </w:hyperlink>
          </w:p>
        </w:tc>
        <w:tc>
          <w:tcPr>
            <w:tcW w:w="2250" w:type="dxa"/>
            <w:vAlign w:val="bottom"/>
          </w:tcPr>
          <w:p w14:paraId="6E1F8518" w14:textId="5D2B55C8"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635454A1" w14:textId="77777777" w:rsidTr="006717C9">
        <w:trPr>
          <w:jc w:val="center"/>
        </w:trPr>
        <w:tc>
          <w:tcPr>
            <w:tcW w:w="5035" w:type="dxa"/>
            <w:vAlign w:val="bottom"/>
          </w:tcPr>
          <w:p w14:paraId="5BCF2A77" w14:textId="32914896"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ICASSP 2026</w:t>
            </w:r>
          </w:p>
        </w:tc>
        <w:tc>
          <w:tcPr>
            <w:tcW w:w="3240" w:type="dxa"/>
            <w:vAlign w:val="bottom"/>
          </w:tcPr>
          <w:p w14:paraId="6DF8EF46" w14:textId="2D3ADED1" w:rsidR="00D722AC" w:rsidRPr="008B425B" w:rsidRDefault="00D722AC" w:rsidP="00D722AC">
            <w:pPr>
              <w:jc w:val="center"/>
              <w:rPr>
                <w:rFonts w:cstheme="majorBidi"/>
                <w:b/>
              </w:rPr>
            </w:pPr>
            <w:hyperlink r:id="rId35" w:history="1">
              <w:r w:rsidRPr="008B425B">
                <w:rPr>
                  <w:rFonts w:eastAsia="Times New Roman" w:cstheme="majorBidi"/>
                  <w:bCs w:val="0"/>
                  <w:iCs w:val="0"/>
                  <w:color w:val="0563C1"/>
                  <w:u w:val="single"/>
                  <w:lang w:eastAsia="de-DE"/>
                </w:rPr>
                <w:t>https://2026.ieeeicassp.org/</w:t>
              </w:r>
            </w:hyperlink>
          </w:p>
        </w:tc>
        <w:tc>
          <w:tcPr>
            <w:tcW w:w="2250" w:type="dxa"/>
            <w:vAlign w:val="bottom"/>
          </w:tcPr>
          <w:p w14:paraId="359D01A1" w14:textId="6286BDFC"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1E8D48F2" w14:textId="77777777" w:rsidTr="006717C9">
        <w:trPr>
          <w:jc w:val="center"/>
        </w:trPr>
        <w:tc>
          <w:tcPr>
            <w:tcW w:w="5035" w:type="dxa"/>
            <w:vAlign w:val="bottom"/>
          </w:tcPr>
          <w:p w14:paraId="353F87D8" w14:textId="0A9A615C" w:rsidR="00D722AC" w:rsidRPr="008B425B" w:rsidRDefault="00D722AC" w:rsidP="00D722AC">
            <w:pPr>
              <w:jc w:val="center"/>
              <w:rPr>
                <w:rFonts w:cstheme="majorBidi"/>
                <w:lang w:val="fr-FR"/>
              </w:rPr>
            </w:pPr>
            <w:r w:rsidRPr="008B425B">
              <w:rPr>
                <w:rFonts w:eastAsia="Times New Roman" w:cstheme="majorBidi"/>
                <w:bCs w:val="0"/>
                <w:iCs w:val="0"/>
                <w:color w:val="000000"/>
                <w:lang w:val="fr-FR" w:eastAsia="de-DE"/>
              </w:rPr>
              <w:t xml:space="preserve">IEEE Transactions on Intelligent </w:t>
            </w:r>
            <w:proofErr w:type="spellStart"/>
            <w:r w:rsidRPr="008B425B">
              <w:rPr>
                <w:rFonts w:eastAsia="Times New Roman" w:cstheme="majorBidi"/>
                <w:bCs w:val="0"/>
                <w:iCs w:val="0"/>
                <w:color w:val="000000"/>
                <w:lang w:val="fr-FR" w:eastAsia="de-DE"/>
              </w:rPr>
              <w:t>Vehicles</w:t>
            </w:r>
            <w:proofErr w:type="spellEnd"/>
          </w:p>
        </w:tc>
        <w:tc>
          <w:tcPr>
            <w:tcW w:w="3240" w:type="dxa"/>
            <w:vAlign w:val="bottom"/>
          </w:tcPr>
          <w:p w14:paraId="5DC3CF65" w14:textId="77777777" w:rsidR="00D722AC" w:rsidRPr="008B425B" w:rsidRDefault="00D722AC" w:rsidP="00D722AC">
            <w:pPr>
              <w:jc w:val="center"/>
              <w:rPr>
                <w:rFonts w:cstheme="majorBidi"/>
                <w:b/>
                <w:lang w:val="fr-FR"/>
              </w:rPr>
            </w:pPr>
          </w:p>
        </w:tc>
        <w:tc>
          <w:tcPr>
            <w:tcW w:w="2250" w:type="dxa"/>
            <w:vAlign w:val="bottom"/>
          </w:tcPr>
          <w:p w14:paraId="614B3DC3" w14:textId="66334EB3" w:rsidR="00D722AC" w:rsidRPr="008B425B" w:rsidRDefault="00D722AC" w:rsidP="00D722AC">
            <w:pPr>
              <w:jc w:val="center"/>
              <w:rPr>
                <w:rFonts w:cstheme="majorBidi"/>
                <w:b/>
                <w:lang w:val="fr-FR"/>
              </w:rPr>
            </w:pPr>
            <w:r w:rsidRPr="008B425B">
              <w:rPr>
                <w:rFonts w:eastAsia="Times New Roman" w:cstheme="majorBidi"/>
                <w:bCs w:val="0"/>
                <w:iCs w:val="0"/>
                <w:color w:val="000000"/>
                <w:lang w:eastAsia="de-DE"/>
              </w:rPr>
              <w:t>AVISENSE.AI</w:t>
            </w:r>
          </w:p>
        </w:tc>
      </w:tr>
      <w:tr w:rsidR="00D722AC" w:rsidRPr="008B425B" w14:paraId="65BCC9E3" w14:textId="77777777" w:rsidTr="006717C9">
        <w:trPr>
          <w:jc w:val="center"/>
        </w:trPr>
        <w:tc>
          <w:tcPr>
            <w:tcW w:w="5035" w:type="dxa"/>
            <w:vAlign w:val="bottom"/>
          </w:tcPr>
          <w:p w14:paraId="2D341CFE" w14:textId="5F95C91B"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IEEE Transactions on Computational Imaging</w:t>
            </w:r>
          </w:p>
        </w:tc>
        <w:tc>
          <w:tcPr>
            <w:tcW w:w="3240" w:type="dxa"/>
            <w:vAlign w:val="bottom"/>
          </w:tcPr>
          <w:p w14:paraId="3D8BE2D4" w14:textId="77777777" w:rsidR="00D722AC" w:rsidRPr="008B425B" w:rsidRDefault="00D722AC" w:rsidP="00D722AC">
            <w:pPr>
              <w:jc w:val="center"/>
              <w:rPr>
                <w:rFonts w:cstheme="majorBidi"/>
                <w:b/>
              </w:rPr>
            </w:pPr>
          </w:p>
        </w:tc>
        <w:tc>
          <w:tcPr>
            <w:tcW w:w="2250" w:type="dxa"/>
            <w:vAlign w:val="bottom"/>
          </w:tcPr>
          <w:p w14:paraId="43491523" w14:textId="595F2748" w:rsidR="00D722AC" w:rsidRPr="008B425B" w:rsidRDefault="00D722AC" w:rsidP="00D722AC">
            <w:pPr>
              <w:jc w:val="center"/>
              <w:rPr>
                <w:rFonts w:cstheme="majorBidi"/>
                <w:b/>
              </w:rPr>
            </w:pPr>
            <w:r w:rsidRPr="008B425B">
              <w:rPr>
                <w:rFonts w:eastAsia="Times New Roman" w:cstheme="majorBidi"/>
                <w:bCs w:val="0"/>
                <w:iCs w:val="0"/>
                <w:color w:val="000000"/>
                <w:lang w:eastAsia="de-DE"/>
              </w:rPr>
              <w:t>AVISENSE.AI</w:t>
            </w:r>
          </w:p>
        </w:tc>
      </w:tr>
      <w:tr w:rsidR="00D722AC" w:rsidRPr="008B425B" w14:paraId="2ADA1794" w14:textId="77777777" w:rsidTr="006717C9">
        <w:trPr>
          <w:jc w:val="center"/>
        </w:trPr>
        <w:tc>
          <w:tcPr>
            <w:tcW w:w="5035" w:type="dxa"/>
            <w:vAlign w:val="bottom"/>
          </w:tcPr>
          <w:p w14:paraId="1699F211" w14:textId="105103FA"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Elsevier Future Generation Computer Systems</w:t>
            </w:r>
          </w:p>
        </w:tc>
        <w:tc>
          <w:tcPr>
            <w:tcW w:w="3240" w:type="dxa"/>
            <w:vAlign w:val="bottom"/>
          </w:tcPr>
          <w:p w14:paraId="5034FEDA" w14:textId="4682B644" w:rsidR="00D722AC" w:rsidRPr="008B425B" w:rsidRDefault="00D722AC" w:rsidP="00D722AC">
            <w:pPr>
              <w:jc w:val="center"/>
              <w:rPr>
                <w:rFonts w:cstheme="majorBidi"/>
                <w:b/>
                <w:lang w:val="en-US"/>
              </w:rPr>
            </w:pPr>
            <w:r>
              <w:fldChar w:fldCharType="begin"/>
            </w:r>
            <w:r w:rsidRPr="0018600A">
              <w:rPr>
                <w:lang w:val="en-US"/>
                <w:rPrChange w:id="348" w:author="Jihane Najar" w:date="2025-04-09T15:15:00Z" w16du:dateUtc="2025-04-09T13:15:00Z">
                  <w:rPr/>
                </w:rPrChange>
              </w:rPr>
              <w:instrText>HYPERLINK "https://www.sciencedirect.com/journal/future-generation-computer-systems"</w:instrText>
            </w:r>
            <w:r>
              <w:fldChar w:fldCharType="separate"/>
            </w:r>
            <w:r w:rsidRPr="008B425B">
              <w:rPr>
                <w:rFonts w:eastAsia="Times New Roman" w:cstheme="majorBidi"/>
                <w:bCs w:val="0"/>
                <w:iCs w:val="0"/>
                <w:color w:val="0563C1"/>
                <w:u w:val="single"/>
                <w:lang w:val="en-US" w:eastAsia="de-DE"/>
              </w:rPr>
              <w:t>https://www.sciencedirect.com/journal/future-generation-computer-systems</w:t>
            </w:r>
            <w:r>
              <w:fldChar w:fldCharType="end"/>
            </w:r>
          </w:p>
        </w:tc>
        <w:tc>
          <w:tcPr>
            <w:tcW w:w="2250" w:type="dxa"/>
            <w:vAlign w:val="bottom"/>
          </w:tcPr>
          <w:p w14:paraId="2AE83F88" w14:textId="3272D178"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 UPatras</w:t>
            </w:r>
          </w:p>
        </w:tc>
      </w:tr>
      <w:tr w:rsidR="00D722AC" w:rsidRPr="008B425B" w14:paraId="507628C9" w14:textId="77777777" w:rsidTr="006717C9">
        <w:trPr>
          <w:jc w:val="center"/>
        </w:trPr>
        <w:tc>
          <w:tcPr>
            <w:tcW w:w="5035" w:type="dxa"/>
            <w:vAlign w:val="bottom"/>
          </w:tcPr>
          <w:p w14:paraId="0BC75412" w14:textId="0F124845" w:rsidR="00D722AC" w:rsidRPr="008B425B" w:rsidRDefault="00D722AC" w:rsidP="00D722AC">
            <w:pPr>
              <w:jc w:val="center"/>
              <w:rPr>
                <w:rFonts w:cstheme="majorBidi"/>
              </w:rPr>
            </w:pPr>
            <w:r w:rsidRPr="008B425B">
              <w:rPr>
                <w:rFonts w:eastAsia="Times New Roman" w:cstheme="majorBidi"/>
                <w:bCs w:val="0"/>
                <w:iCs w:val="0"/>
                <w:color w:val="000000"/>
                <w:lang w:eastAsia="de-DE"/>
              </w:rPr>
              <w:t>IEEE Security &amp; Privacy</w:t>
            </w:r>
          </w:p>
        </w:tc>
        <w:tc>
          <w:tcPr>
            <w:tcW w:w="3240" w:type="dxa"/>
            <w:vAlign w:val="bottom"/>
          </w:tcPr>
          <w:p w14:paraId="57712A33" w14:textId="1F972D57" w:rsidR="00D722AC" w:rsidRPr="008B425B" w:rsidRDefault="00D722AC" w:rsidP="00D722AC">
            <w:pPr>
              <w:jc w:val="center"/>
              <w:rPr>
                <w:rFonts w:cstheme="majorBidi"/>
                <w:b/>
              </w:rPr>
            </w:pPr>
            <w:hyperlink r:id="rId36" w:history="1">
              <w:r w:rsidRPr="008B425B">
                <w:rPr>
                  <w:rFonts w:eastAsia="Times New Roman" w:cstheme="majorBidi"/>
                  <w:bCs w:val="0"/>
                  <w:iCs w:val="0"/>
                  <w:color w:val="0563C1"/>
                  <w:u w:val="single"/>
                  <w:lang w:eastAsia="de-DE"/>
                </w:rPr>
                <w:t>https://ieeexplore.ieee.org/xpl/RecentIssue.jsp?punumber=8013</w:t>
              </w:r>
            </w:hyperlink>
          </w:p>
        </w:tc>
        <w:tc>
          <w:tcPr>
            <w:tcW w:w="2250" w:type="dxa"/>
            <w:vAlign w:val="bottom"/>
          </w:tcPr>
          <w:p w14:paraId="78F0FF11" w14:textId="79DABA0A" w:rsidR="00D722AC" w:rsidRPr="008B425B" w:rsidRDefault="00D722AC" w:rsidP="00D722AC">
            <w:pPr>
              <w:jc w:val="center"/>
              <w:rPr>
                <w:rFonts w:cstheme="majorBidi"/>
                <w:b/>
              </w:rPr>
            </w:pPr>
            <w:r w:rsidRPr="008B425B">
              <w:rPr>
                <w:rFonts w:eastAsia="Times New Roman" w:cstheme="majorBidi"/>
                <w:bCs w:val="0"/>
                <w:iCs w:val="0"/>
                <w:color w:val="000000"/>
                <w:lang w:eastAsia="de-DE"/>
              </w:rPr>
              <w:t>ICCS</w:t>
            </w:r>
          </w:p>
        </w:tc>
      </w:tr>
      <w:tr w:rsidR="00D722AC" w:rsidRPr="008B425B" w14:paraId="227DC88B" w14:textId="77777777" w:rsidTr="006717C9">
        <w:trPr>
          <w:jc w:val="center"/>
        </w:trPr>
        <w:tc>
          <w:tcPr>
            <w:tcW w:w="5035" w:type="dxa"/>
            <w:vAlign w:val="bottom"/>
          </w:tcPr>
          <w:p w14:paraId="6007795D" w14:textId="4B6B2641"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IEEE Transactions on Information Forensics and Security</w:t>
            </w:r>
          </w:p>
        </w:tc>
        <w:tc>
          <w:tcPr>
            <w:tcW w:w="3240" w:type="dxa"/>
            <w:vAlign w:val="bottom"/>
          </w:tcPr>
          <w:p w14:paraId="07479A60" w14:textId="05B325E5" w:rsidR="00D722AC" w:rsidRPr="008B425B" w:rsidRDefault="00D722AC" w:rsidP="00D722AC">
            <w:pPr>
              <w:jc w:val="center"/>
              <w:rPr>
                <w:rFonts w:cstheme="majorBidi"/>
                <w:b/>
                <w:lang w:val="en-US"/>
              </w:rPr>
            </w:pPr>
            <w:r>
              <w:fldChar w:fldCharType="begin"/>
            </w:r>
            <w:r w:rsidRPr="0018600A">
              <w:rPr>
                <w:lang w:val="en-US"/>
                <w:rPrChange w:id="349" w:author="Jihane Najar" w:date="2025-04-09T15:15:00Z" w16du:dateUtc="2025-04-09T13:15:00Z">
                  <w:rPr/>
                </w:rPrChange>
              </w:rPr>
              <w:instrText>HYPERLINK "https://ieeexplore.ieee.org/xpl/RecentIssue.jsp?punumber=10206"</w:instrText>
            </w:r>
            <w:r>
              <w:fldChar w:fldCharType="separate"/>
            </w:r>
            <w:r w:rsidRPr="008B425B">
              <w:rPr>
                <w:rFonts w:eastAsia="Times New Roman" w:cstheme="majorBidi"/>
                <w:bCs w:val="0"/>
                <w:iCs w:val="0"/>
                <w:color w:val="0563C1"/>
                <w:u w:val="single"/>
                <w:lang w:val="en-US" w:eastAsia="de-DE"/>
              </w:rPr>
              <w:t>https://ieeexplore.ieee.org/xpl/RecentIssue.jsp?punumber=10206</w:t>
            </w:r>
            <w:r>
              <w:fldChar w:fldCharType="end"/>
            </w:r>
          </w:p>
        </w:tc>
        <w:tc>
          <w:tcPr>
            <w:tcW w:w="2250" w:type="dxa"/>
            <w:vAlign w:val="bottom"/>
          </w:tcPr>
          <w:p w14:paraId="19C7D687" w14:textId="571FFC7B"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 UNICA</w:t>
            </w:r>
          </w:p>
        </w:tc>
      </w:tr>
      <w:tr w:rsidR="00D722AC" w:rsidRPr="008B425B" w14:paraId="7085AE08" w14:textId="77777777" w:rsidTr="006717C9">
        <w:trPr>
          <w:jc w:val="center"/>
        </w:trPr>
        <w:tc>
          <w:tcPr>
            <w:tcW w:w="5035" w:type="dxa"/>
            <w:vAlign w:val="bottom"/>
          </w:tcPr>
          <w:p w14:paraId="4E834B9F" w14:textId="68A7656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ACM Transactions on Privacy and Security</w:t>
            </w:r>
          </w:p>
        </w:tc>
        <w:tc>
          <w:tcPr>
            <w:tcW w:w="3240" w:type="dxa"/>
            <w:vAlign w:val="bottom"/>
          </w:tcPr>
          <w:p w14:paraId="72110285" w14:textId="44C17A03" w:rsidR="00D722AC" w:rsidRPr="008B425B" w:rsidRDefault="00D722AC" w:rsidP="00D722AC">
            <w:pPr>
              <w:jc w:val="center"/>
              <w:rPr>
                <w:rFonts w:cstheme="majorBidi"/>
                <w:b/>
                <w:lang w:val="en-US"/>
              </w:rPr>
            </w:pPr>
            <w:r>
              <w:fldChar w:fldCharType="begin"/>
            </w:r>
            <w:r w:rsidRPr="0018600A">
              <w:rPr>
                <w:lang w:val="en-US"/>
                <w:rPrChange w:id="350" w:author="Jihane Najar" w:date="2025-04-09T15:15:00Z" w16du:dateUtc="2025-04-09T13:15:00Z">
                  <w:rPr/>
                </w:rPrChange>
              </w:rPr>
              <w:instrText>HYPERLINK "https://dl.acm.org/journal/tops"</w:instrText>
            </w:r>
            <w:r>
              <w:fldChar w:fldCharType="separate"/>
            </w:r>
            <w:r w:rsidRPr="008B425B">
              <w:rPr>
                <w:rFonts w:eastAsia="Times New Roman" w:cstheme="majorBidi"/>
                <w:bCs w:val="0"/>
                <w:iCs w:val="0"/>
                <w:color w:val="0563C1"/>
                <w:u w:val="single"/>
                <w:lang w:val="en-US" w:eastAsia="de-DE"/>
              </w:rPr>
              <w:t>https://dl.acm.org/journal/tops</w:t>
            </w:r>
            <w:r>
              <w:fldChar w:fldCharType="end"/>
            </w:r>
          </w:p>
        </w:tc>
        <w:tc>
          <w:tcPr>
            <w:tcW w:w="2250" w:type="dxa"/>
            <w:vAlign w:val="bottom"/>
          </w:tcPr>
          <w:p w14:paraId="1DF8E569" w14:textId="0125D56D"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w:t>
            </w:r>
          </w:p>
        </w:tc>
      </w:tr>
      <w:tr w:rsidR="00D722AC" w:rsidRPr="008B425B" w14:paraId="13B18AE0" w14:textId="77777777" w:rsidTr="006717C9">
        <w:trPr>
          <w:jc w:val="center"/>
        </w:trPr>
        <w:tc>
          <w:tcPr>
            <w:tcW w:w="5035" w:type="dxa"/>
            <w:vAlign w:val="bottom"/>
          </w:tcPr>
          <w:p w14:paraId="53724E49" w14:textId="78E904F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lastRenderedPageBreak/>
              <w:t>ACM Conference on Computer and Communications Security (CCS)</w:t>
            </w:r>
          </w:p>
        </w:tc>
        <w:tc>
          <w:tcPr>
            <w:tcW w:w="3240" w:type="dxa"/>
            <w:vAlign w:val="bottom"/>
          </w:tcPr>
          <w:p w14:paraId="75BE425F" w14:textId="77777777" w:rsidR="00D722AC" w:rsidRPr="008B425B" w:rsidRDefault="00D722AC" w:rsidP="00D722AC">
            <w:pPr>
              <w:jc w:val="center"/>
              <w:rPr>
                <w:rFonts w:cstheme="majorBidi"/>
                <w:b/>
                <w:lang w:val="en-US"/>
              </w:rPr>
            </w:pPr>
          </w:p>
        </w:tc>
        <w:tc>
          <w:tcPr>
            <w:tcW w:w="2250" w:type="dxa"/>
            <w:vAlign w:val="bottom"/>
          </w:tcPr>
          <w:p w14:paraId="63321737" w14:textId="237968CD"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w:t>
            </w:r>
          </w:p>
        </w:tc>
      </w:tr>
      <w:tr w:rsidR="00D722AC" w:rsidRPr="008B425B" w14:paraId="781F1AC9" w14:textId="77777777" w:rsidTr="006717C9">
        <w:trPr>
          <w:jc w:val="center"/>
        </w:trPr>
        <w:tc>
          <w:tcPr>
            <w:tcW w:w="5035" w:type="dxa"/>
            <w:vAlign w:val="bottom"/>
          </w:tcPr>
          <w:p w14:paraId="1D296A73" w14:textId="1E6F6F1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IEEE European Symposium on Security and Privacy</w:t>
            </w:r>
          </w:p>
        </w:tc>
        <w:tc>
          <w:tcPr>
            <w:tcW w:w="3240" w:type="dxa"/>
            <w:vAlign w:val="bottom"/>
          </w:tcPr>
          <w:p w14:paraId="22DDA12A" w14:textId="77777777" w:rsidR="00D722AC" w:rsidRPr="008B425B" w:rsidRDefault="00D722AC" w:rsidP="00D722AC">
            <w:pPr>
              <w:jc w:val="center"/>
              <w:rPr>
                <w:rFonts w:cstheme="majorBidi"/>
                <w:b/>
                <w:lang w:val="en-US"/>
              </w:rPr>
            </w:pPr>
          </w:p>
        </w:tc>
        <w:tc>
          <w:tcPr>
            <w:tcW w:w="2250" w:type="dxa"/>
            <w:vAlign w:val="bottom"/>
          </w:tcPr>
          <w:p w14:paraId="58E584A9" w14:textId="03B64EC7"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ICCS</w:t>
            </w:r>
          </w:p>
        </w:tc>
      </w:tr>
      <w:tr w:rsidR="00D722AC" w:rsidRPr="008B425B" w14:paraId="1990D056" w14:textId="77777777" w:rsidTr="006717C9">
        <w:trPr>
          <w:jc w:val="center"/>
        </w:trPr>
        <w:tc>
          <w:tcPr>
            <w:tcW w:w="5035" w:type="dxa"/>
            <w:vAlign w:val="bottom"/>
          </w:tcPr>
          <w:p w14:paraId="5C539797" w14:textId="340486AA"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International Conference on Pervasive Computing and Communications (PerCom)</w:t>
            </w:r>
          </w:p>
        </w:tc>
        <w:tc>
          <w:tcPr>
            <w:tcW w:w="3240" w:type="dxa"/>
            <w:vAlign w:val="bottom"/>
          </w:tcPr>
          <w:p w14:paraId="6172CF2A" w14:textId="4D72AB4B" w:rsidR="00D722AC" w:rsidRPr="008B425B" w:rsidRDefault="00D722AC" w:rsidP="00D722AC">
            <w:pPr>
              <w:jc w:val="center"/>
              <w:rPr>
                <w:rFonts w:cstheme="majorBidi"/>
                <w:b/>
              </w:rPr>
            </w:pPr>
            <w:hyperlink r:id="rId37" w:history="1">
              <w:r w:rsidRPr="008B425B">
                <w:rPr>
                  <w:rFonts w:eastAsia="Times New Roman" w:cstheme="majorBidi"/>
                  <w:bCs w:val="0"/>
                  <w:iCs w:val="0"/>
                  <w:color w:val="0563C1"/>
                  <w:u w:val="single"/>
                  <w:lang w:eastAsia="de-DE"/>
                </w:rPr>
                <w:t>https://www.percom.org/</w:t>
              </w:r>
            </w:hyperlink>
          </w:p>
        </w:tc>
        <w:tc>
          <w:tcPr>
            <w:tcW w:w="2250" w:type="dxa"/>
            <w:vAlign w:val="bottom"/>
          </w:tcPr>
          <w:p w14:paraId="0DEB5E64" w14:textId="03F8E028" w:rsidR="00D722AC" w:rsidRPr="008B425B" w:rsidRDefault="00D722AC" w:rsidP="00D722AC">
            <w:pPr>
              <w:jc w:val="center"/>
              <w:rPr>
                <w:rFonts w:cstheme="majorBidi"/>
                <w:b/>
              </w:rPr>
            </w:pPr>
            <w:r w:rsidRPr="008B425B">
              <w:rPr>
                <w:rFonts w:eastAsia="Times New Roman" w:cstheme="majorBidi"/>
                <w:bCs w:val="0"/>
                <w:iCs w:val="0"/>
                <w:color w:val="000000"/>
                <w:lang w:eastAsia="de-DE"/>
              </w:rPr>
              <w:t>UPatras</w:t>
            </w:r>
          </w:p>
        </w:tc>
      </w:tr>
      <w:tr w:rsidR="00D722AC" w:rsidRPr="008B425B" w14:paraId="6D1179D2" w14:textId="77777777" w:rsidTr="006717C9">
        <w:trPr>
          <w:jc w:val="center"/>
        </w:trPr>
        <w:tc>
          <w:tcPr>
            <w:tcW w:w="5035" w:type="dxa"/>
            <w:vAlign w:val="bottom"/>
          </w:tcPr>
          <w:p w14:paraId="63953AF2" w14:textId="2CAEF709"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International Conference on Software Engineering for Adaptive and Self-Managing Systems (SEAMS)</w:t>
            </w:r>
          </w:p>
        </w:tc>
        <w:tc>
          <w:tcPr>
            <w:tcW w:w="3240" w:type="dxa"/>
            <w:vAlign w:val="bottom"/>
          </w:tcPr>
          <w:p w14:paraId="042932D4" w14:textId="43222CCB" w:rsidR="00D722AC" w:rsidRPr="008B425B" w:rsidRDefault="00D722AC" w:rsidP="00D722AC">
            <w:pPr>
              <w:jc w:val="center"/>
              <w:rPr>
                <w:rFonts w:cstheme="majorBidi"/>
                <w:b/>
                <w:lang w:val="en-US"/>
              </w:rPr>
            </w:pPr>
            <w:r>
              <w:fldChar w:fldCharType="begin"/>
            </w:r>
            <w:r w:rsidRPr="0018600A">
              <w:rPr>
                <w:lang w:val="en-US"/>
                <w:rPrChange w:id="351" w:author="Jihane Najar" w:date="2025-04-09T15:15:00Z" w16du:dateUtc="2025-04-09T13:15:00Z">
                  <w:rPr/>
                </w:rPrChange>
              </w:rPr>
              <w:instrText>HYPERLINK "https://conf.researchr.org/home/seams-2025"</w:instrText>
            </w:r>
            <w:r>
              <w:fldChar w:fldCharType="separate"/>
            </w:r>
            <w:r w:rsidRPr="008B425B">
              <w:rPr>
                <w:rFonts w:eastAsia="Times New Roman" w:cstheme="majorBidi"/>
                <w:bCs w:val="0"/>
                <w:iCs w:val="0"/>
                <w:color w:val="0563C1"/>
                <w:u w:val="single"/>
                <w:lang w:val="en-US" w:eastAsia="de-DE"/>
              </w:rPr>
              <w:t>https://conf.researchr.org/home/seams-2025</w:t>
            </w:r>
            <w:r>
              <w:fldChar w:fldCharType="end"/>
            </w:r>
          </w:p>
        </w:tc>
        <w:tc>
          <w:tcPr>
            <w:tcW w:w="2250" w:type="dxa"/>
            <w:vAlign w:val="bottom"/>
          </w:tcPr>
          <w:p w14:paraId="6F034F98" w14:textId="7DBC0EAB"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6A13C7D9" w14:textId="77777777" w:rsidTr="006717C9">
        <w:trPr>
          <w:jc w:val="center"/>
        </w:trPr>
        <w:tc>
          <w:tcPr>
            <w:tcW w:w="5035" w:type="dxa"/>
            <w:vAlign w:val="bottom"/>
          </w:tcPr>
          <w:p w14:paraId="527B5404" w14:textId="4F47CE7D"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International Conference on Smart Computing (SMARTCOMP)</w:t>
            </w:r>
          </w:p>
        </w:tc>
        <w:tc>
          <w:tcPr>
            <w:tcW w:w="3240" w:type="dxa"/>
            <w:vAlign w:val="bottom"/>
          </w:tcPr>
          <w:p w14:paraId="117620A5" w14:textId="111D4BB4" w:rsidR="00D722AC" w:rsidRPr="008B425B" w:rsidRDefault="00D722AC" w:rsidP="00D722AC">
            <w:pPr>
              <w:jc w:val="center"/>
              <w:rPr>
                <w:rFonts w:cstheme="majorBidi"/>
                <w:b/>
                <w:lang w:val="en-US"/>
              </w:rPr>
            </w:pPr>
            <w:r>
              <w:fldChar w:fldCharType="begin"/>
            </w:r>
            <w:r w:rsidRPr="0018600A">
              <w:rPr>
                <w:lang w:val="en-US"/>
                <w:rPrChange w:id="352" w:author="Jihane Najar" w:date="2025-04-09T15:15:00Z" w16du:dateUtc="2025-04-09T13:15:00Z">
                  <w:rPr/>
                </w:rPrChange>
              </w:rPr>
              <w:instrText>HYPERLINK "https://www.cs.ucc.ie/smartcomp2025/"</w:instrText>
            </w:r>
            <w:r>
              <w:fldChar w:fldCharType="separate"/>
            </w:r>
            <w:r w:rsidRPr="008B425B">
              <w:rPr>
                <w:rFonts w:eastAsia="Times New Roman" w:cstheme="majorBidi"/>
                <w:bCs w:val="0"/>
                <w:iCs w:val="0"/>
                <w:color w:val="0563C1"/>
                <w:u w:val="single"/>
                <w:lang w:val="en-US" w:eastAsia="de-DE"/>
              </w:rPr>
              <w:t>https://www.cs.ucc.ie/smartcomp2025/</w:t>
            </w:r>
            <w:r>
              <w:fldChar w:fldCharType="end"/>
            </w:r>
          </w:p>
        </w:tc>
        <w:tc>
          <w:tcPr>
            <w:tcW w:w="2250" w:type="dxa"/>
            <w:vAlign w:val="bottom"/>
          </w:tcPr>
          <w:p w14:paraId="6052F87D" w14:textId="328BBE28"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267CD5D6" w14:textId="77777777" w:rsidTr="006717C9">
        <w:trPr>
          <w:jc w:val="center"/>
        </w:trPr>
        <w:tc>
          <w:tcPr>
            <w:tcW w:w="5035" w:type="dxa"/>
            <w:vAlign w:val="bottom"/>
          </w:tcPr>
          <w:p w14:paraId="13E6B404" w14:textId="10C9706C"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ACM/IFIP International Middleware Conference</w:t>
            </w:r>
          </w:p>
        </w:tc>
        <w:tc>
          <w:tcPr>
            <w:tcW w:w="3240" w:type="dxa"/>
            <w:vAlign w:val="bottom"/>
          </w:tcPr>
          <w:p w14:paraId="534ADC22" w14:textId="2BEDF7B5" w:rsidR="00D722AC" w:rsidRPr="008B425B" w:rsidRDefault="00D722AC" w:rsidP="00D722AC">
            <w:pPr>
              <w:jc w:val="center"/>
              <w:rPr>
                <w:rFonts w:cstheme="majorBidi"/>
                <w:b/>
                <w:lang w:val="en-US"/>
              </w:rPr>
            </w:pPr>
            <w:r>
              <w:fldChar w:fldCharType="begin"/>
            </w:r>
            <w:r w:rsidRPr="0018600A">
              <w:rPr>
                <w:lang w:val="en-US"/>
                <w:rPrChange w:id="353" w:author="Jihane Najar" w:date="2025-04-09T15:15:00Z" w16du:dateUtc="2025-04-09T13:15:00Z">
                  <w:rPr/>
                </w:rPrChange>
              </w:rPr>
              <w:instrText>HYPERLINK "https://middleware-conf.github.io/2025/"</w:instrText>
            </w:r>
            <w:r>
              <w:fldChar w:fldCharType="separate"/>
            </w:r>
            <w:r w:rsidRPr="008B425B">
              <w:rPr>
                <w:rFonts w:eastAsia="Times New Roman" w:cstheme="majorBidi"/>
                <w:bCs w:val="0"/>
                <w:iCs w:val="0"/>
                <w:color w:val="0563C1"/>
                <w:u w:val="single"/>
                <w:lang w:val="en-US" w:eastAsia="de-DE"/>
              </w:rPr>
              <w:t>https://middleware-conf.github.io/2025/</w:t>
            </w:r>
            <w:r>
              <w:fldChar w:fldCharType="end"/>
            </w:r>
          </w:p>
        </w:tc>
        <w:tc>
          <w:tcPr>
            <w:tcW w:w="2250" w:type="dxa"/>
            <w:vAlign w:val="bottom"/>
          </w:tcPr>
          <w:p w14:paraId="1494AB50" w14:textId="360AC259"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34896A54" w14:textId="77777777" w:rsidTr="006717C9">
        <w:trPr>
          <w:jc w:val="center"/>
        </w:trPr>
        <w:tc>
          <w:tcPr>
            <w:tcW w:w="5035" w:type="dxa"/>
            <w:vAlign w:val="bottom"/>
          </w:tcPr>
          <w:p w14:paraId="1E2427F2" w14:textId="1AEA9F00" w:rsidR="00D722AC" w:rsidRPr="008B425B" w:rsidRDefault="00D722AC" w:rsidP="00D722AC">
            <w:pPr>
              <w:jc w:val="center"/>
              <w:rPr>
                <w:rFonts w:cstheme="majorBidi"/>
                <w:lang w:val="en-US"/>
              </w:rPr>
            </w:pPr>
            <w:r w:rsidRPr="008B425B">
              <w:rPr>
                <w:rFonts w:eastAsia="Times New Roman" w:cstheme="majorBidi"/>
                <w:bCs w:val="0"/>
                <w:iCs w:val="0"/>
                <w:color w:val="000000"/>
                <w:lang w:val="en-US" w:eastAsia="de-DE"/>
              </w:rPr>
              <w:t>Pervasive and Mobile Computing (PMC) Journal</w:t>
            </w:r>
          </w:p>
        </w:tc>
        <w:tc>
          <w:tcPr>
            <w:tcW w:w="3240" w:type="dxa"/>
            <w:vAlign w:val="bottom"/>
          </w:tcPr>
          <w:p w14:paraId="6BDCAB42" w14:textId="6344A0E3" w:rsidR="00D722AC" w:rsidRPr="008B425B" w:rsidRDefault="00D722AC" w:rsidP="00D722AC">
            <w:pPr>
              <w:jc w:val="center"/>
              <w:rPr>
                <w:rFonts w:cstheme="majorBidi"/>
                <w:b/>
                <w:lang w:val="en-US"/>
              </w:rPr>
            </w:pPr>
            <w:r>
              <w:fldChar w:fldCharType="begin"/>
            </w:r>
            <w:r w:rsidRPr="0018600A">
              <w:rPr>
                <w:lang w:val="en-US"/>
                <w:rPrChange w:id="354" w:author="Jihane Najar" w:date="2025-04-09T15:15:00Z" w16du:dateUtc="2025-04-09T13:15:00Z">
                  <w:rPr/>
                </w:rPrChange>
              </w:rPr>
              <w:instrText>HYPERLINK "http://sciencedirect.com/journal/pervasive-and-mobile-computing"</w:instrText>
            </w:r>
            <w:r>
              <w:fldChar w:fldCharType="separate"/>
            </w:r>
            <w:r w:rsidRPr="008B425B">
              <w:rPr>
                <w:rFonts w:eastAsia="Times New Roman" w:cstheme="majorBidi"/>
                <w:bCs w:val="0"/>
                <w:iCs w:val="0"/>
                <w:color w:val="0563C1"/>
                <w:u w:val="single"/>
                <w:lang w:val="en-US" w:eastAsia="de-DE"/>
              </w:rPr>
              <w:t>http://sciencedirect.com/journal/pervasive-and-mobile-computing</w:t>
            </w:r>
            <w:r>
              <w:fldChar w:fldCharType="end"/>
            </w:r>
          </w:p>
        </w:tc>
        <w:tc>
          <w:tcPr>
            <w:tcW w:w="2250" w:type="dxa"/>
            <w:vAlign w:val="bottom"/>
          </w:tcPr>
          <w:p w14:paraId="6C1D210A" w14:textId="55CEA48D"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UPatras</w:t>
            </w:r>
          </w:p>
        </w:tc>
      </w:tr>
      <w:tr w:rsidR="00D722AC" w:rsidRPr="008B425B" w14:paraId="042479B3" w14:textId="77777777" w:rsidTr="006717C9">
        <w:trPr>
          <w:jc w:val="center"/>
        </w:trPr>
        <w:tc>
          <w:tcPr>
            <w:tcW w:w="5035" w:type="dxa"/>
            <w:vAlign w:val="bottom"/>
          </w:tcPr>
          <w:p w14:paraId="16C0EF5C" w14:textId="35E28C95" w:rsidR="00D722AC" w:rsidRPr="008B425B" w:rsidRDefault="00D722AC" w:rsidP="00D722AC">
            <w:pPr>
              <w:jc w:val="center"/>
              <w:rPr>
                <w:rFonts w:cstheme="majorBidi"/>
                <w:lang w:val="fr-FR"/>
              </w:rPr>
            </w:pPr>
            <w:r w:rsidRPr="008B425B">
              <w:rPr>
                <w:rFonts w:eastAsia="Times New Roman" w:cstheme="majorBidi"/>
                <w:bCs w:val="0"/>
                <w:iCs w:val="0"/>
                <w:color w:val="000000"/>
                <w:lang w:val="fr-FR" w:eastAsia="de-DE"/>
              </w:rPr>
              <w:t xml:space="preserve">ACM Transactions on Internet </w:t>
            </w:r>
            <w:proofErr w:type="spellStart"/>
            <w:r w:rsidRPr="008B425B">
              <w:rPr>
                <w:rFonts w:eastAsia="Times New Roman" w:cstheme="majorBidi"/>
                <w:bCs w:val="0"/>
                <w:iCs w:val="0"/>
                <w:color w:val="000000"/>
                <w:lang w:val="fr-FR" w:eastAsia="de-DE"/>
              </w:rPr>
              <w:t>Technology</w:t>
            </w:r>
            <w:proofErr w:type="spellEnd"/>
            <w:r w:rsidRPr="008B425B">
              <w:rPr>
                <w:rFonts w:eastAsia="Times New Roman" w:cstheme="majorBidi"/>
                <w:bCs w:val="0"/>
                <w:iCs w:val="0"/>
                <w:color w:val="000000"/>
                <w:lang w:val="fr-FR" w:eastAsia="de-DE"/>
              </w:rPr>
              <w:t xml:space="preserve"> – TOIT.</w:t>
            </w:r>
          </w:p>
        </w:tc>
        <w:tc>
          <w:tcPr>
            <w:tcW w:w="3240" w:type="dxa"/>
            <w:vAlign w:val="bottom"/>
          </w:tcPr>
          <w:p w14:paraId="073F5327" w14:textId="5ADCFEE7" w:rsidR="00D722AC" w:rsidRPr="008B425B" w:rsidRDefault="00D722AC" w:rsidP="00D722AC">
            <w:pPr>
              <w:jc w:val="center"/>
              <w:rPr>
                <w:rFonts w:cstheme="majorBidi"/>
                <w:b/>
                <w:lang w:val="fr-FR"/>
              </w:rPr>
            </w:pPr>
            <w:r>
              <w:fldChar w:fldCharType="begin"/>
            </w:r>
            <w:r w:rsidRPr="0018600A">
              <w:rPr>
                <w:lang w:val="fr-FR"/>
                <w:rPrChange w:id="355" w:author="Jihane Najar" w:date="2025-04-09T15:15:00Z" w16du:dateUtc="2025-04-09T13:15:00Z">
                  <w:rPr/>
                </w:rPrChange>
              </w:rPr>
              <w:instrText>HYPERLINK "http://dl.acm.org/journal/toit"</w:instrText>
            </w:r>
            <w:r>
              <w:fldChar w:fldCharType="separate"/>
            </w:r>
            <w:r w:rsidRPr="008B425B">
              <w:rPr>
                <w:rFonts w:eastAsia="Times New Roman" w:cstheme="majorBidi"/>
                <w:bCs w:val="0"/>
                <w:iCs w:val="0"/>
                <w:color w:val="0563C1"/>
                <w:u w:val="single"/>
                <w:lang w:val="fr-FR" w:eastAsia="de-DE"/>
              </w:rPr>
              <w:t>http://dl.acm.org/journal/toit</w:t>
            </w:r>
            <w:r>
              <w:fldChar w:fldCharType="end"/>
            </w:r>
          </w:p>
        </w:tc>
        <w:tc>
          <w:tcPr>
            <w:tcW w:w="2250" w:type="dxa"/>
            <w:vAlign w:val="bottom"/>
          </w:tcPr>
          <w:p w14:paraId="02AB63E8" w14:textId="738B955A" w:rsidR="00D722AC" w:rsidRPr="008B425B" w:rsidRDefault="00D722AC" w:rsidP="00D722AC">
            <w:pPr>
              <w:jc w:val="center"/>
              <w:rPr>
                <w:rFonts w:cstheme="majorBidi"/>
                <w:b/>
                <w:lang w:val="fr-FR"/>
              </w:rPr>
            </w:pPr>
            <w:r w:rsidRPr="008B425B">
              <w:rPr>
                <w:rFonts w:eastAsia="Times New Roman" w:cstheme="majorBidi"/>
                <w:bCs w:val="0"/>
                <w:iCs w:val="0"/>
                <w:color w:val="000000"/>
                <w:lang w:eastAsia="de-DE"/>
              </w:rPr>
              <w:t>UPatras</w:t>
            </w:r>
          </w:p>
        </w:tc>
      </w:tr>
      <w:tr w:rsidR="00D722AC" w:rsidRPr="008B425B" w14:paraId="2848CF4F" w14:textId="77777777" w:rsidTr="006717C9">
        <w:trPr>
          <w:jc w:val="center"/>
        </w:trPr>
        <w:tc>
          <w:tcPr>
            <w:tcW w:w="5035" w:type="dxa"/>
            <w:vAlign w:val="bottom"/>
          </w:tcPr>
          <w:p w14:paraId="065D8746" w14:textId="4F37F1D7" w:rsidR="00D722AC" w:rsidRPr="008B425B" w:rsidRDefault="00D722AC" w:rsidP="00D722AC">
            <w:pPr>
              <w:jc w:val="center"/>
              <w:rPr>
                <w:rFonts w:cstheme="majorBidi"/>
                <w:lang w:val="en-US"/>
              </w:rPr>
            </w:pPr>
            <w:r w:rsidRPr="008B425B">
              <w:rPr>
                <w:rFonts w:eastAsia="Times New Roman" w:cstheme="majorBidi"/>
                <w:bCs w:val="0"/>
                <w:iCs w:val="0"/>
                <w:color w:val="000000"/>
                <w:lang w:eastAsia="de-DE"/>
              </w:rPr>
              <w:t>Neurocomputing</w:t>
            </w:r>
          </w:p>
        </w:tc>
        <w:tc>
          <w:tcPr>
            <w:tcW w:w="3240" w:type="dxa"/>
            <w:vAlign w:val="bottom"/>
          </w:tcPr>
          <w:p w14:paraId="0EEADC79" w14:textId="6B2BC6F9" w:rsidR="00D722AC" w:rsidRPr="008B425B" w:rsidRDefault="00D722AC" w:rsidP="00D722AC">
            <w:pPr>
              <w:jc w:val="center"/>
              <w:rPr>
                <w:rFonts w:cstheme="majorBidi"/>
                <w:b/>
                <w:lang w:val="en-US"/>
              </w:rPr>
            </w:pPr>
            <w:r>
              <w:fldChar w:fldCharType="begin"/>
            </w:r>
            <w:r w:rsidRPr="0018600A">
              <w:rPr>
                <w:lang w:val="en-US"/>
                <w:rPrChange w:id="356" w:author="Jihane Najar" w:date="2025-04-09T15:15:00Z" w16du:dateUtc="2025-04-09T13:15:00Z">
                  <w:rPr/>
                </w:rPrChange>
              </w:rPr>
              <w:instrText>HYPERLINK "https://www.sciencedirect.com/journal/neurocomputing"</w:instrText>
            </w:r>
            <w:r>
              <w:fldChar w:fldCharType="separate"/>
            </w:r>
            <w:r w:rsidRPr="008B425B">
              <w:rPr>
                <w:rFonts w:eastAsia="Times New Roman" w:cstheme="majorBidi"/>
                <w:bCs w:val="0"/>
                <w:iCs w:val="0"/>
                <w:color w:val="0563C1"/>
                <w:u w:val="single"/>
                <w:lang w:val="en-US" w:eastAsia="de-DE"/>
              </w:rPr>
              <w:t>https://www.sciencedirect.com/journal/neurocomputing</w:t>
            </w:r>
            <w:r>
              <w:fldChar w:fldCharType="end"/>
            </w:r>
          </w:p>
        </w:tc>
        <w:tc>
          <w:tcPr>
            <w:tcW w:w="2250" w:type="dxa"/>
            <w:vAlign w:val="bottom"/>
          </w:tcPr>
          <w:p w14:paraId="4D1B3839" w14:textId="4CED9F9F"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UNIPI</w:t>
            </w:r>
          </w:p>
        </w:tc>
      </w:tr>
      <w:tr w:rsidR="00D722AC" w:rsidRPr="008B425B" w14:paraId="21D60857" w14:textId="77777777" w:rsidTr="006717C9">
        <w:trPr>
          <w:jc w:val="center"/>
        </w:trPr>
        <w:tc>
          <w:tcPr>
            <w:tcW w:w="5035" w:type="dxa"/>
            <w:vAlign w:val="bottom"/>
          </w:tcPr>
          <w:p w14:paraId="0C45CC2A" w14:textId="3045AA69" w:rsidR="00D722AC" w:rsidRPr="008B425B" w:rsidRDefault="00D722AC" w:rsidP="00D722AC">
            <w:pPr>
              <w:spacing w:after="0"/>
              <w:rPr>
                <w:rFonts w:cstheme="majorBidi"/>
                <w:lang w:val="en-US"/>
              </w:rPr>
            </w:pPr>
            <w:r w:rsidRPr="008B425B">
              <w:rPr>
                <w:rFonts w:eastAsia="Times New Roman" w:cstheme="majorBidi"/>
                <w:bCs w:val="0"/>
                <w:iCs w:val="0"/>
                <w:color w:val="000000"/>
                <w:lang w:eastAsia="de-DE"/>
              </w:rPr>
              <w:t>Neural Networks</w:t>
            </w:r>
          </w:p>
        </w:tc>
        <w:tc>
          <w:tcPr>
            <w:tcW w:w="3240" w:type="dxa"/>
            <w:vAlign w:val="bottom"/>
          </w:tcPr>
          <w:p w14:paraId="45ED0613" w14:textId="097D1D3F" w:rsidR="00D722AC" w:rsidRPr="008B425B" w:rsidRDefault="00D722AC" w:rsidP="00D722AC">
            <w:pPr>
              <w:jc w:val="center"/>
              <w:rPr>
                <w:rFonts w:cstheme="majorBidi"/>
                <w:b/>
                <w:lang w:val="en-US"/>
              </w:rPr>
            </w:pPr>
            <w:r>
              <w:fldChar w:fldCharType="begin"/>
            </w:r>
            <w:r w:rsidRPr="0018600A">
              <w:rPr>
                <w:lang w:val="en-US"/>
                <w:rPrChange w:id="357" w:author="Jihane Najar" w:date="2025-04-09T15:15:00Z" w16du:dateUtc="2025-04-09T13:15:00Z">
                  <w:rPr/>
                </w:rPrChange>
              </w:rPr>
              <w:instrText>HYPERLINK "https://www.sciencedirect.com/journal/neural-networks"</w:instrText>
            </w:r>
            <w:r>
              <w:fldChar w:fldCharType="separate"/>
            </w:r>
            <w:r w:rsidRPr="008B425B">
              <w:rPr>
                <w:rFonts w:eastAsia="Times New Roman" w:cstheme="majorBidi"/>
                <w:bCs w:val="0"/>
                <w:iCs w:val="0"/>
                <w:color w:val="0563C1"/>
                <w:u w:val="single"/>
                <w:lang w:val="en-US" w:eastAsia="de-DE"/>
              </w:rPr>
              <w:t>https://www.sciencedirect.com/journal/neural-networks</w:t>
            </w:r>
            <w:r>
              <w:fldChar w:fldCharType="end"/>
            </w:r>
          </w:p>
        </w:tc>
        <w:tc>
          <w:tcPr>
            <w:tcW w:w="2250" w:type="dxa"/>
            <w:vAlign w:val="bottom"/>
          </w:tcPr>
          <w:p w14:paraId="6CB61F27" w14:textId="53116F67"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UNIPI</w:t>
            </w:r>
          </w:p>
        </w:tc>
      </w:tr>
      <w:tr w:rsidR="00D722AC" w:rsidRPr="008B425B" w14:paraId="7099D2D7" w14:textId="77777777" w:rsidTr="006717C9">
        <w:trPr>
          <w:jc w:val="center"/>
        </w:trPr>
        <w:tc>
          <w:tcPr>
            <w:tcW w:w="5035" w:type="dxa"/>
            <w:vAlign w:val="bottom"/>
          </w:tcPr>
          <w:p w14:paraId="2B0ABE1C" w14:textId="7BA747CC" w:rsidR="00D722AC" w:rsidRPr="008B425B" w:rsidRDefault="00D722AC" w:rsidP="00D722AC">
            <w:pPr>
              <w:spacing w:after="0"/>
              <w:rPr>
                <w:rFonts w:cstheme="majorBidi"/>
                <w:lang w:val="en-US"/>
              </w:rPr>
            </w:pPr>
            <w:r w:rsidRPr="008B425B">
              <w:rPr>
                <w:rFonts w:eastAsia="Times New Roman" w:cstheme="majorBidi"/>
                <w:bCs w:val="0"/>
                <w:iCs w:val="0"/>
                <w:color w:val="000000"/>
                <w:lang w:val="en-US" w:eastAsia="de-DE"/>
              </w:rPr>
              <w:t>Conference on Neural Information Processing Systems</w:t>
            </w:r>
          </w:p>
        </w:tc>
        <w:tc>
          <w:tcPr>
            <w:tcW w:w="3240" w:type="dxa"/>
            <w:vAlign w:val="bottom"/>
          </w:tcPr>
          <w:p w14:paraId="25ADA9B8" w14:textId="1FD7A4D3" w:rsidR="00D722AC" w:rsidRPr="008B425B" w:rsidRDefault="00D722AC" w:rsidP="00D722AC">
            <w:pPr>
              <w:jc w:val="center"/>
              <w:rPr>
                <w:rFonts w:cstheme="majorBidi"/>
                <w:b/>
                <w:lang w:val="en-US"/>
              </w:rPr>
            </w:pPr>
            <w:hyperlink r:id="rId38" w:history="1">
              <w:r w:rsidRPr="008B425B">
                <w:rPr>
                  <w:rFonts w:eastAsia="Times New Roman" w:cstheme="majorBidi"/>
                  <w:bCs w:val="0"/>
                  <w:iCs w:val="0"/>
                  <w:color w:val="0563C1"/>
                  <w:u w:val="single"/>
                  <w:lang w:eastAsia="de-DE"/>
                </w:rPr>
                <w:t>https://neurips.cc</w:t>
              </w:r>
            </w:hyperlink>
          </w:p>
        </w:tc>
        <w:tc>
          <w:tcPr>
            <w:tcW w:w="2250" w:type="dxa"/>
            <w:vAlign w:val="bottom"/>
          </w:tcPr>
          <w:p w14:paraId="562BFD1B" w14:textId="5EEB97AF" w:rsidR="00D722AC" w:rsidRPr="008B425B" w:rsidRDefault="00D722AC" w:rsidP="00D722AC">
            <w:pPr>
              <w:jc w:val="center"/>
              <w:rPr>
                <w:rFonts w:cstheme="majorBidi"/>
                <w:b/>
                <w:lang w:val="en-US"/>
              </w:rPr>
            </w:pPr>
            <w:r w:rsidRPr="008B425B">
              <w:rPr>
                <w:rFonts w:eastAsia="Times New Roman" w:cstheme="majorBidi"/>
                <w:bCs w:val="0"/>
                <w:iCs w:val="0"/>
                <w:color w:val="000000"/>
                <w:lang w:eastAsia="de-DE"/>
              </w:rPr>
              <w:t>UNICA</w:t>
            </w:r>
          </w:p>
        </w:tc>
      </w:tr>
      <w:tr w:rsidR="00D722AC" w:rsidRPr="008B425B" w14:paraId="06293FF1" w14:textId="77777777" w:rsidTr="006717C9">
        <w:trPr>
          <w:jc w:val="center"/>
        </w:trPr>
        <w:tc>
          <w:tcPr>
            <w:tcW w:w="5035" w:type="dxa"/>
            <w:vAlign w:val="bottom"/>
          </w:tcPr>
          <w:p w14:paraId="583A80BC" w14:textId="5B7A4C27" w:rsidR="00D722AC" w:rsidRPr="008B425B" w:rsidRDefault="00D722AC" w:rsidP="00D722AC">
            <w:pPr>
              <w:spacing w:after="0"/>
              <w:rPr>
                <w:rFonts w:cstheme="majorBidi"/>
              </w:rPr>
            </w:pPr>
            <w:r w:rsidRPr="008B425B">
              <w:rPr>
                <w:rFonts w:eastAsia="Times New Roman" w:cstheme="majorBidi"/>
                <w:bCs w:val="0"/>
                <w:iCs w:val="0"/>
                <w:color w:val="000000"/>
                <w:lang w:eastAsia="de-DE"/>
              </w:rPr>
              <w:t>IEEE Transactions on Pattern Analysis and Machine Intelligence</w:t>
            </w:r>
          </w:p>
        </w:tc>
        <w:tc>
          <w:tcPr>
            <w:tcW w:w="3240" w:type="dxa"/>
            <w:vAlign w:val="bottom"/>
          </w:tcPr>
          <w:p w14:paraId="58A9F304" w14:textId="2EDAE934" w:rsidR="00D722AC" w:rsidRPr="008B425B" w:rsidRDefault="00D722AC" w:rsidP="00D722AC">
            <w:pPr>
              <w:jc w:val="center"/>
              <w:rPr>
                <w:rFonts w:cstheme="majorBidi"/>
                <w:b/>
              </w:rPr>
            </w:pPr>
            <w:hyperlink r:id="rId39" w:history="1">
              <w:r w:rsidRPr="008B425B">
                <w:rPr>
                  <w:rFonts w:eastAsia="Times New Roman" w:cstheme="majorBidi"/>
                  <w:bCs w:val="0"/>
                  <w:iCs w:val="0"/>
                  <w:color w:val="0563C1"/>
                  <w:u w:val="single"/>
                  <w:lang w:eastAsia="de-DE"/>
                </w:rPr>
                <w:t>https://ieeexplore.ieee.org/xpl/RecentIssue.jsp?punumber=34</w:t>
              </w:r>
            </w:hyperlink>
          </w:p>
        </w:tc>
        <w:tc>
          <w:tcPr>
            <w:tcW w:w="2250" w:type="dxa"/>
            <w:vAlign w:val="bottom"/>
          </w:tcPr>
          <w:p w14:paraId="5769853C" w14:textId="0F27098A" w:rsidR="00D722AC" w:rsidRPr="008B425B" w:rsidRDefault="00D722AC" w:rsidP="00D722AC">
            <w:pPr>
              <w:jc w:val="center"/>
              <w:rPr>
                <w:rFonts w:cstheme="majorBidi"/>
                <w:b/>
              </w:rPr>
            </w:pPr>
            <w:r w:rsidRPr="008B425B">
              <w:rPr>
                <w:rFonts w:eastAsia="Times New Roman" w:cstheme="majorBidi"/>
                <w:bCs w:val="0"/>
                <w:iCs w:val="0"/>
                <w:color w:val="000000"/>
                <w:lang w:eastAsia="de-DE"/>
              </w:rPr>
              <w:t>UNICA</w:t>
            </w:r>
          </w:p>
        </w:tc>
      </w:tr>
    </w:tbl>
    <w:p w14:paraId="1D07ADA3" w14:textId="77777777" w:rsidR="00D722AC" w:rsidRPr="008B425B" w:rsidRDefault="00D722AC" w:rsidP="00E13610">
      <w:pPr>
        <w:spacing w:before="200" w:after="200" w:line="276" w:lineRule="auto"/>
        <w:rPr>
          <w:rFonts w:cstheme="majorBidi"/>
          <w:b/>
        </w:rPr>
      </w:pPr>
    </w:p>
    <w:p w14:paraId="5335890A" w14:textId="2AEBE98A" w:rsidR="00E13610" w:rsidRPr="008B425B" w:rsidRDefault="00E13610" w:rsidP="00625CD4">
      <w:pPr>
        <w:pStyle w:val="Heading3"/>
        <w:numPr>
          <w:ilvl w:val="2"/>
          <w:numId w:val="5"/>
        </w:numPr>
        <w:rPr>
          <w:rFonts w:eastAsia="Times New Roman"/>
          <w:b/>
          <w:bCs w:val="0"/>
          <w:i/>
          <w:color w:val="auto"/>
          <w:sz w:val="24"/>
          <w:szCs w:val="24"/>
        </w:rPr>
      </w:pPr>
      <w:bookmarkStart w:id="358" w:name="_heading=h.1hmsyys" w:colFirst="0" w:colLast="0"/>
      <w:bookmarkStart w:id="359" w:name="_Toc193800333"/>
      <w:bookmarkEnd w:id="358"/>
      <w:r w:rsidRPr="008B425B">
        <w:rPr>
          <w:rFonts w:eastAsia="Times New Roman"/>
          <w:b/>
          <w:bCs w:val="0"/>
          <w:color w:val="auto"/>
          <w:sz w:val="24"/>
          <w:szCs w:val="24"/>
        </w:rPr>
        <w:t>Events</w:t>
      </w:r>
      <w:bookmarkEnd w:id="359"/>
    </w:p>
    <w:p w14:paraId="385480ED" w14:textId="75BB475F" w:rsidR="00E13610" w:rsidRPr="008B425B" w:rsidRDefault="00E13610" w:rsidP="00625CD4">
      <w:pPr>
        <w:pStyle w:val="Heading3"/>
        <w:numPr>
          <w:ilvl w:val="3"/>
          <w:numId w:val="5"/>
        </w:numPr>
        <w:rPr>
          <w:b/>
          <w:bCs w:val="0"/>
          <w:color w:val="auto"/>
          <w:lang w:val="en-US"/>
        </w:rPr>
      </w:pPr>
      <w:bookmarkStart w:id="360" w:name="_heading=h.41mghml" w:colFirst="0" w:colLast="0"/>
      <w:bookmarkStart w:id="361" w:name="_Toc193800334"/>
      <w:bookmarkEnd w:id="360"/>
      <w:r w:rsidRPr="008B425B">
        <w:rPr>
          <w:rFonts w:eastAsia="Times New Roman"/>
          <w:b/>
          <w:bCs w:val="0"/>
          <w:color w:val="auto"/>
          <w:sz w:val="24"/>
          <w:szCs w:val="24"/>
          <w:lang w:val="en-US"/>
        </w:rPr>
        <w:t xml:space="preserve">Events </w:t>
      </w:r>
      <w:proofErr w:type="spellStart"/>
      <w:r w:rsidRPr="008B425B">
        <w:rPr>
          <w:rFonts w:eastAsia="Times New Roman"/>
          <w:b/>
          <w:bCs w:val="0"/>
          <w:color w:val="auto"/>
          <w:sz w:val="24"/>
          <w:szCs w:val="24"/>
          <w:lang w:val="en-US"/>
        </w:rPr>
        <w:t>organised</w:t>
      </w:r>
      <w:proofErr w:type="spellEnd"/>
      <w:r w:rsidRPr="008B425B">
        <w:rPr>
          <w:rFonts w:eastAsia="Times New Roman"/>
          <w:b/>
          <w:bCs w:val="0"/>
          <w:color w:val="auto"/>
          <w:sz w:val="24"/>
          <w:szCs w:val="24"/>
          <w:lang w:val="en-US"/>
        </w:rPr>
        <w:t xml:space="preserve"> by the consortium</w:t>
      </w:r>
      <w:bookmarkEnd w:id="361"/>
    </w:p>
    <w:p w14:paraId="30994B76" w14:textId="3360A977" w:rsidR="008C1DCB" w:rsidRPr="008B425B" w:rsidRDefault="008C1DCB" w:rsidP="008C1DCB">
      <w:pPr>
        <w:spacing w:before="200" w:after="200" w:line="276" w:lineRule="auto"/>
        <w:rPr>
          <w:rFonts w:cstheme="majorBidi"/>
          <w:bCs w:val="0"/>
          <w:lang w:val="en-US"/>
        </w:rPr>
      </w:pPr>
      <w:proofErr w:type="spellStart"/>
      <w:r w:rsidRPr="008B425B">
        <w:rPr>
          <w:rFonts w:cstheme="majorBidi"/>
          <w:bCs w:val="0"/>
          <w:lang w:val="en-US"/>
        </w:rPr>
        <w:t>CoEvolution</w:t>
      </w:r>
      <w:proofErr w:type="spellEnd"/>
      <w:r w:rsidRPr="008B425B">
        <w:rPr>
          <w:rFonts w:cstheme="majorBidi"/>
          <w:bCs w:val="0"/>
          <w:lang w:val="en-US"/>
        </w:rPr>
        <w:t xml:space="preserve"> is committed to </w:t>
      </w:r>
      <w:proofErr w:type="spellStart"/>
      <w:r w:rsidRPr="008B425B">
        <w:rPr>
          <w:rFonts w:cstheme="majorBidi"/>
          <w:bCs w:val="0"/>
          <w:lang w:val="en-US"/>
        </w:rPr>
        <w:t>organising</w:t>
      </w:r>
      <w:proofErr w:type="spellEnd"/>
      <w:r w:rsidRPr="008B425B">
        <w:rPr>
          <w:rFonts w:cstheme="majorBidi"/>
          <w:bCs w:val="0"/>
          <w:lang w:val="en-US"/>
        </w:rPr>
        <w:t xml:space="preserve"> a diverse range of events to effectively disseminate the project's progress, foster collaboration, and </w:t>
      </w:r>
      <w:proofErr w:type="spellStart"/>
      <w:r w:rsidRPr="008B425B">
        <w:rPr>
          <w:rFonts w:cstheme="majorBidi"/>
          <w:bCs w:val="0"/>
          <w:lang w:val="en-US"/>
        </w:rPr>
        <w:t>maximise</w:t>
      </w:r>
      <w:proofErr w:type="spellEnd"/>
      <w:r w:rsidRPr="008B425B">
        <w:rPr>
          <w:rFonts w:cstheme="majorBidi"/>
          <w:bCs w:val="0"/>
          <w:lang w:val="en-US"/>
        </w:rPr>
        <w:t xml:space="preserve"> stakeholder engagement. These events will align with the project's objectives and provide key stakeholders with valuable insights into </w:t>
      </w:r>
      <w:proofErr w:type="spellStart"/>
      <w:r w:rsidRPr="008B425B">
        <w:rPr>
          <w:rFonts w:cstheme="majorBidi"/>
          <w:bCs w:val="0"/>
          <w:lang w:val="en-US"/>
        </w:rPr>
        <w:t>CoEvolution’s</w:t>
      </w:r>
      <w:proofErr w:type="spellEnd"/>
      <w:r w:rsidRPr="008B425B">
        <w:rPr>
          <w:rFonts w:cstheme="majorBidi"/>
          <w:bCs w:val="0"/>
          <w:lang w:val="en-US"/>
        </w:rPr>
        <w:t xml:space="preserve"> advancements and outcomes.</w:t>
      </w:r>
    </w:p>
    <w:p w14:paraId="4278B27C" w14:textId="14223943" w:rsidR="008C1DCB" w:rsidRPr="008B425B" w:rsidRDefault="008C1DCB" w:rsidP="008C1DCB">
      <w:pPr>
        <w:spacing w:before="200" w:after="200" w:line="276" w:lineRule="auto"/>
        <w:rPr>
          <w:rFonts w:cstheme="majorBidi"/>
          <w:bCs w:val="0"/>
          <w:lang w:val="en-US"/>
        </w:rPr>
      </w:pPr>
      <w:r w:rsidRPr="008B425B">
        <w:rPr>
          <w:rFonts w:cstheme="majorBidi"/>
          <w:bCs w:val="0"/>
          <w:lang w:val="en-US"/>
        </w:rPr>
        <w:t xml:space="preserve">Specifically, </w:t>
      </w:r>
      <w:proofErr w:type="spellStart"/>
      <w:r w:rsidRPr="008B425B">
        <w:rPr>
          <w:rFonts w:cstheme="majorBidi"/>
          <w:bCs w:val="0"/>
          <w:lang w:val="en-US"/>
        </w:rPr>
        <w:t>CoEvolution</w:t>
      </w:r>
      <w:proofErr w:type="spellEnd"/>
      <w:r w:rsidRPr="008B425B">
        <w:rPr>
          <w:rFonts w:cstheme="majorBidi"/>
          <w:bCs w:val="0"/>
          <w:lang w:val="en-US"/>
        </w:rPr>
        <w:t xml:space="preserve"> will </w:t>
      </w:r>
      <w:proofErr w:type="spellStart"/>
      <w:r w:rsidRPr="008B425B">
        <w:rPr>
          <w:rFonts w:cstheme="majorBidi"/>
          <w:bCs w:val="0"/>
          <w:lang w:val="en-US"/>
        </w:rPr>
        <w:t>organise</w:t>
      </w:r>
      <w:proofErr w:type="spellEnd"/>
      <w:r w:rsidRPr="008B425B">
        <w:rPr>
          <w:rFonts w:cstheme="majorBidi"/>
          <w:bCs w:val="0"/>
          <w:lang w:val="en-US"/>
        </w:rPr>
        <w:t>:</w:t>
      </w:r>
    </w:p>
    <w:p w14:paraId="2B6414B1" w14:textId="49F914D4"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2 Use Case Workshops to engage stakeholders and demonstrate real-world applications of the project’s solutions.</w:t>
      </w:r>
    </w:p>
    <w:p w14:paraId="397A9561"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lastRenderedPageBreak/>
        <w:t>2 Technical Workshops to present and discuss the project's technical innovations with experts and researchers.</w:t>
      </w:r>
    </w:p>
    <w:p w14:paraId="2EC1843B" w14:textId="73B497B6"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Online Training Tutorials to provide hands-on guidance and practical knowledge to interested audiences.</w:t>
      </w:r>
    </w:p>
    <w:p w14:paraId="50FA84AE"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2 Summer Schools to educate and train early-career researchers and professionals in relevant domains.</w:t>
      </w:r>
    </w:p>
    <w:p w14:paraId="35C0D85C"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3 Webinars to disseminate project updates and key findings to a broader audience.</w:t>
      </w:r>
    </w:p>
    <w:p w14:paraId="42391066" w14:textId="77777777" w:rsidR="008C1DCB" w:rsidRPr="008B425B" w:rsidRDefault="008C1DCB" w:rsidP="008C1DCB">
      <w:pPr>
        <w:pStyle w:val="ListParagraph"/>
        <w:numPr>
          <w:ilvl w:val="0"/>
          <w:numId w:val="21"/>
        </w:numPr>
        <w:spacing w:before="200" w:after="200" w:line="276" w:lineRule="auto"/>
        <w:rPr>
          <w:rFonts w:cstheme="majorBidi"/>
          <w:bCs w:val="0"/>
          <w:lang w:val="en-US"/>
        </w:rPr>
      </w:pPr>
      <w:r w:rsidRPr="008B425B">
        <w:rPr>
          <w:rFonts w:cstheme="majorBidi"/>
          <w:bCs w:val="0"/>
          <w:lang w:val="en-US"/>
        </w:rPr>
        <w:t xml:space="preserve">3 Industrial Panels to facilitate discussions with industry leaders on the adoption and impact of </w:t>
      </w:r>
      <w:proofErr w:type="spellStart"/>
      <w:r w:rsidRPr="008B425B">
        <w:rPr>
          <w:rFonts w:cstheme="majorBidi"/>
          <w:bCs w:val="0"/>
          <w:lang w:val="en-US"/>
        </w:rPr>
        <w:t>CoEvolution</w:t>
      </w:r>
      <w:proofErr w:type="spellEnd"/>
      <w:r w:rsidRPr="008B425B">
        <w:rPr>
          <w:rFonts w:cstheme="majorBidi"/>
          <w:bCs w:val="0"/>
          <w:lang w:val="en-US"/>
        </w:rPr>
        <w:t xml:space="preserve"> technologies.</w:t>
      </w:r>
    </w:p>
    <w:p w14:paraId="3D9D40D5" w14:textId="177CB15B" w:rsidR="008C1DCB" w:rsidRPr="008B425B" w:rsidRDefault="008C1DCB" w:rsidP="007B774D">
      <w:pPr>
        <w:spacing w:before="200" w:after="200" w:line="276" w:lineRule="auto"/>
        <w:rPr>
          <w:rFonts w:cstheme="majorBidi"/>
          <w:bCs w:val="0"/>
          <w:lang w:val="en-US"/>
        </w:rPr>
      </w:pPr>
      <w:r w:rsidRPr="008B425B">
        <w:rPr>
          <w:rFonts w:cstheme="majorBidi"/>
          <w:bCs w:val="0"/>
          <w:lang w:val="en-US"/>
        </w:rPr>
        <w:t xml:space="preserve">These events will serve as key dissemination and engagement opportunities, ensuring that project results reach the relevant communities, fostering knowledge exchange, and encouraging the adoption of </w:t>
      </w:r>
      <w:proofErr w:type="spellStart"/>
      <w:r w:rsidRPr="008B425B">
        <w:rPr>
          <w:rFonts w:cstheme="majorBidi"/>
          <w:bCs w:val="0"/>
          <w:lang w:val="en-US"/>
        </w:rPr>
        <w:t>CoEvolution’s</w:t>
      </w:r>
      <w:proofErr w:type="spellEnd"/>
      <w:r w:rsidRPr="008B425B">
        <w:rPr>
          <w:rFonts w:cstheme="majorBidi"/>
          <w:bCs w:val="0"/>
          <w:lang w:val="en-US"/>
        </w:rPr>
        <w:t xml:space="preserve"> innovations.</w:t>
      </w:r>
    </w:p>
    <w:p w14:paraId="525A5B7C" w14:textId="4ADA48EA" w:rsidR="00E13610" w:rsidRPr="008B425B" w:rsidRDefault="00E13610" w:rsidP="00625CD4">
      <w:pPr>
        <w:pStyle w:val="Heading4"/>
        <w:numPr>
          <w:ilvl w:val="3"/>
          <w:numId w:val="5"/>
        </w:numPr>
        <w:rPr>
          <w:b/>
          <w:bCs w:val="0"/>
          <w:color w:val="auto"/>
          <w:lang w:val="en-US"/>
        </w:rPr>
      </w:pPr>
      <w:bookmarkStart w:id="362" w:name="_heading=h.2grqrue" w:colFirst="0" w:colLast="0"/>
      <w:bookmarkEnd w:id="362"/>
      <w:r w:rsidRPr="008B425B">
        <w:rPr>
          <w:rFonts w:eastAsia="Times New Roman"/>
          <w:b/>
          <w:bCs w:val="0"/>
          <w:iCs/>
          <w:color w:val="auto"/>
          <w:lang w:val="en-US"/>
        </w:rPr>
        <w:t xml:space="preserve">Event </w:t>
      </w:r>
      <w:proofErr w:type="spellStart"/>
      <w:r w:rsidRPr="008B425B">
        <w:rPr>
          <w:rFonts w:eastAsia="Times New Roman"/>
          <w:b/>
          <w:bCs w:val="0"/>
          <w:iCs/>
          <w:color w:val="auto"/>
          <w:lang w:val="en-US"/>
        </w:rPr>
        <w:t>organised</w:t>
      </w:r>
      <w:proofErr w:type="spellEnd"/>
      <w:r w:rsidRPr="008B425B">
        <w:rPr>
          <w:rFonts w:eastAsia="Times New Roman"/>
          <w:b/>
          <w:bCs w:val="0"/>
          <w:iCs/>
          <w:color w:val="auto"/>
          <w:lang w:val="en-US"/>
        </w:rPr>
        <w:t xml:space="preserve"> by the partners of the consortium </w:t>
      </w:r>
    </w:p>
    <w:p w14:paraId="6F748C58" w14:textId="77777777" w:rsidR="00E13610" w:rsidRPr="008B425B" w:rsidRDefault="00E13610" w:rsidP="00E13610">
      <w:pPr>
        <w:spacing w:before="200" w:after="200" w:line="276" w:lineRule="auto"/>
        <w:rPr>
          <w:rFonts w:cstheme="majorBidi"/>
          <w:b/>
          <w:bCs w:val="0"/>
          <w:i/>
          <w:lang w:val="en-US"/>
        </w:rPr>
      </w:pPr>
      <w:r w:rsidRPr="008B425B">
        <w:rPr>
          <w:rFonts w:cstheme="majorBidi"/>
          <w:b/>
          <w:bCs w:val="0"/>
          <w:lang w:val="en-US"/>
        </w:rPr>
        <w:t>Contributors: All</w:t>
      </w:r>
    </w:p>
    <w:p w14:paraId="1BA9000B" w14:textId="3BDCCC5E" w:rsidR="0018600A" w:rsidRDefault="00E13610" w:rsidP="00AA7BEB">
      <w:pPr>
        <w:spacing w:before="200" w:after="200" w:line="276" w:lineRule="auto"/>
        <w:rPr>
          <w:ins w:id="363" w:author="Jihane Najar" w:date="2025-04-09T15:19:00Z" w16du:dateUtc="2025-04-09T13:19:00Z"/>
          <w:rFonts w:cstheme="majorBidi"/>
          <w:bCs w:val="0"/>
          <w:iCs w:val="0"/>
          <w:lang w:val="en-US"/>
        </w:rPr>
      </w:pPr>
      <w:del w:id="364" w:author="Jihane Najar" w:date="2025-04-09T15:18:00Z" w16du:dateUtc="2025-04-09T13:18:00Z">
        <w:r w:rsidRPr="008B425B" w:rsidDel="0018600A">
          <w:rPr>
            <w:rFonts w:cstheme="majorBidi"/>
            <w:bCs w:val="0"/>
            <w:i/>
            <w:iCs w:val="0"/>
            <w:color w:val="C45911" w:themeColor="accent2" w:themeShade="BF"/>
            <w:lang w:val="en-US"/>
          </w:rPr>
          <w:delText>The partner that intends to organise an event should include a brief description of the event, highlighting its purpose, objectives, and relevance to the project. Explain how the event aligns with the project's goals and contributes to its overall objectives.</w:delText>
        </w:r>
      </w:del>
      <w:ins w:id="365" w:author="Jihane Najar" w:date="2025-04-09T15:17:00Z">
        <w:r w:rsidR="0018600A" w:rsidRPr="0018600A">
          <w:rPr>
            <w:rFonts w:cstheme="majorBidi"/>
            <w:bCs w:val="0"/>
            <w:iCs w:val="0"/>
            <w:lang w:val="en-US"/>
            <w:rPrChange w:id="366" w:author="Jihane Najar" w:date="2025-04-09T15:18:00Z" w16du:dateUtc="2025-04-09T13:18:00Z">
              <w:rPr>
                <w:rFonts w:cstheme="majorBidi"/>
                <w:b/>
                <w:i/>
                <w:color w:val="C45911" w:themeColor="accent2" w:themeShade="BF"/>
              </w:rPr>
            </w:rPrChange>
          </w:rPr>
          <w:t xml:space="preserve">As part of our ongoing efforts to disseminate the </w:t>
        </w:r>
        <w:proofErr w:type="spellStart"/>
        <w:r w:rsidR="0018600A" w:rsidRPr="0018600A">
          <w:rPr>
            <w:rFonts w:cstheme="majorBidi"/>
            <w:bCs w:val="0"/>
            <w:iCs w:val="0"/>
            <w:lang w:val="en-US"/>
            <w:rPrChange w:id="367" w:author="Jihane Najar" w:date="2025-04-09T15:18:00Z" w16du:dateUtc="2025-04-09T13:18:00Z">
              <w:rPr>
                <w:rFonts w:cstheme="majorBidi"/>
                <w:b/>
                <w:i/>
                <w:color w:val="C45911" w:themeColor="accent2" w:themeShade="BF"/>
              </w:rPr>
            </w:rPrChange>
          </w:rPr>
          <w:t>CoEvolution</w:t>
        </w:r>
        <w:proofErr w:type="spellEnd"/>
        <w:r w:rsidR="0018600A" w:rsidRPr="0018600A">
          <w:rPr>
            <w:rFonts w:cstheme="majorBidi"/>
            <w:bCs w:val="0"/>
            <w:iCs w:val="0"/>
            <w:lang w:val="en-US"/>
            <w:rPrChange w:id="368" w:author="Jihane Najar" w:date="2025-04-09T15:18:00Z" w16du:dateUtc="2025-04-09T13:18:00Z">
              <w:rPr>
                <w:rFonts w:cstheme="majorBidi"/>
                <w:b/>
                <w:i/>
                <w:color w:val="C45911" w:themeColor="accent2" w:themeShade="BF"/>
              </w:rPr>
            </w:rPrChange>
          </w:rPr>
          <w:t xml:space="preserve"> project's advancements and foster collaboration, several events are already planned by the partners. These include the </w:t>
        </w:r>
        <w:r w:rsidR="0018600A" w:rsidRPr="0018600A">
          <w:rPr>
            <w:rFonts w:cstheme="majorBidi"/>
            <w:b/>
            <w:iCs w:val="0"/>
            <w:lang w:val="en-US"/>
            <w:rPrChange w:id="369" w:author="Jihane Najar" w:date="2025-04-09T15:18:00Z" w16du:dateUtc="2025-04-09T13:18:00Z">
              <w:rPr>
                <w:rFonts w:cstheme="majorBidi"/>
                <w:b/>
                <w:bCs w:val="0"/>
                <w:i/>
                <w:color w:val="C45911" w:themeColor="accent2" w:themeShade="BF"/>
              </w:rPr>
            </w:rPrChange>
          </w:rPr>
          <w:t>5th Workshop on Flexible Resource and Application Management on the Edge</w:t>
        </w:r>
        <w:r w:rsidR="0018600A" w:rsidRPr="0018600A">
          <w:rPr>
            <w:rFonts w:cstheme="majorBidi"/>
            <w:bCs w:val="0"/>
            <w:iCs w:val="0"/>
            <w:lang w:val="en-US"/>
            <w:rPrChange w:id="370" w:author="Jihane Najar" w:date="2025-04-09T15:18:00Z" w16du:dateUtc="2025-04-09T13:18:00Z">
              <w:rPr>
                <w:rFonts w:cstheme="majorBidi"/>
                <w:b/>
                <w:i/>
                <w:color w:val="C45911" w:themeColor="accent2" w:themeShade="BF"/>
              </w:rPr>
            </w:rPrChange>
          </w:rPr>
          <w:t xml:space="preserve"> (M9) </w:t>
        </w:r>
        <w:proofErr w:type="spellStart"/>
        <w:r w:rsidR="0018600A" w:rsidRPr="0018600A">
          <w:rPr>
            <w:rFonts w:cstheme="majorBidi"/>
            <w:bCs w:val="0"/>
            <w:iCs w:val="0"/>
            <w:lang w:val="en-US"/>
            <w:rPrChange w:id="371" w:author="Jihane Najar" w:date="2025-04-09T15:18:00Z" w16du:dateUtc="2025-04-09T13:18:00Z">
              <w:rPr>
                <w:rFonts w:cstheme="majorBidi"/>
                <w:b/>
                <w:i/>
                <w:color w:val="C45911" w:themeColor="accent2" w:themeShade="BF"/>
              </w:rPr>
            </w:rPrChange>
          </w:rPr>
          <w:t>organised</w:t>
        </w:r>
        <w:proofErr w:type="spellEnd"/>
        <w:r w:rsidR="0018600A" w:rsidRPr="0018600A">
          <w:rPr>
            <w:rFonts w:cstheme="majorBidi"/>
            <w:bCs w:val="0"/>
            <w:iCs w:val="0"/>
            <w:lang w:val="en-US"/>
            <w:rPrChange w:id="372" w:author="Jihane Najar" w:date="2025-04-09T15:18:00Z" w16du:dateUtc="2025-04-09T13:18:00Z">
              <w:rPr>
                <w:rFonts w:cstheme="majorBidi"/>
                <w:b/>
                <w:i/>
                <w:color w:val="C45911" w:themeColor="accent2" w:themeShade="BF"/>
              </w:rPr>
            </w:rPrChange>
          </w:rPr>
          <w:t xml:space="preserve"> by ICCS, the </w:t>
        </w:r>
        <w:proofErr w:type="spellStart"/>
        <w:r w:rsidR="0018600A" w:rsidRPr="0018600A">
          <w:rPr>
            <w:rFonts w:cstheme="majorBidi"/>
            <w:b/>
            <w:iCs w:val="0"/>
            <w:lang w:val="en-US"/>
            <w:rPrChange w:id="373" w:author="Jihane Najar" w:date="2025-04-09T15:18:00Z" w16du:dateUtc="2025-04-09T13:18:00Z">
              <w:rPr>
                <w:rFonts w:cstheme="majorBidi"/>
                <w:b/>
                <w:bCs w:val="0"/>
                <w:i/>
                <w:color w:val="C45911" w:themeColor="accent2" w:themeShade="BF"/>
              </w:rPr>
            </w:rPrChange>
          </w:rPr>
          <w:t>Standardisation</w:t>
        </w:r>
        <w:proofErr w:type="spellEnd"/>
        <w:r w:rsidR="0018600A" w:rsidRPr="0018600A">
          <w:rPr>
            <w:rFonts w:cstheme="majorBidi"/>
            <w:b/>
            <w:iCs w:val="0"/>
            <w:lang w:val="en-US"/>
            <w:rPrChange w:id="374" w:author="Jihane Najar" w:date="2025-04-09T15:18:00Z" w16du:dateUtc="2025-04-09T13:18:00Z">
              <w:rPr>
                <w:rFonts w:cstheme="majorBidi"/>
                <w:b/>
                <w:bCs w:val="0"/>
                <w:i/>
                <w:color w:val="C45911" w:themeColor="accent2" w:themeShade="BF"/>
              </w:rPr>
            </w:rPrChange>
          </w:rPr>
          <w:t xml:space="preserve"> Workshop</w:t>
        </w:r>
        <w:r w:rsidR="0018600A" w:rsidRPr="0018600A">
          <w:rPr>
            <w:rFonts w:cstheme="majorBidi"/>
            <w:bCs w:val="0"/>
            <w:iCs w:val="0"/>
            <w:lang w:val="en-US"/>
            <w:rPrChange w:id="375" w:author="Jihane Najar" w:date="2025-04-09T15:18:00Z" w16du:dateUtc="2025-04-09T13:18:00Z">
              <w:rPr>
                <w:rFonts w:cstheme="majorBidi"/>
                <w:b/>
                <w:i/>
                <w:color w:val="C45911" w:themeColor="accent2" w:themeShade="BF"/>
              </w:rPr>
            </w:rPrChange>
          </w:rPr>
          <w:t xml:space="preserve"> (M18-M19), which could be a joint event where key insights and lessons learned from the standardization journeys of various projects will be exchanged, </w:t>
        </w:r>
        <w:proofErr w:type="spellStart"/>
        <w:r w:rsidR="0018600A" w:rsidRPr="0018600A">
          <w:rPr>
            <w:rFonts w:cstheme="majorBidi"/>
            <w:bCs w:val="0"/>
            <w:iCs w:val="0"/>
            <w:lang w:val="en-US"/>
            <w:rPrChange w:id="376" w:author="Jihane Najar" w:date="2025-04-09T15:18:00Z" w16du:dateUtc="2025-04-09T13:18:00Z">
              <w:rPr>
                <w:rFonts w:cstheme="majorBidi"/>
                <w:b/>
                <w:i/>
                <w:color w:val="C45911" w:themeColor="accent2" w:themeShade="BF"/>
              </w:rPr>
            </w:rPrChange>
          </w:rPr>
          <w:t>organised</w:t>
        </w:r>
        <w:proofErr w:type="spellEnd"/>
        <w:r w:rsidR="0018600A" w:rsidRPr="0018600A">
          <w:rPr>
            <w:rFonts w:cstheme="majorBidi"/>
            <w:bCs w:val="0"/>
            <w:iCs w:val="0"/>
            <w:lang w:val="en-US"/>
            <w:rPrChange w:id="377" w:author="Jihane Najar" w:date="2025-04-09T15:18:00Z" w16du:dateUtc="2025-04-09T13:18:00Z">
              <w:rPr>
                <w:rFonts w:cstheme="majorBidi"/>
                <w:b/>
                <w:i/>
                <w:color w:val="C45911" w:themeColor="accent2" w:themeShade="BF"/>
              </w:rPr>
            </w:rPrChange>
          </w:rPr>
          <w:t xml:space="preserve"> by CBRL, and the </w:t>
        </w:r>
        <w:r w:rsidR="0018600A" w:rsidRPr="0018600A">
          <w:rPr>
            <w:rFonts w:cstheme="majorBidi"/>
            <w:b/>
            <w:iCs w:val="0"/>
            <w:lang w:val="en-US"/>
            <w:rPrChange w:id="378" w:author="Jihane Najar" w:date="2025-04-09T15:18:00Z" w16du:dateUtc="2025-04-09T13:18:00Z">
              <w:rPr>
                <w:rFonts w:cstheme="majorBidi"/>
                <w:b/>
                <w:bCs w:val="0"/>
                <w:i/>
                <w:color w:val="C45911" w:themeColor="accent2" w:themeShade="BF"/>
              </w:rPr>
            </w:rPrChange>
          </w:rPr>
          <w:t>Workshop on Technologies for Autonomous Driving</w:t>
        </w:r>
        <w:r w:rsidR="0018600A" w:rsidRPr="0018600A">
          <w:rPr>
            <w:rFonts w:cstheme="majorBidi"/>
            <w:bCs w:val="0"/>
            <w:iCs w:val="0"/>
            <w:lang w:val="en-US"/>
            <w:rPrChange w:id="379" w:author="Jihane Najar" w:date="2025-04-09T15:18:00Z" w16du:dateUtc="2025-04-09T13:18:00Z">
              <w:rPr>
                <w:rFonts w:cstheme="majorBidi"/>
                <w:b/>
                <w:i/>
                <w:color w:val="C45911" w:themeColor="accent2" w:themeShade="BF"/>
              </w:rPr>
            </w:rPrChange>
          </w:rPr>
          <w:t xml:space="preserve"> as part of the </w:t>
        </w:r>
        <w:r w:rsidR="0018600A" w:rsidRPr="0018600A">
          <w:rPr>
            <w:rFonts w:cstheme="majorBidi"/>
            <w:b/>
            <w:iCs w:val="0"/>
            <w:lang w:val="en-US"/>
            <w:rPrChange w:id="380" w:author="Jihane Najar" w:date="2025-04-09T15:19:00Z" w16du:dateUtc="2025-04-09T13:19:00Z">
              <w:rPr>
                <w:rFonts w:cstheme="majorBidi"/>
                <w:b/>
                <w:bCs w:val="0"/>
                <w:i/>
                <w:color w:val="C45911" w:themeColor="accent2" w:themeShade="BF"/>
              </w:rPr>
            </w:rPrChange>
          </w:rPr>
          <w:t>2025 IEEE International Smart Cities Conference</w:t>
        </w:r>
        <w:r w:rsidR="0018600A" w:rsidRPr="0018600A">
          <w:rPr>
            <w:rFonts w:cstheme="majorBidi"/>
            <w:bCs w:val="0"/>
            <w:iCs w:val="0"/>
            <w:lang w:val="en-US"/>
            <w:rPrChange w:id="381" w:author="Jihane Najar" w:date="2025-04-09T15:18:00Z" w16du:dateUtc="2025-04-09T13:18:00Z">
              <w:rPr>
                <w:rFonts w:cstheme="majorBidi"/>
                <w:b/>
                <w:i/>
                <w:color w:val="C45911" w:themeColor="accent2" w:themeShade="BF"/>
              </w:rPr>
            </w:rPrChange>
          </w:rPr>
          <w:t xml:space="preserve"> (M6-M12), </w:t>
        </w:r>
        <w:proofErr w:type="spellStart"/>
        <w:r w:rsidR="0018600A" w:rsidRPr="0018600A">
          <w:rPr>
            <w:rFonts w:cstheme="majorBidi"/>
            <w:bCs w:val="0"/>
            <w:iCs w:val="0"/>
            <w:lang w:val="en-US"/>
            <w:rPrChange w:id="382" w:author="Jihane Najar" w:date="2025-04-09T15:18:00Z" w16du:dateUtc="2025-04-09T13:18:00Z">
              <w:rPr>
                <w:rFonts w:cstheme="majorBidi"/>
                <w:b/>
                <w:i/>
                <w:color w:val="C45911" w:themeColor="accent2" w:themeShade="BF"/>
              </w:rPr>
            </w:rPrChange>
          </w:rPr>
          <w:t>organised</w:t>
        </w:r>
        <w:proofErr w:type="spellEnd"/>
        <w:r w:rsidR="0018600A" w:rsidRPr="0018600A">
          <w:rPr>
            <w:rFonts w:cstheme="majorBidi"/>
            <w:bCs w:val="0"/>
            <w:iCs w:val="0"/>
            <w:lang w:val="en-US"/>
            <w:rPrChange w:id="383" w:author="Jihane Najar" w:date="2025-04-09T15:18:00Z" w16du:dateUtc="2025-04-09T13:18:00Z">
              <w:rPr>
                <w:rFonts w:cstheme="majorBidi"/>
                <w:b/>
                <w:i/>
                <w:color w:val="C45911" w:themeColor="accent2" w:themeShade="BF"/>
              </w:rPr>
            </w:rPrChange>
          </w:rPr>
          <w:t xml:space="preserve"> by ISI and AVI. </w:t>
        </w:r>
      </w:ins>
    </w:p>
    <w:p w14:paraId="3C437C94" w14:textId="23EECFDC" w:rsidR="0018600A" w:rsidRPr="0018600A" w:rsidRDefault="0018600A" w:rsidP="0018600A">
      <w:pPr>
        <w:spacing w:before="200" w:after="200" w:line="276" w:lineRule="auto"/>
        <w:rPr>
          <w:rFonts w:cstheme="majorBidi"/>
          <w:bCs w:val="0"/>
          <w:iCs w:val="0"/>
          <w:lang w:val="en-US"/>
          <w:rPrChange w:id="384" w:author="Jihane Najar" w:date="2025-04-09T15:18:00Z" w16du:dateUtc="2025-04-09T13:18:00Z">
            <w:rPr>
              <w:rFonts w:cstheme="majorBidi"/>
              <w:b/>
              <w:bCs w:val="0"/>
              <w:i/>
              <w:iCs w:val="0"/>
              <w:color w:val="C45911" w:themeColor="accent2" w:themeShade="BF"/>
              <w:lang w:val="en-US"/>
            </w:rPr>
          </w:rPrChange>
        </w:rPr>
      </w:pPr>
      <w:ins w:id="385" w:author="Jihane Najar" w:date="2025-04-09T15:17:00Z">
        <w:r w:rsidRPr="0018600A">
          <w:rPr>
            <w:rFonts w:cstheme="majorBidi"/>
            <w:bCs w:val="0"/>
            <w:iCs w:val="0"/>
            <w:lang w:val="en-US"/>
            <w:rPrChange w:id="386" w:author="Jihane Najar" w:date="2025-04-09T15:18:00Z" w16du:dateUtc="2025-04-09T13:18:00Z">
              <w:rPr>
                <w:rFonts w:cstheme="majorBidi"/>
                <w:b/>
                <w:i/>
                <w:color w:val="C45911" w:themeColor="accent2" w:themeShade="BF"/>
              </w:rPr>
            </w:rPrChange>
          </w:rPr>
          <w:t>However, as we are currently in Month 6 of the project, the full list of events is still under development, and additional workshops and dissemination activities will be planned as the project progresses.</w:t>
        </w:r>
      </w:ins>
    </w:p>
    <w:p w14:paraId="57AED013" w14:textId="77777777" w:rsidR="00E13610" w:rsidRPr="008B425B" w:rsidRDefault="00E13610" w:rsidP="00625CD4">
      <w:pPr>
        <w:pStyle w:val="Heading2"/>
        <w:numPr>
          <w:ilvl w:val="1"/>
          <w:numId w:val="5"/>
        </w:numPr>
        <w:rPr>
          <w:rFonts w:asciiTheme="majorBidi" w:hAnsiTheme="majorBidi"/>
          <w:b/>
          <w:bCs w:val="0"/>
          <w:color w:val="auto"/>
          <w:sz w:val="24"/>
          <w:szCs w:val="24"/>
        </w:rPr>
      </w:pPr>
      <w:bookmarkStart w:id="387" w:name="_heading=h.vx1227" w:colFirst="0" w:colLast="0"/>
      <w:bookmarkStart w:id="388" w:name="_Toc193800335"/>
      <w:bookmarkEnd w:id="387"/>
      <w:r w:rsidRPr="008B425B">
        <w:rPr>
          <w:rFonts w:asciiTheme="majorBidi" w:hAnsiTheme="majorBidi"/>
          <w:b/>
          <w:bCs w:val="0"/>
          <w:color w:val="auto"/>
          <w:sz w:val="24"/>
          <w:szCs w:val="24"/>
        </w:rPr>
        <w:t>Funding information</w:t>
      </w:r>
      <w:bookmarkEnd w:id="388"/>
    </w:p>
    <w:p w14:paraId="5678B44B" w14:textId="4F706397" w:rsidR="00A72BF5" w:rsidRPr="008B425B" w:rsidRDefault="007B774D" w:rsidP="00E924DE">
      <w:pPr>
        <w:pStyle w:val="BodyText"/>
      </w:pPr>
      <w:r w:rsidRPr="008B425B">
        <w:t xml:space="preserve">In strict adherence to the guidelines provided by the European Commission (EC), it is mandatory that </w:t>
      </w:r>
      <w:r w:rsidR="00BE5583" w:rsidRPr="008B425B">
        <w:t>all communication materials and dissemination of results should demonstrate the visibility of EU funding, by displaying the EU emblem (</w:t>
      </w:r>
      <w:r w:rsidR="00BE5583" w:rsidRPr="008B425B">
        <w:fldChar w:fldCharType="begin"/>
      </w:r>
      <w:r w:rsidR="00BE5583" w:rsidRPr="008B425B">
        <w:instrText xml:space="preserve"> REF _Ref193449724 \h </w:instrText>
      </w:r>
      <w:r w:rsidR="008B425B" w:rsidRPr="008B425B">
        <w:instrText xml:space="preserve"> \* MERGEFORMAT </w:instrText>
      </w:r>
      <w:r w:rsidR="00BE5583" w:rsidRPr="008B425B">
        <w:fldChar w:fldCharType="separate"/>
      </w:r>
      <w:r w:rsidR="00BE5583" w:rsidRPr="008B425B">
        <w:rPr>
          <w:b/>
          <w:bCs/>
          <w:lang w:val="en-US"/>
        </w:rPr>
        <w:t xml:space="preserve">Figure </w:t>
      </w:r>
      <w:r w:rsidR="00BE5583" w:rsidRPr="008B425B">
        <w:rPr>
          <w:b/>
          <w:bCs/>
          <w:noProof/>
          <w:lang w:val="en-US"/>
        </w:rPr>
        <w:t>12</w:t>
      </w:r>
      <w:r w:rsidR="00BE5583" w:rsidRPr="008B425B">
        <w:fldChar w:fldCharType="end"/>
      </w:r>
      <w:r w:rsidR="00BE5583" w:rsidRPr="008B425B">
        <w:t>) and including the following text:</w:t>
      </w:r>
    </w:p>
    <w:p w14:paraId="533194AE" w14:textId="3A86EF12" w:rsidR="00A72BF5" w:rsidRPr="008B425B" w:rsidRDefault="00A72BF5" w:rsidP="00A72BF5">
      <w:pPr>
        <w:pStyle w:val="BodyText"/>
        <w:rPr>
          <w:lang w:val="en-US"/>
        </w:rPr>
      </w:pPr>
      <w:r w:rsidRPr="008B425B">
        <w:rPr>
          <w:lang w:val="en-US"/>
        </w:rPr>
        <w:t>“Funded by the European Union. Views and opinions expressed are however those of the author(s) only and do not necessarily reflect those of the European Union or ECCC. Neither the European Union nor the granting authority can be held responsible for them.”</w:t>
      </w:r>
    </w:p>
    <w:p w14:paraId="6A96C855" w14:textId="77777777" w:rsidR="00BE5583" w:rsidRPr="008B425B" w:rsidRDefault="00BE5583" w:rsidP="00BE5583">
      <w:pPr>
        <w:pStyle w:val="BodyText"/>
        <w:rPr>
          <w:iCs/>
          <w:lang w:val="en-US"/>
        </w:rPr>
      </w:pPr>
    </w:p>
    <w:p w14:paraId="379D56E0" w14:textId="77777777" w:rsidR="00BE5583" w:rsidRPr="008B425B" w:rsidRDefault="008E2672" w:rsidP="00BE5583">
      <w:pPr>
        <w:keepNext/>
        <w:spacing w:before="200" w:after="200" w:line="276" w:lineRule="auto"/>
        <w:jc w:val="center"/>
      </w:pPr>
      <w:r w:rsidRPr="008B425B">
        <w:rPr>
          <w:noProof/>
        </w:rPr>
        <w:drawing>
          <wp:inline distT="0" distB="0" distL="0" distR="0" wp14:anchorId="15F0A344" wp14:editId="109CD7BB">
            <wp:extent cx="3856935" cy="809056"/>
            <wp:effectExtent l="0" t="0" r="0" b="0"/>
            <wp:docPr id="2050396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87379" cy="815442"/>
                    </a:xfrm>
                    <a:prstGeom prst="rect">
                      <a:avLst/>
                    </a:prstGeom>
                    <a:noFill/>
                    <a:ln>
                      <a:noFill/>
                    </a:ln>
                  </pic:spPr>
                </pic:pic>
              </a:graphicData>
            </a:graphic>
          </wp:inline>
        </w:drawing>
      </w:r>
    </w:p>
    <w:p w14:paraId="060D3D3C" w14:textId="2391C65A" w:rsidR="007B774D" w:rsidRPr="008B425B" w:rsidRDefault="00BE5583" w:rsidP="00BE5583">
      <w:pPr>
        <w:pStyle w:val="Caption"/>
        <w:jc w:val="center"/>
        <w:rPr>
          <w:b/>
          <w:bCs w:val="0"/>
          <w:lang w:val="en-US"/>
        </w:rPr>
      </w:pPr>
      <w:bookmarkStart w:id="389" w:name="_Ref193449724"/>
      <w:r w:rsidRPr="008B425B">
        <w:rPr>
          <w:b/>
          <w:bCs w:val="0"/>
          <w:lang w:val="en-US"/>
        </w:rPr>
        <w:t xml:space="preserve">Figure </w:t>
      </w:r>
      <w:r w:rsidRPr="008B425B">
        <w:rPr>
          <w:b/>
          <w:bCs w:val="0"/>
        </w:rPr>
        <w:fldChar w:fldCharType="begin"/>
      </w:r>
      <w:r w:rsidRPr="008B425B">
        <w:rPr>
          <w:b/>
          <w:bCs w:val="0"/>
          <w:lang w:val="en-US"/>
        </w:rPr>
        <w:instrText xml:space="preserve"> SEQ Figure \* ARABIC </w:instrText>
      </w:r>
      <w:r w:rsidRPr="008B425B">
        <w:rPr>
          <w:b/>
          <w:bCs w:val="0"/>
        </w:rPr>
        <w:fldChar w:fldCharType="separate"/>
      </w:r>
      <w:ins w:id="390" w:author="Jihane Najar" w:date="2025-04-09T15:30:00Z" w16du:dateUtc="2025-04-09T13:30:00Z">
        <w:r w:rsidR="009935C1">
          <w:rPr>
            <w:b/>
            <w:bCs w:val="0"/>
            <w:noProof/>
            <w:lang w:val="en-US"/>
          </w:rPr>
          <w:t>13</w:t>
        </w:r>
      </w:ins>
      <w:del w:id="391" w:author="Jihane Najar" w:date="2025-04-09T15:30:00Z" w16du:dateUtc="2025-04-09T13:30:00Z">
        <w:r w:rsidRPr="008B425B" w:rsidDel="009935C1">
          <w:rPr>
            <w:b/>
            <w:bCs w:val="0"/>
            <w:noProof/>
            <w:lang w:val="en-US"/>
          </w:rPr>
          <w:delText>12</w:delText>
        </w:r>
      </w:del>
      <w:r w:rsidRPr="008B425B">
        <w:rPr>
          <w:b/>
          <w:bCs w:val="0"/>
        </w:rPr>
        <w:fldChar w:fldCharType="end"/>
      </w:r>
      <w:bookmarkEnd w:id="389"/>
      <w:r w:rsidRPr="008B425B">
        <w:rPr>
          <w:b/>
          <w:bCs w:val="0"/>
          <w:lang w:val="en-US"/>
        </w:rPr>
        <w:t xml:space="preserve"> - Funded by the EU Logo</w:t>
      </w:r>
    </w:p>
    <w:p w14:paraId="79033698" w14:textId="77777777" w:rsidR="007B774D" w:rsidRPr="008B425B" w:rsidRDefault="007B774D" w:rsidP="00E13610">
      <w:pPr>
        <w:spacing w:before="200" w:after="200" w:line="276" w:lineRule="auto"/>
        <w:rPr>
          <w:rFonts w:cstheme="majorBidi"/>
          <w:b/>
          <w:bCs w:val="0"/>
          <w:i/>
          <w:lang w:val="en-US"/>
        </w:rPr>
      </w:pPr>
    </w:p>
    <w:p w14:paraId="6455F54D" w14:textId="77777777" w:rsidR="00E13610" w:rsidRPr="008B425B" w:rsidRDefault="00E13610" w:rsidP="00625CD4">
      <w:pPr>
        <w:pStyle w:val="Heading2"/>
        <w:numPr>
          <w:ilvl w:val="1"/>
          <w:numId w:val="5"/>
        </w:numPr>
        <w:rPr>
          <w:rFonts w:asciiTheme="majorBidi" w:hAnsiTheme="majorBidi"/>
          <w:b/>
          <w:bCs w:val="0"/>
          <w:color w:val="auto"/>
          <w:sz w:val="24"/>
          <w:szCs w:val="24"/>
          <w:lang w:val="en-US"/>
        </w:rPr>
      </w:pPr>
      <w:bookmarkStart w:id="392" w:name="_heading=h.3fwokq0" w:colFirst="0" w:colLast="0"/>
      <w:bookmarkStart w:id="393" w:name="_Toc193800336"/>
      <w:bookmarkEnd w:id="392"/>
      <w:r w:rsidRPr="008B425B">
        <w:rPr>
          <w:rFonts w:asciiTheme="majorBidi" w:hAnsiTheme="majorBidi"/>
          <w:b/>
          <w:bCs w:val="0"/>
          <w:color w:val="auto"/>
          <w:sz w:val="24"/>
          <w:szCs w:val="24"/>
          <w:lang w:val="en-US"/>
        </w:rPr>
        <w:t>Collaboration with other projects and initiatives</w:t>
      </w:r>
      <w:bookmarkEnd w:id="393"/>
    </w:p>
    <w:p w14:paraId="50B07898" w14:textId="2A9F3C1A" w:rsidR="00E13610" w:rsidRPr="008B425B" w:rsidRDefault="00E13610" w:rsidP="00E13610">
      <w:pPr>
        <w:rPr>
          <w:rFonts w:cstheme="majorBidi"/>
          <w:b/>
          <w:bCs w:val="0"/>
          <w:lang w:val="en-US"/>
        </w:rPr>
      </w:pPr>
      <w:r w:rsidRPr="008B425B">
        <w:rPr>
          <w:rFonts w:cstheme="majorBidi"/>
          <w:b/>
          <w:bCs w:val="0"/>
          <w:lang w:val="en-US"/>
        </w:rPr>
        <w:t xml:space="preserve">Leader: </w:t>
      </w:r>
      <w:r w:rsidR="00685FA3" w:rsidRPr="008B425B">
        <w:rPr>
          <w:rFonts w:cstheme="majorBidi"/>
          <w:b/>
          <w:bCs w:val="0"/>
          <w:lang w:val="en-US"/>
        </w:rPr>
        <w:t>ISI</w:t>
      </w:r>
      <w:r w:rsidRPr="008B425B">
        <w:rPr>
          <w:rFonts w:cstheme="majorBidi"/>
          <w:b/>
          <w:bCs w:val="0"/>
          <w:lang w:val="en-US"/>
        </w:rPr>
        <w:t xml:space="preserve"> </w:t>
      </w:r>
    </w:p>
    <w:p w14:paraId="1D0F2F18" w14:textId="4B03AB08" w:rsidR="00E13610" w:rsidRPr="008B425B" w:rsidRDefault="00E13610" w:rsidP="00E13610">
      <w:pPr>
        <w:rPr>
          <w:rFonts w:cstheme="majorBidi"/>
          <w:bCs w:val="0"/>
          <w:i/>
          <w:iCs w:val="0"/>
          <w:color w:val="C45911" w:themeColor="accent2" w:themeShade="BF"/>
          <w:lang w:val="en-US"/>
        </w:rPr>
      </w:pPr>
      <w:r w:rsidRPr="008B425B">
        <w:rPr>
          <w:rFonts w:cstheme="majorBidi"/>
          <w:bCs w:val="0"/>
          <w:i/>
          <w:iCs w:val="0"/>
          <w:color w:val="C45911" w:themeColor="accent2" w:themeShade="BF"/>
          <w:lang w:val="en-US"/>
        </w:rPr>
        <w:t>This section will outline the other projects and initiatives that our project intends to reach out to.</w:t>
      </w:r>
    </w:p>
    <w:p w14:paraId="198708F2" w14:textId="66C54020" w:rsidR="00E13610" w:rsidRPr="008B425B" w:rsidRDefault="00E13610" w:rsidP="00E13610">
      <w:pPr>
        <w:rPr>
          <w:rFonts w:cstheme="majorBidi"/>
          <w:b/>
          <w:lang w:val="en-US"/>
        </w:rPr>
      </w:pPr>
      <w:r w:rsidRPr="008B425B">
        <w:rPr>
          <w:rFonts w:cstheme="majorBidi"/>
          <w:lang w:val="en-US"/>
        </w:rPr>
        <w:br w:type="page"/>
      </w:r>
    </w:p>
    <w:p w14:paraId="2D40B9A2" w14:textId="6C2C6ED4" w:rsidR="00A17923" w:rsidRPr="008B425B" w:rsidRDefault="00E13610" w:rsidP="00A12F21">
      <w:pPr>
        <w:pStyle w:val="Heading1"/>
        <w:numPr>
          <w:ilvl w:val="0"/>
          <w:numId w:val="5"/>
        </w:numPr>
        <w:rPr>
          <w:rFonts w:asciiTheme="majorBidi" w:hAnsiTheme="majorBidi"/>
          <w:b/>
          <w:bCs w:val="0"/>
          <w:color w:val="auto"/>
          <w:sz w:val="24"/>
          <w:szCs w:val="24"/>
          <w:lang w:val="en-US"/>
        </w:rPr>
      </w:pPr>
      <w:bookmarkStart w:id="394" w:name="_heading=h.1v1yuxt" w:colFirst="0" w:colLast="0"/>
      <w:bookmarkStart w:id="395" w:name="_Toc193800337"/>
      <w:bookmarkEnd w:id="394"/>
      <w:r w:rsidRPr="008B425B">
        <w:rPr>
          <w:rFonts w:asciiTheme="majorBidi" w:hAnsiTheme="majorBidi"/>
          <w:b/>
          <w:bCs w:val="0"/>
          <w:color w:val="auto"/>
          <w:sz w:val="24"/>
          <w:szCs w:val="24"/>
          <w:lang w:val="en-US"/>
        </w:rPr>
        <w:lastRenderedPageBreak/>
        <w:t>Monitoring – KPI’s (approx. 5 pages)</w:t>
      </w:r>
      <w:bookmarkEnd w:id="395"/>
    </w:p>
    <w:p w14:paraId="1259A310" w14:textId="77777777" w:rsidR="00E13610" w:rsidRPr="008B425B" w:rsidRDefault="00E13610" w:rsidP="00625CD4">
      <w:pPr>
        <w:numPr>
          <w:ilvl w:val="1"/>
          <w:numId w:val="5"/>
        </w:numPr>
        <w:pBdr>
          <w:top w:val="nil"/>
          <w:left w:val="nil"/>
          <w:bottom w:val="nil"/>
          <w:right w:val="nil"/>
          <w:between w:val="nil"/>
        </w:pBdr>
        <w:spacing w:before="200" w:after="0" w:line="276" w:lineRule="auto"/>
        <w:jc w:val="both"/>
        <w:rPr>
          <w:rFonts w:cstheme="majorBidi"/>
          <w:b/>
          <w:bCs w:val="0"/>
        </w:rPr>
      </w:pPr>
      <w:bookmarkStart w:id="396" w:name="_heading=h.4f1mdlm" w:colFirst="0" w:colLast="0"/>
      <w:bookmarkEnd w:id="396"/>
      <w:r w:rsidRPr="008B425B">
        <w:rPr>
          <w:rFonts w:eastAsia="Times New Roman" w:cstheme="majorBidi"/>
          <w:b/>
          <w:bCs w:val="0"/>
        </w:rPr>
        <w:t>Key Performance Indicators</w:t>
      </w:r>
    </w:p>
    <w:p w14:paraId="3B2F8BB8" w14:textId="0C0DA793" w:rsidR="00A12F21" w:rsidRPr="008B425B" w:rsidRDefault="00A12F21" w:rsidP="00A12F21">
      <w:pPr>
        <w:pBdr>
          <w:top w:val="nil"/>
          <w:left w:val="nil"/>
          <w:bottom w:val="nil"/>
          <w:right w:val="nil"/>
          <w:between w:val="nil"/>
        </w:pBdr>
        <w:spacing w:after="0"/>
        <w:rPr>
          <w:rFonts w:cstheme="majorBidi"/>
          <w:iCs w:val="0"/>
          <w:lang w:val="en-US"/>
        </w:rPr>
      </w:pPr>
      <w:r w:rsidRPr="008B425B">
        <w:rPr>
          <w:rFonts w:cstheme="majorBidi"/>
          <w:iCs w:val="0"/>
          <w:lang w:val="en-US"/>
        </w:rPr>
        <w:t xml:space="preserve">Effective monitoring of Key Performance Indicators (KPIs) is essential for evaluating the execution of </w:t>
      </w:r>
      <w:proofErr w:type="spellStart"/>
      <w:r w:rsidRPr="008B425B">
        <w:rPr>
          <w:rFonts w:cstheme="majorBidi"/>
          <w:iCs w:val="0"/>
          <w:lang w:val="en-US"/>
        </w:rPr>
        <w:t>CoEvolution’s</w:t>
      </w:r>
      <w:proofErr w:type="spellEnd"/>
      <w:r w:rsidRPr="008B425B">
        <w:rPr>
          <w:rFonts w:cstheme="majorBidi"/>
          <w:iCs w:val="0"/>
          <w:lang w:val="en-US"/>
        </w:rPr>
        <w:t xml:space="preserve"> dissemination and communication strategy. Tracking these KPIs provides valuable insights into the project's impact, highlights areas for improvement, and ensures that dissemination efforts align with strategic objectives.</w:t>
      </w:r>
    </w:p>
    <w:p w14:paraId="2A0FE7B7" w14:textId="32BE97F7" w:rsidR="00A12F21" w:rsidRPr="008B425B" w:rsidRDefault="00A12F21" w:rsidP="00A12F21">
      <w:pPr>
        <w:pBdr>
          <w:top w:val="nil"/>
          <w:left w:val="nil"/>
          <w:bottom w:val="nil"/>
          <w:right w:val="nil"/>
          <w:between w:val="nil"/>
        </w:pBdr>
        <w:spacing w:after="0"/>
        <w:rPr>
          <w:rFonts w:cstheme="majorBidi"/>
          <w:iCs w:val="0"/>
          <w:lang w:val="en-US"/>
        </w:rPr>
      </w:pPr>
      <w:r w:rsidRPr="008B425B">
        <w:rPr>
          <w:rFonts w:cstheme="majorBidi"/>
          <w:iCs w:val="0"/>
          <w:lang w:val="en-US"/>
        </w:rPr>
        <w:t xml:space="preserve">To enable a comprehensive assessment, a set of KPIs has been established, covering various aspects of communication and outreach throughout the project’s duration. These indicators will serve as a benchmark for measuring the effectiveness of </w:t>
      </w:r>
      <w:proofErr w:type="spellStart"/>
      <w:r w:rsidRPr="008B425B">
        <w:rPr>
          <w:rFonts w:cstheme="majorBidi"/>
          <w:iCs w:val="0"/>
          <w:lang w:val="en-US"/>
        </w:rPr>
        <w:t>CoEvolution’s</w:t>
      </w:r>
      <w:proofErr w:type="spellEnd"/>
      <w:r w:rsidRPr="008B425B">
        <w:rPr>
          <w:rFonts w:cstheme="majorBidi"/>
          <w:iCs w:val="0"/>
          <w:lang w:val="en-US"/>
        </w:rPr>
        <w:t xml:space="preserve"> dissemination activities, helping to refine strategies and </w:t>
      </w:r>
      <w:proofErr w:type="spellStart"/>
      <w:r w:rsidRPr="008B425B">
        <w:rPr>
          <w:rFonts w:cstheme="majorBidi"/>
          <w:iCs w:val="0"/>
          <w:lang w:val="en-US"/>
        </w:rPr>
        <w:t>maximi</w:t>
      </w:r>
      <w:ins w:id="397" w:author="Jihane Najar" w:date="2025-04-09T15:04:00Z" w16du:dateUtc="2025-04-09T13:04:00Z">
        <w:r w:rsidR="00A4399D">
          <w:rPr>
            <w:rFonts w:cstheme="majorBidi"/>
            <w:iCs w:val="0"/>
            <w:lang w:val="en-US"/>
          </w:rPr>
          <w:t>s</w:t>
        </w:r>
      </w:ins>
      <w:del w:id="398" w:author="Jihane Najar" w:date="2025-04-09T15:04:00Z" w16du:dateUtc="2025-04-09T13:04:00Z">
        <w:r w:rsidRPr="008B425B" w:rsidDel="00A4399D">
          <w:rPr>
            <w:rFonts w:cstheme="majorBidi"/>
            <w:iCs w:val="0"/>
            <w:lang w:val="en-US"/>
          </w:rPr>
          <w:delText>z</w:delText>
        </w:r>
      </w:del>
      <w:r w:rsidRPr="008B425B">
        <w:rPr>
          <w:rFonts w:cstheme="majorBidi"/>
          <w:iCs w:val="0"/>
          <w:lang w:val="en-US"/>
        </w:rPr>
        <w:t>e</w:t>
      </w:r>
      <w:proofErr w:type="spellEnd"/>
      <w:r w:rsidRPr="008B425B">
        <w:rPr>
          <w:rFonts w:cstheme="majorBidi"/>
          <w:iCs w:val="0"/>
          <w:lang w:val="en-US"/>
        </w:rPr>
        <w:t xml:space="preserve"> engagement with target audiences.</w:t>
      </w:r>
    </w:p>
    <w:p w14:paraId="3F39111A" w14:textId="77777777" w:rsidR="00A12F21" w:rsidRPr="008B425B" w:rsidRDefault="00A12F21" w:rsidP="00A12F21">
      <w:pPr>
        <w:pBdr>
          <w:top w:val="nil"/>
          <w:left w:val="nil"/>
          <w:bottom w:val="nil"/>
          <w:right w:val="nil"/>
          <w:between w:val="nil"/>
        </w:pBdr>
        <w:spacing w:after="0"/>
        <w:rPr>
          <w:rFonts w:cstheme="majorBidi"/>
          <w:iCs w:val="0"/>
          <w:lang w:val="en-US"/>
        </w:rPr>
      </w:pPr>
      <w:r w:rsidRPr="008B425B">
        <w:rPr>
          <w:rFonts w:cstheme="majorBidi"/>
          <w:iCs w:val="0"/>
          <w:lang w:val="en-US"/>
        </w:rPr>
        <w:t xml:space="preserve">Table X below outlines the Key Performance Indicators (KPIs) along with their corresponding target values, specifically designed to assess the success of </w:t>
      </w:r>
      <w:proofErr w:type="spellStart"/>
      <w:r w:rsidRPr="008B425B">
        <w:rPr>
          <w:rFonts w:cstheme="majorBidi"/>
          <w:iCs w:val="0"/>
          <w:lang w:val="en-US"/>
        </w:rPr>
        <w:t>CoEvolution’s</w:t>
      </w:r>
      <w:proofErr w:type="spellEnd"/>
      <w:r w:rsidRPr="008B425B">
        <w:rPr>
          <w:rFonts w:cstheme="majorBidi"/>
          <w:iCs w:val="0"/>
          <w:lang w:val="en-US"/>
        </w:rPr>
        <w:t xml:space="preserve"> dissemination and communication plan.</w:t>
      </w:r>
    </w:p>
    <w:p w14:paraId="0B51E013" w14:textId="77777777" w:rsidR="00A12F21" w:rsidRPr="008B425B" w:rsidRDefault="00A12F21" w:rsidP="00A12F21">
      <w:pPr>
        <w:pBdr>
          <w:top w:val="nil"/>
          <w:left w:val="nil"/>
          <w:bottom w:val="nil"/>
          <w:right w:val="nil"/>
          <w:between w:val="nil"/>
        </w:pBdr>
        <w:spacing w:after="0"/>
        <w:rPr>
          <w:rFonts w:cstheme="majorBidi"/>
          <w:iCs w:val="0"/>
          <w:lang w:val="en-US"/>
        </w:rPr>
      </w:pPr>
    </w:p>
    <w:p w14:paraId="5F0DF345" w14:textId="77777777" w:rsidR="00A12F21" w:rsidRPr="008B425B" w:rsidRDefault="00A12F21" w:rsidP="00A12F21">
      <w:pPr>
        <w:pStyle w:val="Caption"/>
        <w:keepNext/>
        <w:jc w:val="center"/>
        <w:rPr>
          <w:b/>
          <w:bCs w:val="0"/>
          <w:lang w:val="en-US"/>
        </w:rPr>
      </w:pPr>
      <w:r w:rsidRPr="008B425B">
        <w:rPr>
          <w:b/>
          <w:bCs w:val="0"/>
          <w:lang w:val="en-US"/>
        </w:rPr>
        <w:t xml:space="preserve">Table </w:t>
      </w:r>
      <w:r w:rsidRPr="008B425B">
        <w:rPr>
          <w:b/>
          <w:bCs w:val="0"/>
        </w:rPr>
        <w:fldChar w:fldCharType="begin"/>
      </w:r>
      <w:r w:rsidRPr="008B425B">
        <w:rPr>
          <w:b/>
          <w:bCs w:val="0"/>
          <w:lang w:val="en-US"/>
        </w:rPr>
        <w:instrText xml:space="preserve"> SEQ Table \* ARABIC </w:instrText>
      </w:r>
      <w:r w:rsidRPr="008B425B">
        <w:rPr>
          <w:b/>
          <w:bCs w:val="0"/>
        </w:rPr>
        <w:fldChar w:fldCharType="separate"/>
      </w:r>
      <w:r w:rsidRPr="008B425B">
        <w:rPr>
          <w:b/>
          <w:bCs w:val="0"/>
          <w:noProof/>
          <w:lang w:val="en-US"/>
        </w:rPr>
        <w:t>3</w:t>
      </w:r>
      <w:r w:rsidRPr="008B425B">
        <w:rPr>
          <w:b/>
          <w:bCs w:val="0"/>
        </w:rPr>
        <w:fldChar w:fldCharType="end"/>
      </w:r>
      <w:r w:rsidRPr="008B425B">
        <w:rPr>
          <w:b/>
          <w:bCs w:val="0"/>
          <w:lang w:val="en-US"/>
        </w:rPr>
        <w:t xml:space="preserve"> - </w:t>
      </w:r>
      <w:proofErr w:type="spellStart"/>
      <w:r w:rsidRPr="008B425B">
        <w:rPr>
          <w:b/>
          <w:bCs w:val="0"/>
          <w:lang w:val="en-US"/>
        </w:rPr>
        <w:t>CoEvolution</w:t>
      </w:r>
      <w:proofErr w:type="spellEnd"/>
      <w:r w:rsidRPr="008B425B">
        <w:rPr>
          <w:b/>
          <w:bCs w:val="0"/>
          <w:lang w:val="en-US"/>
        </w:rPr>
        <w:t xml:space="preserve"> D&amp;C KPIs and current status</w:t>
      </w:r>
    </w:p>
    <w:tbl>
      <w:tblPr>
        <w:tblW w:w="8010" w:type="dxa"/>
        <w:jc w:val="center"/>
        <w:tblLook w:val="04A0" w:firstRow="1" w:lastRow="0" w:firstColumn="1" w:lastColumn="0" w:noHBand="0" w:noVBand="1"/>
      </w:tblPr>
      <w:tblGrid>
        <w:gridCol w:w="990"/>
        <w:gridCol w:w="4410"/>
        <w:gridCol w:w="540"/>
        <w:gridCol w:w="2070"/>
      </w:tblGrid>
      <w:tr w:rsidR="009572EC" w:rsidRPr="008B425B" w14:paraId="1A17FBEE" w14:textId="77777777" w:rsidTr="009572EC">
        <w:trPr>
          <w:trHeight w:val="608"/>
          <w:jc w:val="center"/>
        </w:trPr>
        <w:tc>
          <w:tcPr>
            <w:tcW w:w="990" w:type="dxa"/>
            <w:tcBorders>
              <w:top w:val="nil"/>
              <w:left w:val="nil"/>
              <w:bottom w:val="nil"/>
              <w:right w:val="nil"/>
            </w:tcBorders>
            <w:shd w:val="clear" w:color="1C4587" w:fill="1C4587"/>
            <w:vAlign w:val="center"/>
            <w:hideMark/>
          </w:tcPr>
          <w:p w14:paraId="353A8B03" w14:textId="77777777" w:rsidR="009572EC" w:rsidRPr="008B425B" w:rsidRDefault="009572EC" w:rsidP="002352D3">
            <w:pPr>
              <w:spacing w:after="0"/>
              <w:jc w:val="center"/>
              <w:rPr>
                <w:b/>
                <w:bCs w:val="0"/>
                <w:color w:val="FFFFFF"/>
              </w:rPr>
            </w:pPr>
            <w:r w:rsidRPr="008B425B">
              <w:rPr>
                <w:b/>
                <w:color w:val="FFFFFF"/>
              </w:rPr>
              <w:t>KPIs</w:t>
            </w:r>
          </w:p>
        </w:tc>
        <w:tc>
          <w:tcPr>
            <w:tcW w:w="4410" w:type="dxa"/>
            <w:tcBorders>
              <w:top w:val="single" w:sz="4" w:space="0" w:color="auto"/>
              <w:left w:val="single" w:sz="4" w:space="0" w:color="auto"/>
              <w:bottom w:val="single" w:sz="4" w:space="0" w:color="auto"/>
              <w:right w:val="single" w:sz="4" w:space="0" w:color="auto"/>
            </w:tcBorders>
            <w:shd w:val="clear" w:color="1C4587" w:fill="1C4587"/>
            <w:vAlign w:val="center"/>
            <w:hideMark/>
          </w:tcPr>
          <w:p w14:paraId="21F3CFFA" w14:textId="77777777" w:rsidR="009572EC" w:rsidRPr="008B425B" w:rsidRDefault="009572EC" w:rsidP="002352D3">
            <w:pPr>
              <w:spacing w:after="0"/>
              <w:jc w:val="center"/>
              <w:rPr>
                <w:b/>
                <w:bCs w:val="0"/>
                <w:color w:val="FFFFFF"/>
              </w:rPr>
            </w:pPr>
            <w:r w:rsidRPr="008B425B">
              <w:rPr>
                <w:b/>
                <w:color w:val="FFFFFF"/>
              </w:rPr>
              <w:t>Description</w:t>
            </w:r>
          </w:p>
        </w:tc>
        <w:tc>
          <w:tcPr>
            <w:tcW w:w="2610" w:type="dxa"/>
            <w:gridSpan w:val="2"/>
            <w:tcBorders>
              <w:top w:val="single" w:sz="4" w:space="0" w:color="auto"/>
              <w:left w:val="single" w:sz="4" w:space="0" w:color="auto"/>
              <w:bottom w:val="single" w:sz="4" w:space="0" w:color="auto"/>
              <w:right w:val="single" w:sz="4" w:space="0" w:color="auto"/>
            </w:tcBorders>
            <w:shd w:val="clear" w:color="1C4587" w:fill="1C4587"/>
          </w:tcPr>
          <w:p w14:paraId="217E7427" w14:textId="77777777" w:rsidR="009572EC" w:rsidRPr="008B425B" w:rsidRDefault="009572EC" w:rsidP="002352D3">
            <w:pPr>
              <w:spacing w:after="0"/>
              <w:jc w:val="center"/>
              <w:rPr>
                <w:b/>
                <w:bCs w:val="0"/>
                <w:color w:val="FFFFFF"/>
              </w:rPr>
            </w:pPr>
            <w:r w:rsidRPr="008B425B">
              <w:rPr>
                <w:b/>
                <w:color w:val="FFFFFF"/>
              </w:rPr>
              <w:t>Status</w:t>
            </w:r>
          </w:p>
          <w:p w14:paraId="0B3AB6D7" w14:textId="77777777" w:rsidR="009572EC" w:rsidRPr="008B425B" w:rsidRDefault="009572EC" w:rsidP="002352D3">
            <w:pPr>
              <w:spacing w:after="0"/>
              <w:jc w:val="center"/>
              <w:rPr>
                <w:b/>
                <w:bCs w:val="0"/>
                <w:color w:val="FFFFFF"/>
              </w:rPr>
            </w:pPr>
            <w:r w:rsidRPr="008B425B">
              <w:rPr>
                <w:b/>
                <w:color w:val="FFFFFF"/>
              </w:rPr>
              <w:t>M6</w:t>
            </w:r>
          </w:p>
        </w:tc>
      </w:tr>
      <w:tr w:rsidR="009572EC" w:rsidRPr="008B425B" w14:paraId="2359DAD5" w14:textId="77777777" w:rsidTr="009572EC">
        <w:trPr>
          <w:trHeight w:val="548"/>
          <w:jc w:val="center"/>
        </w:trPr>
        <w:tc>
          <w:tcPr>
            <w:tcW w:w="8010" w:type="dxa"/>
            <w:gridSpan w:val="4"/>
            <w:tcBorders>
              <w:top w:val="single" w:sz="4" w:space="0" w:color="000000"/>
              <w:left w:val="single" w:sz="4" w:space="0" w:color="000000"/>
              <w:bottom w:val="single" w:sz="4" w:space="0" w:color="000000"/>
              <w:right w:val="single" w:sz="4" w:space="0" w:color="auto"/>
            </w:tcBorders>
            <w:shd w:val="clear" w:color="auto" w:fill="D9E2F3" w:themeFill="accent1" w:themeFillTint="33"/>
            <w:vAlign w:val="center"/>
          </w:tcPr>
          <w:p w14:paraId="32675498" w14:textId="77777777" w:rsidR="009572EC" w:rsidRPr="008B425B" w:rsidRDefault="009572EC" w:rsidP="002352D3">
            <w:pPr>
              <w:spacing w:after="0"/>
              <w:jc w:val="center"/>
              <w:rPr>
                <w:color w:val="000000"/>
                <w:sz w:val="22"/>
                <w:szCs w:val="22"/>
              </w:rPr>
            </w:pPr>
            <w:r w:rsidRPr="008B425B">
              <w:rPr>
                <w:b/>
                <w:color w:val="000000"/>
                <w:sz w:val="22"/>
                <w:szCs w:val="22"/>
                <w:lang w:val="en-US"/>
              </w:rPr>
              <w:t>Scientific Publications KPIs</w:t>
            </w:r>
          </w:p>
        </w:tc>
      </w:tr>
      <w:tr w:rsidR="009572EC" w:rsidRPr="009935C1" w14:paraId="1CA8551B" w14:textId="77777777" w:rsidTr="009572EC">
        <w:trPr>
          <w:trHeight w:val="548"/>
          <w:jc w:val="center"/>
        </w:trPr>
        <w:tc>
          <w:tcPr>
            <w:tcW w:w="99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2CD3C7" w14:textId="77777777" w:rsidR="009572EC" w:rsidRPr="008B425B" w:rsidRDefault="009572EC" w:rsidP="002352D3">
            <w:pPr>
              <w:spacing w:after="0"/>
              <w:jc w:val="center"/>
              <w:rPr>
                <w:b/>
                <w:bCs w:val="0"/>
                <w:color w:val="000000"/>
                <w:sz w:val="22"/>
                <w:szCs w:val="22"/>
              </w:rPr>
            </w:pPr>
            <w:r w:rsidRPr="008B425B">
              <w:rPr>
                <w:b/>
                <w:color w:val="000000"/>
                <w:sz w:val="22"/>
                <w:szCs w:val="22"/>
              </w:rPr>
              <w:t>KPI 1</w:t>
            </w:r>
          </w:p>
        </w:tc>
        <w:tc>
          <w:tcPr>
            <w:tcW w:w="4410" w:type="dxa"/>
            <w:tcBorders>
              <w:top w:val="nil"/>
              <w:left w:val="single" w:sz="4" w:space="0" w:color="auto"/>
              <w:bottom w:val="single" w:sz="4" w:space="0" w:color="auto"/>
              <w:right w:val="single" w:sz="4" w:space="0" w:color="auto"/>
            </w:tcBorders>
            <w:shd w:val="clear" w:color="auto" w:fill="auto"/>
            <w:vAlign w:val="center"/>
          </w:tcPr>
          <w:p w14:paraId="57C54E30" w14:textId="77777777" w:rsidR="009572EC" w:rsidRPr="008B425B" w:rsidRDefault="009572EC" w:rsidP="002352D3">
            <w:pPr>
              <w:spacing w:after="0"/>
              <w:rPr>
                <w:color w:val="000000"/>
                <w:sz w:val="22"/>
                <w:szCs w:val="22"/>
                <w:lang w:val="en-US"/>
              </w:rPr>
            </w:pPr>
            <w:r w:rsidRPr="008B425B">
              <w:rPr>
                <w:color w:val="000000"/>
                <w:sz w:val="22"/>
                <w:szCs w:val="22"/>
                <w:lang w:val="en-US"/>
              </w:rPr>
              <w:t>Scientific papers in peer-reviewed Journals:</w:t>
            </w:r>
            <w:r w:rsidRPr="008B425B">
              <w:rPr>
                <w:b/>
                <w:color w:val="000000"/>
                <w:sz w:val="22"/>
                <w:szCs w:val="22"/>
                <w:lang w:val="en-US"/>
              </w:rPr>
              <w:t xml:space="preserve"> ≥10</w:t>
            </w:r>
          </w:p>
        </w:tc>
        <w:tc>
          <w:tcPr>
            <w:tcW w:w="540" w:type="dxa"/>
            <w:tcBorders>
              <w:top w:val="nil"/>
              <w:left w:val="single" w:sz="4" w:space="0" w:color="auto"/>
              <w:bottom w:val="single" w:sz="4" w:space="0" w:color="auto"/>
              <w:right w:val="single" w:sz="4" w:space="0" w:color="auto"/>
            </w:tcBorders>
            <w:vAlign w:val="center"/>
          </w:tcPr>
          <w:p w14:paraId="4755598F" w14:textId="3EFD1089" w:rsidR="009572EC" w:rsidRPr="008B425B"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30599FC9" w14:textId="77777777" w:rsidR="009572EC" w:rsidRPr="008B425B" w:rsidRDefault="009572EC" w:rsidP="002352D3">
            <w:pPr>
              <w:spacing w:after="0"/>
              <w:jc w:val="center"/>
              <w:rPr>
                <w:rFonts w:eastAsia="TimesNewRomanPSMT"/>
                <w:color w:val="000000"/>
                <w:sz w:val="22"/>
                <w:szCs w:val="22"/>
                <w:lang w:val="en-US"/>
              </w:rPr>
            </w:pPr>
          </w:p>
        </w:tc>
      </w:tr>
      <w:tr w:rsidR="009572EC" w:rsidRPr="008B425B" w14:paraId="210D788A" w14:textId="77777777" w:rsidTr="009572EC">
        <w:trPr>
          <w:trHeight w:val="431"/>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0D5A3BC" w14:textId="77777777" w:rsidR="009572EC" w:rsidRPr="008B425B" w:rsidRDefault="009572EC" w:rsidP="002352D3">
            <w:pPr>
              <w:spacing w:after="0"/>
              <w:jc w:val="center"/>
              <w:rPr>
                <w:b/>
                <w:bCs w:val="0"/>
                <w:color w:val="000000"/>
                <w:sz w:val="22"/>
                <w:szCs w:val="22"/>
              </w:rPr>
            </w:pPr>
            <w:r w:rsidRPr="008B425B">
              <w:rPr>
                <w:b/>
                <w:color w:val="000000"/>
                <w:sz w:val="22"/>
                <w:szCs w:val="22"/>
              </w:rPr>
              <w:t>KPI 2</w:t>
            </w:r>
          </w:p>
        </w:tc>
        <w:tc>
          <w:tcPr>
            <w:tcW w:w="4410" w:type="dxa"/>
            <w:tcBorders>
              <w:top w:val="nil"/>
              <w:left w:val="single" w:sz="4" w:space="0" w:color="auto"/>
              <w:bottom w:val="single" w:sz="4" w:space="0" w:color="auto"/>
              <w:right w:val="single" w:sz="4" w:space="0" w:color="auto"/>
            </w:tcBorders>
            <w:shd w:val="clear" w:color="auto" w:fill="auto"/>
            <w:vAlign w:val="center"/>
          </w:tcPr>
          <w:p w14:paraId="1EF71C3F" w14:textId="77777777" w:rsidR="009572EC" w:rsidRPr="008B425B" w:rsidRDefault="009572EC" w:rsidP="002352D3">
            <w:pPr>
              <w:spacing w:after="0"/>
              <w:rPr>
                <w:rFonts w:eastAsia="TimesNewRomanPSMT"/>
                <w:color w:val="000000"/>
                <w:sz w:val="22"/>
                <w:szCs w:val="22"/>
              </w:rPr>
            </w:pPr>
            <w:r w:rsidRPr="008B425B">
              <w:rPr>
                <w:rFonts w:eastAsia="TimesNewRomanPSMT"/>
                <w:color w:val="000000"/>
                <w:sz w:val="22"/>
                <w:szCs w:val="22"/>
              </w:rPr>
              <w:t xml:space="preserve">Presentations in Scientific Conferences </w:t>
            </w:r>
            <w:r w:rsidRPr="008B425B">
              <w:rPr>
                <w:rFonts w:eastAsia="TimesNewRomanPSMT"/>
                <w:b/>
                <w:color w:val="000000"/>
                <w:sz w:val="22"/>
                <w:szCs w:val="22"/>
              </w:rPr>
              <w:t>≥20</w:t>
            </w:r>
          </w:p>
        </w:tc>
        <w:tc>
          <w:tcPr>
            <w:tcW w:w="540" w:type="dxa"/>
            <w:tcBorders>
              <w:top w:val="nil"/>
              <w:left w:val="single" w:sz="4" w:space="0" w:color="auto"/>
              <w:bottom w:val="single" w:sz="4" w:space="0" w:color="auto"/>
              <w:right w:val="single" w:sz="4" w:space="0" w:color="auto"/>
            </w:tcBorders>
            <w:vAlign w:val="center"/>
          </w:tcPr>
          <w:p w14:paraId="0903522A" w14:textId="0D70228D" w:rsidR="009572EC" w:rsidRPr="008B425B"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5F73D9DA" w14:textId="77777777" w:rsidR="009572EC" w:rsidRPr="008B425B" w:rsidRDefault="009572EC" w:rsidP="002352D3">
            <w:pPr>
              <w:spacing w:after="0"/>
              <w:jc w:val="center"/>
              <w:rPr>
                <w:rFonts w:eastAsia="TimesNewRomanPSMT"/>
                <w:color w:val="000000"/>
                <w:sz w:val="22"/>
                <w:szCs w:val="22"/>
              </w:rPr>
            </w:pPr>
          </w:p>
        </w:tc>
      </w:tr>
      <w:tr w:rsidR="009572EC" w:rsidRPr="009935C1" w14:paraId="5AD804AF" w14:textId="77777777" w:rsidTr="009572EC">
        <w:trPr>
          <w:trHeight w:val="656"/>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4B9CE412" w14:textId="77777777" w:rsidR="009572EC" w:rsidRPr="008B425B" w:rsidRDefault="009572EC" w:rsidP="002352D3">
            <w:pPr>
              <w:spacing w:after="0"/>
              <w:jc w:val="center"/>
              <w:rPr>
                <w:rFonts w:eastAsia="TimesNewRomanPSMT"/>
                <w:color w:val="000000"/>
                <w:sz w:val="22"/>
                <w:szCs w:val="22"/>
                <w:lang w:val="en-US"/>
              </w:rPr>
            </w:pPr>
            <w:r w:rsidRPr="008B425B">
              <w:rPr>
                <w:rFonts w:eastAsia="TimesNewRomanPSMT"/>
                <w:b/>
                <w:color w:val="000000"/>
                <w:sz w:val="22"/>
                <w:szCs w:val="22"/>
                <w:lang w:val="en-US"/>
              </w:rPr>
              <w:t>Technical Publications &amp; White Papers KPIs</w:t>
            </w:r>
          </w:p>
        </w:tc>
      </w:tr>
      <w:tr w:rsidR="009572EC" w:rsidRPr="008B425B" w14:paraId="1DEDD299" w14:textId="77777777" w:rsidTr="009572EC">
        <w:trPr>
          <w:trHeight w:val="656"/>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2C388F0F" w14:textId="77777777" w:rsidR="009572EC" w:rsidRPr="008B425B" w:rsidRDefault="009572EC" w:rsidP="002352D3">
            <w:pPr>
              <w:spacing w:after="0"/>
              <w:jc w:val="center"/>
              <w:rPr>
                <w:b/>
                <w:bCs w:val="0"/>
                <w:color w:val="000000"/>
                <w:sz w:val="22"/>
                <w:szCs w:val="22"/>
              </w:rPr>
            </w:pPr>
            <w:r w:rsidRPr="008B425B">
              <w:rPr>
                <w:b/>
                <w:color w:val="000000"/>
                <w:sz w:val="22"/>
                <w:szCs w:val="22"/>
              </w:rPr>
              <w:t>KPI 3</w:t>
            </w:r>
          </w:p>
        </w:tc>
        <w:tc>
          <w:tcPr>
            <w:tcW w:w="4410" w:type="dxa"/>
            <w:tcBorders>
              <w:top w:val="nil"/>
              <w:left w:val="single" w:sz="4" w:space="0" w:color="auto"/>
              <w:bottom w:val="single" w:sz="4" w:space="0" w:color="auto"/>
              <w:right w:val="single" w:sz="4" w:space="0" w:color="auto"/>
            </w:tcBorders>
            <w:shd w:val="clear" w:color="auto" w:fill="auto"/>
            <w:vAlign w:val="center"/>
          </w:tcPr>
          <w:p w14:paraId="10D4F1FE" w14:textId="77777777" w:rsidR="009572EC" w:rsidRPr="008B425B" w:rsidRDefault="009572EC" w:rsidP="002352D3">
            <w:pPr>
              <w:spacing w:after="0"/>
              <w:rPr>
                <w:rFonts w:eastAsia="TimesNewRomanPSMT"/>
                <w:color w:val="000000"/>
                <w:sz w:val="22"/>
                <w:szCs w:val="22"/>
              </w:rPr>
            </w:pPr>
            <w:r w:rsidRPr="008B425B">
              <w:rPr>
                <w:rFonts w:eastAsia="TimesNewRomanPSMT"/>
                <w:color w:val="000000"/>
                <w:sz w:val="22"/>
                <w:szCs w:val="22"/>
              </w:rPr>
              <w:t xml:space="preserve">Published Technical articles: </w:t>
            </w:r>
            <w:r w:rsidRPr="008B425B">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545451F2" w14:textId="21EA3957" w:rsidR="009572EC" w:rsidRPr="008B425B"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41D8A55A" w14:textId="77777777" w:rsidR="009572EC" w:rsidRPr="008B425B" w:rsidRDefault="009572EC" w:rsidP="002352D3">
            <w:pPr>
              <w:spacing w:after="0"/>
              <w:jc w:val="center"/>
              <w:rPr>
                <w:rFonts w:eastAsia="TimesNewRomanPSMT"/>
                <w:color w:val="000000"/>
                <w:sz w:val="22"/>
                <w:szCs w:val="22"/>
              </w:rPr>
            </w:pPr>
          </w:p>
        </w:tc>
      </w:tr>
      <w:tr w:rsidR="009572EC" w:rsidRPr="008B425B" w14:paraId="71388A08" w14:textId="77777777" w:rsidTr="009572EC">
        <w:trPr>
          <w:trHeight w:val="315"/>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47B4F15A" w14:textId="77777777" w:rsidR="009572EC" w:rsidRPr="008B425B" w:rsidRDefault="009572EC" w:rsidP="002352D3">
            <w:pPr>
              <w:spacing w:after="0"/>
              <w:jc w:val="center"/>
              <w:rPr>
                <w:b/>
                <w:bCs w:val="0"/>
                <w:color w:val="000000"/>
                <w:sz w:val="22"/>
                <w:szCs w:val="22"/>
              </w:rPr>
            </w:pPr>
            <w:r w:rsidRPr="008B425B">
              <w:rPr>
                <w:b/>
                <w:color w:val="000000"/>
                <w:sz w:val="22"/>
                <w:szCs w:val="22"/>
              </w:rPr>
              <w:t>KPI 4</w:t>
            </w:r>
          </w:p>
        </w:tc>
        <w:tc>
          <w:tcPr>
            <w:tcW w:w="4410" w:type="dxa"/>
            <w:tcBorders>
              <w:top w:val="nil"/>
              <w:left w:val="single" w:sz="4" w:space="0" w:color="auto"/>
              <w:bottom w:val="single" w:sz="4" w:space="0" w:color="auto"/>
              <w:right w:val="single" w:sz="4" w:space="0" w:color="auto"/>
            </w:tcBorders>
            <w:shd w:val="clear" w:color="auto" w:fill="auto"/>
            <w:vAlign w:val="center"/>
          </w:tcPr>
          <w:p w14:paraId="039BE543" w14:textId="77777777" w:rsidR="009572EC" w:rsidRPr="008B425B" w:rsidRDefault="009572EC" w:rsidP="002352D3">
            <w:pPr>
              <w:spacing w:after="0"/>
              <w:rPr>
                <w:rFonts w:eastAsia="TimesNewRomanPSMT"/>
                <w:color w:val="000000"/>
                <w:sz w:val="22"/>
                <w:szCs w:val="22"/>
              </w:rPr>
            </w:pPr>
            <w:r w:rsidRPr="008B425B">
              <w:rPr>
                <w:rFonts w:eastAsia="TimesNewRomanPSMT"/>
                <w:color w:val="000000"/>
                <w:sz w:val="22"/>
                <w:szCs w:val="22"/>
              </w:rPr>
              <w:t xml:space="preserve">White papers/factsheets: </w:t>
            </w:r>
            <w:r w:rsidRPr="008B425B">
              <w:rPr>
                <w:rFonts w:eastAsia="TimesNewRomanPSMT"/>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0EB6ED78" w14:textId="31A68856" w:rsidR="009572EC" w:rsidRPr="008B425B" w:rsidRDefault="009572EC" w:rsidP="002352D3">
            <w:pPr>
              <w:spacing w:after="0"/>
              <w:jc w:val="center"/>
              <w:rPr>
                <w:rFonts w:eastAsia="TimesNewRomanPSMT"/>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1AC0DBEE" w14:textId="77777777" w:rsidR="009572EC" w:rsidRPr="008B425B" w:rsidRDefault="009572EC" w:rsidP="002352D3">
            <w:pPr>
              <w:spacing w:after="0"/>
              <w:jc w:val="center"/>
              <w:rPr>
                <w:rFonts w:eastAsia="TimesNewRomanPSMT"/>
                <w:color w:val="000000"/>
                <w:sz w:val="22"/>
                <w:szCs w:val="22"/>
              </w:rPr>
            </w:pPr>
          </w:p>
        </w:tc>
      </w:tr>
      <w:tr w:rsidR="009572EC" w:rsidRPr="008B425B" w14:paraId="1FFB93FF" w14:textId="77777777" w:rsidTr="009572EC">
        <w:trPr>
          <w:trHeight w:val="315"/>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0CB3593" w14:textId="77777777" w:rsidR="009572EC" w:rsidRPr="008B425B" w:rsidRDefault="009572EC" w:rsidP="002352D3">
            <w:pPr>
              <w:spacing w:after="0"/>
              <w:jc w:val="center"/>
              <w:rPr>
                <w:rFonts w:eastAsia="TimesNewRomanPSMT"/>
                <w:color w:val="000000"/>
                <w:sz w:val="22"/>
                <w:szCs w:val="22"/>
              </w:rPr>
            </w:pPr>
            <w:r w:rsidRPr="008B425B">
              <w:rPr>
                <w:rFonts w:eastAsia="TimesNewRomanPSMT"/>
                <w:b/>
                <w:color w:val="000000"/>
                <w:sz w:val="22"/>
                <w:szCs w:val="22"/>
              </w:rPr>
              <w:t>Source Code Repository KPIs</w:t>
            </w:r>
          </w:p>
        </w:tc>
      </w:tr>
      <w:tr w:rsidR="009572EC" w:rsidRPr="008B425B" w14:paraId="21A9AD00" w14:textId="77777777" w:rsidTr="009572EC">
        <w:trPr>
          <w:trHeight w:val="332"/>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11695B88" w14:textId="77777777" w:rsidR="009572EC" w:rsidRPr="008B425B" w:rsidRDefault="009572EC" w:rsidP="002352D3">
            <w:pPr>
              <w:spacing w:after="0"/>
              <w:jc w:val="center"/>
              <w:rPr>
                <w:b/>
                <w:bCs w:val="0"/>
                <w:color w:val="000000"/>
                <w:sz w:val="22"/>
                <w:szCs w:val="22"/>
              </w:rPr>
            </w:pPr>
            <w:r w:rsidRPr="008B425B">
              <w:rPr>
                <w:b/>
                <w:color w:val="000000"/>
                <w:sz w:val="22"/>
                <w:szCs w:val="22"/>
              </w:rPr>
              <w:t>KPI 5</w:t>
            </w:r>
          </w:p>
        </w:tc>
        <w:tc>
          <w:tcPr>
            <w:tcW w:w="4410" w:type="dxa"/>
            <w:tcBorders>
              <w:top w:val="nil"/>
              <w:left w:val="single" w:sz="4" w:space="0" w:color="auto"/>
              <w:bottom w:val="single" w:sz="4" w:space="0" w:color="auto"/>
              <w:right w:val="single" w:sz="4" w:space="0" w:color="auto"/>
            </w:tcBorders>
            <w:shd w:val="clear" w:color="auto" w:fill="auto"/>
            <w:vAlign w:val="center"/>
          </w:tcPr>
          <w:p w14:paraId="11E9253C" w14:textId="77777777" w:rsidR="009572EC" w:rsidRPr="008B425B" w:rsidRDefault="009572EC" w:rsidP="002352D3">
            <w:pPr>
              <w:spacing w:after="0"/>
              <w:rPr>
                <w:color w:val="000000"/>
                <w:sz w:val="22"/>
                <w:szCs w:val="22"/>
              </w:rPr>
            </w:pPr>
            <w:r w:rsidRPr="008B425B">
              <w:rPr>
                <w:color w:val="000000"/>
                <w:sz w:val="22"/>
                <w:szCs w:val="22"/>
              </w:rPr>
              <w:t xml:space="preserve">Public Deliverables: </w:t>
            </w:r>
            <w:r w:rsidRPr="008B425B">
              <w:rPr>
                <w:b/>
                <w:color w:val="000000"/>
                <w:sz w:val="22"/>
                <w:szCs w:val="22"/>
              </w:rPr>
              <w:t>10</w:t>
            </w:r>
          </w:p>
        </w:tc>
        <w:tc>
          <w:tcPr>
            <w:tcW w:w="540" w:type="dxa"/>
            <w:tcBorders>
              <w:top w:val="nil"/>
              <w:left w:val="single" w:sz="4" w:space="0" w:color="auto"/>
              <w:bottom w:val="single" w:sz="4" w:space="0" w:color="auto"/>
              <w:right w:val="single" w:sz="4" w:space="0" w:color="auto"/>
            </w:tcBorders>
            <w:vAlign w:val="center"/>
          </w:tcPr>
          <w:p w14:paraId="38462472" w14:textId="5CC91AE4" w:rsidR="009572EC" w:rsidRPr="008B425B" w:rsidRDefault="009572EC" w:rsidP="002352D3">
            <w:pPr>
              <w:spacing w:after="0"/>
              <w:jc w:val="center"/>
              <w:rPr>
                <w:color w:val="000000"/>
                <w:sz w:val="22"/>
                <w:szCs w:val="22"/>
              </w:rPr>
            </w:pPr>
          </w:p>
        </w:tc>
        <w:tc>
          <w:tcPr>
            <w:tcW w:w="2070" w:type="dxa"/>
            <w:tcBorders>
              <w:top w:val="nil"/>
              <w:left w:val="single" w:sz="4" w:space="0" w:color="auto"/>
              <w:bottom w:val="single" w:sz="4" w:space="0" w:color="auto"/>
              <w:right w:val="single" w:sz="4" w:space="0" w:color="auto"/>
            </w:tcBorders>
            <w:vAlign w:val="center"/>
          </w:tcPr>
          <w:p w14:paraId="75F10559" w14:textId="77777777" w:rsidR="009572EC" w:rsidRPr="008B425B" w:rsidRDefault="009572EC" w:rsidP="002352D3">
            <w:pPr>
              <w:spacing w:after="0"/>
              <w:jc w:val="center"/>
              <w:rPr>
                <w:color w:val="000000"/>
                <w:sz w:val="22"/>
                <w:szCs w:val="22"/>
              </w:rPr>
            </w:pPr>
          </w:p>
        </w:tc>
      </w:tr>
      <w:tr w:rsidR="009572EC" w:rsidRPr="009935C1" w14:paraId="16484AF5" w14:textId="77777777" w:rsidTr="009572EC">
        <w:trPr>
          <w:trHeight w:val="359"/>
          <w:jc w:val="center"/>
        </w:trPr>
        <w:tc>
          <w:tcPr>
            <w:tcW w:w="990" w:type="dxa"/>
            <w:tcBorders>
              <w:top w:val="nil"/>
              <w:left w:val="single" w:sz="4" w:space="0" w:color="000000"/>
              <w:bottom w:val="single" w:sz="4" w:space="0" w:color="000000"/>
              <w:right w:val="single" w:sz="4" w:space="0" w:color="000000"/>
            </w:tcBorders>
            <w:shd w:val="clear" w:color="auto" w:fill="auto"/>
            <w:vAlign w:val="center"/>
            <w:hideMark/>
          </w:tcPr>
          <w:p w14:paraId="055E994B" w14:textId="77777777" w:rsidR="009572EC" w:rsidRPr="008B425B" w:rsidRDefault="009572EC" w:rsidP="002352D3">
            <w:pPr>
              <w:spacing w:after="0"/>
              <w:jc w:val="center"/>
              <w:rPr>
                <w:b/>
                <w:bCs w:val="0"/>
                <w:color w:val="000000"/>
                <w:sz w:val="22"/>
                <w:szCs w:val="22"/>
              </w:rPr>
            </w:pPr>
            <w:r w:rsidRPr="008B425B">
              <w:rPr>
                <w:b/>
                <w:color w:val="000000"/>
                <w:sz w:val="22"/>
                <w:szCs w:val="22"/>
              </w:rPr>
              <w:t>KPI 6</w:t>
            </w:r>
          </w:p>
        </w:tc>
        <w:tc>
          <w:tcPr>
            <w:tcW w:w="4410" w:type="dxa"/>
            <w:tcBorders>
              <w:top w:val="nil"/>
              <w:left w:val="single" w:sz="4" w:space="0" w:color="auto"/>
              <w:bottom w:val="single" w:sz="4" w:space="0" w:color="auto"/>
              <w:right w:val="single" w:sz="4" w:space="0" w:color="auto"/>
            </w:tcBorders>
            <w:shd w:val="clear" w:color="auto" w:fill="auto"/>
            <w:vAlign w:val="center"/>
          </w:tcPr>
          <w:p w14:paraId="192B7FE1"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Open-source code: Publish to </w:t>
            </w:r>
            <w:r w:rsidRPr="008B425B">
              <w:rPr>
                <w:b/>
                <w:color w:val="000000"/>
                <w:sz w:val="22"/>
                <w:szCs w:val="22"/>
                <w:lang w:val="en-US"/>
              </w:rPr>
              <w:t xml:space="preserve">2 repositories </w:t>
            </w:r>
            <w:r w:rsidRPr="008B425B">
              <w:rPr>
                <w:color w:val="000000"/>
                <w:sz w:val="22"/>
                <w:szCs w:val="22"/>
                <w:lang w:val="en-US"/>
              </w:rPr>
              <w:t>(e.g., GitHub, GitLab)</w:t>
            </w:r>
          </w:p>
        </w:tc>
        <w:tc>
          <w:tcPr>
            <w:tcW w:w="540" w:type="dxa"/>
            <w:tcBorders>
              <w:top w:val="nil"/>
              <w:left w:val="single" w:sz="4" w:space="0" w:color="auto"/>
              <w:bottom w:val="single" w:sz="4" w:space="0" w:color="auto"/>
              <w:right w:val="single" w:sz="4" w:space="0" w:color="auto"/>
            </w:tcBorders>
            <w:vAlign w:val="center"/>
          </w:tcPr>
          <w:p w14:paraId="34D5A5F8" w14:textId="2A1979E4" w:rsidR="009572EC" w:rsidRPr="008B425B"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34CDCA9" w14:textId="77777777" w:rsidR="009572EC" w:rsidRPr="008B425B" w:rsidRDefault="009572EC" w:rsidP="002352D3">
            <w:pPr>
              <w:spacing w:after="0"/>
              <w:jc w:val="center"/>
              <w:rPr>
                <w:color w:val="000000"/>
                <w:sz w:val="22"/>
                <w:szCs w:val="22"/>
                <w:lang w:val="en-US"/>
              </w:rPr>
            </w:pPr>
          </w:p>
        </w:tc>
      </w:tr>
      <w:tr w:rsidR="009572EC" w:rsidRPr="009935C1" w14:paraId="65F6538F" w14:textId="77777777" w:rsidTr="009572EC">
        <w:trPr>
          <w:trHeight w:val="359"/>
          <w:jc w:val="center"/>
        </w:trPr>
        <w:tc>
          <w:tcPr>
            <w:tcW w:w="8010" w:type="dxa"/>
            <w:gridSpan w:val="4"/>
            <w:tcBorders>
              <w:top w:val="nil"/>
              <w:left w:val="single" w:sz="4" w:space="0" w:color="000000"/>
              <w:bottom w:val="single" w:sz="4" w:space="0" w:color="000000"/>
              <w:right w:val="single" w:sz="4" w:space="0" w:color="auto"/>
            </w:tcBorders>
            <w:shd w:val="clear" w:color="auto" w:fill="D9E2F3" w:themeFill="accent1" w:themeFillTint="33"/>
            <w:vAlign w:val="center"/>
          </w:tcPr>
          <w:p w14:paraId="1A1D3609"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Push results to Communities, fora, alliances, and associations KPIs</w:t>
            </w:r>
          </w:p>
        </w:tc>
      </w:tr>
      <w:tr w:rsidR="009572EC" w:rsidRPr="009935C1" w14:paraId="0236DD15" w14:textId="77777777" w:rsidTr="009572EC">
        <w:trPr>
          <w:trHeight w:val="431"/>
          <w:jc w:val="center"/>
        </w:trPr>
        <w:tc>
          <w:tcPr>
            <w:tcW w:w="990" w:type="dxa"/>
            <w:tcBorders>
              <w:top w:val="nil"/>
              <w:left w:val="single" w:sz="4" w:space="0" w:color="000000"/>
              <w:bottom w:val="single" w:sz="4" w:space="0" w:color="auto"/>
              <w:right w:val="single" w:sz="4" w:space="0" w:color="000000"/>
            </w:tcBorders>
            <w:shd w:val="clear" w:color="auto" w:fill="auto"/>
            <w:vAlign w:val="center"/>
            <w:hideMark/>
          </w:tcPr>
          <w:p w14:paraId="35F0892A" w14:textId="77777777" w:rsidR="009572EC" w:rsidRPr="008B425B" w:rsidRDefault="009572EC" w:rsidP="002352D3">
            <w:pPr>
              <w:spacing w:after="0"/>
              <w:jc w:val="center"/>
              <w:rPr>
                <w:b/>
                <w:bCs w:val="0"/>
                <w:color w:val="000000"/>
                <w:sz w:val="22"/>
                <w:szCs w:val="22"/>
              </w:rPr>
            </w:pPr>
            <w:r w:rsidRPr="008B425B">
              <w:rPr>
                <w:b/>
                <w:color w:val="000000"/>
                <w:sz w:val="22"/>
                <w:szCs w:val="22"/>
              </w:rPr>
              <w:t>KPI 7</w:t>
            </w:r>
          </w:p>
        </w:tc>
        <w:tc>
          <w:tcPr>
            <w:tcW w:w="4410" w:type="dxa"/>
            <w:tcBorders>
              <w:top w:val="nil"/>
              <w:left w:val="single" w:sz="4" w:space="0" w:color="auto"/>
              <w:bottom w:val="single" w:sz="4" w:space="0" w:color="auto"/>
              <w:right w:val="single" w:sz="4" w:space="0" w:color="auto"/>
            </w:tcBorders>
            <w:shd w:val="clear" w:color="auto" w:fill="auto"/>
            <w:vAlign w:val="center"/>
          </w:tcPr>
          <w:p w14:paraId="67CADF88"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High-impact communities/associations where to push </w:t>
            </w:r>
            <w:proofErr w:type="spellStart"/>
            <w:r w:rsidRPr="008B425B">
              <w:rPr>
                <w:color w:val="000000"/>
                <w:sz w:val="22"/>
                <w:szCs w:val="22"/>
                <w:lang w:val="en-US"/>
              </w:rPr>
              <w:t>CoEvolution</w:t>
            </w:r>
            <w:proofErr w:type="spellEnd"/>
            <w:r w:rsidRPr="008B425B">
              <w:rPr>
                <w:color w:val="000000"/>
                <w:sz w:val="22"/>
                <w:szCs w:val="22"/>
                <w:lang w:val="en-US"/>
              </w:rPr>
              <w:t xml:space="preserve"> results: </w:t>
            </w:r>
            <w:r w:rsidRPr="008B425B">
              <w:rPr>
                <w:b/>
                <w:color w:val="000000"/>
                <w:sz w:val="22"/>
                <w:szCs w:val="22"/>
                <w:lang w:val="en-US"/>
              </w:rPr>
              <w:t>&gt;15</w:t>
            </w:r>
          </w:p>
        </w:tc>
        <w:tc>
          <w:tcPr>
            <w:tcW w:w="540" w:type="dxa"/>
            <w:tcBorders>
              <w:top w:val="nil"/>
              <w:left w:val="single" w:sz="4" w:space="0" w:color="auto"/>
              <w:bottom w:val="single" w:sz="4" w:space="0" w:color="auto"/>
              <w:right w:val="single" w:sz="4" w:space="0" w:color="auto"/>
            </w:tcBorders>
            <w:vAlign w:val="center"/>
          </w:tcPr>
          <w:p w14:paraId="6CEE44FD" w14:textId="2E65EA3C" w:rsidR="009572EC" w:rsidRPr="008B425B" w:rsidRDefault="009572EC" w:rsidP="002352D3">
            <w:pPr>
              <w:spacing w:after="0"/>
              <w:jc w:val="center"/>
              <w:rPr>
                <w:color w:val="000000"/>
                <w:sz w:val="22"/>
                <w:szCs w:val="22"/>
                <w:lang w:val="en-US"/>
              </w:rPr>
            </w:pPr>
          </w:p>
        </w:tc>
        <w:tc>
          <w:tcPr>
            <w:tcW w:w="2070" w:type="dxa"/>
            <w:tcBorders>
              <w:top w:val="nil"/>
              <w:left w:val="single" w:sz="4" w:space="0" w:color="auto"/>
              <w:bottom w:val="single" w:sz="4" w:space="0" w:color="auto"/>
              <w:right w:val="single" w:sz="4" w:space="0" w:color="auto"/>
            </w:tcBorders>
            <w:vAlign w:val="center"/>
          </w:tcPr>
          <w:p w14:paraId="0BD97CEC" w14:textId="77777777" w:rsidR="009572EC" w:rsidRPr="008B425B" w:rsidRDefault="009572EC" w:rsidP="002352D3">
            <w:pPr>
              <w:spacing w:after="0"/>
              <w:jc w:val="center"/>
              <w:rPr>
                <w:color w:val="000000"/>
                <w:sz w:val="22"/>
                <w:szCs w:val="22"/>
                <w:lang w:val="en-US"/>
              </w:rPr>
            </w:pPr>
          </w:p>
        </w:tc>
      </w:tr>
      <w:tr w:rsidR="009572EC" w:rsidRPr="008B425B" w14:paraId="6D675E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455257DC" w14:textId="77777777" w:rsidR="009572EC" w:rsidRPr="008B425B" w:rsidRDefault="009572EC" w:rsidP="002352D3">
            <w:pPr>
              <w:spacing w:after="0"/>
              <w:jc w:val="center"/>
              <w:rPr>
                <w:color w:val="000000"/>
                <w:sz w:val="22"/>
                <w:szCs w:val="22"/>
              </w:rPr>
            </w:pPr>
            <w:r w:rsidRPr="008B425B">
              <w:rPr>
                <w:b/>
                <w:color w:val="000000"/>
                <w:sz w:val="22"/>
                <w:szCs w:val="22"/>
              </w:rPr>
              <w:t>Showcases KPIs</w:t>
            </w:r>
          </w:p>
        </w:tc>
      </w:tr>
      <w:tr w:rsidR="009572EC" w:rsidRPr="008B425B" w14:paraId="4CC864C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B0F14E" w14:textId="6469A0B3" w:rsidR="009572EC" w:rsidRPr="008B425B" w:rsidRDefault="00F65FC6" w:rsidP="002352D3">
            <w:pPr>
              <w:spacing w:after="0"/>
              <w:jc w:val="center"/>
              <w:rPr>
                <w:b/>
                <w:color w:val="000000"/>
                <w:sz w:val="22"/>
                <w:szCs w:val="22"/>
              </w:rPr>
            </w:pPr>
            <w:r w:rsidRPr="008B425B">
              <w:rPr>
                <w:b/>
                <w:color w:val="000000"/>
                <w:sz w:val="22"/>
                <w:szCs w:val="22"/>
              </w:rPr>
              <w:t>KPI 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25FD19" w14:textId="77777777" w:rsidR="009572EC" w:rsidRPr="008B425B" w:rsidRDefault="009572EC" w:rsidP="002352D3">
            <w:pPr>
              <w:spacing w:after="0"/>
              <w:rPr>
                <w:color w:val="000000"/>
                <w:sz w:val="22"/>
                <w:szCs w:val="22"/>
              </w:rPr>
            </w:pPr>
            <w:r w:rsidRPr="008B425B">
              <w:rPr>
                <w:color w:val="000000"/>
                <w:sz w:val="22"/>
                <w:szCs w:val="22"/>
              </w:rPr>
              <w:t xml:space="preserve">Showcasing events: </w:t>
            </w:r>
            <w:r w:rsidRPr="008B425B">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086B9807" w14:textId="77777777" w:rsidR="009572EC" w:rsidRPr="008B425B"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2B40668" w14:textId="77777777" w:rsidR="009572EC" w:rsidRPr="008B425B" w:rsidRDefault="009572EC" w:rsidP="002352D3">
            <w:pPr>
              <w:spacing w:after="0"/>
              <w:jc w:val="center"/>
              <w:rPr>
                <w:color w:val="000000"/>
                <w:sz w:val="22"/>
                <w:szCs w:val="22"/>
              </w:rPr>
            </w:pPr>
          </w:p>
        </w:tc>
      </w:tr>
      <w:tr w:rsidR="009572EC" w:rsidRPr="008B425B" w14:paraId="7D4D93B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D022B4" w14:textId="558249EC" w:rsidR="009572EC" w:rsidRPr="008B425B" w:rsidRDefault="00F65FC6" w:rsidP="002352D3">
            <w:pPr>
              <w:spacing w:after="0"/>
              <w:jc w:val="center"/>
              <w:rPr>
                <w:b/>
                <w:color w:val="000000"/>
                <w:sz w:val="22"/>
                <w:szCs w:val="22"/>
              </w:rPr>
            </w:pPr>
            <w:r w:rsidRPr="008B425B">
              <w:rPr>
                <w:b/>
                <w:color w:val="000000"/>
                <w:sz w:val="22"/>
                <w:szCs w:val="22"/>
              </w:rPr>
              <w:t>KPI 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D0347F" w14:textId="77777777" w:rsidR="009572EC" w:rsidRPr="008B425B" w:rsidRDefault="009572EC" w:rsidP="002352D3">
            <w:pPr>
              <w:spacing w:after="0"/>
              <w:rPr>
                <w:color w:val="000000"/>
                <w:sz w:val="22"/>
                <w:szCs w:val="22"/>
              </w:rPr>
            </w:pPr>
            <w:r w:rsidRPr="008B425B">
              <w:rPr>
                <w:color w:val="000000"/>
                <w:sz w:val="22"/>
                <w:szCs w:val="22"/>
              </w:rPr>
              <w:t xml:space="preserve">Different Countries Involved: </w:t>
            </w:r>
            <w:r w:rsidRPr="008B425B">
              <w:rPr>
                <w:b/>
                <w:color w:val="000000"/>
                <w:sz w:val="22"/>
                <w:szCs w:val="22"/>
              </w:rPr>
              <w:t>≥4</w:t>
            </w:r>
          </w:p>
        </w:tc>
        <w:tc>
          <w:tcPr>
            <w:tcW w:w="540" w:type="dxa"/>
            <w:tcBorders>
              <w:top w:val="single" w:sz="4" w:space="0" w:color="auto"/>
              <w:left w:val="single" w:sz="4" w:space="0" w:color="auto"/>
              <w:bottom w:val="single" w:sz="4" w:space="0" w:color="auto"/>
              <w:right w:val="single" w:sz="4" w:space="0" w:color="auto"/>
            </w:tcBorders>
            <w:vAlign w:val="center"/>
          </w:tcPr>
          <w:p w14:paraId="3B7AD590" w14:textId="77777777" w:rsidR="009572EC" w:rsidRPr="008B425B"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725FBE97" w14:textId="77777777" w:rsidR="009572EC" w:rsidRPr="008B425B" w:rsidRDefault="009572EC" w:rsidP="002352D3">
            <w:pPr>
              <w:spacing w:after="0"/>
              <w:jc w:val="center"/>
              <w:rPr>
                <w:color w:val="000000"/>
                <w:sz w:val="22"/>
                <w:szCs w:val="22"/>
              </w:rPr>
            </w:pPr>
          </w:p>
        </w:tc>
      </w:tr>
      <w:tr w:rsidR="009572EC" w:rsidRPr="008B425B" w14:paraId="638652C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429626C" w14:textId="63D04128" w:rsidR="009572EC" w:rsidRPr="008B425B" w:rsidRDefault="00F65FC6" w:rsidP="002352D3">
            <w:pPr>
              <w:spacing w:after="0"/>
              <w:jc w:val="center"/>
              <w:rPr>
                <w:b/>
                <w:color w:val="000000"/>
                <w:sz w:val="22"/>
                <w:szCs w:val="22"/>
              </w:rPr>
            </w:pPr>
            <w:r w:rsidRPr="008B425B">
              <w:rPr>
                <w:b/>
                <w:color w:val="000000"/>
                <w:sz w:val="22"/>
                <w:szCs w:val="22"/>
              </w:rPr>
              <w:t>KPI 10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2B19BE1" w14:textId="77777777" w:rsidR="009572EC" w:rsidRPr="008B425B" w:rsidRDefault="009572EC" w:rsidP="002352D3">
            <w:pPr>
              <w:spacing w:after="0"/>
              <w:rPr>
                <w:color w:val="000000"/>
                <w:sz w:val="22"/>
                <w:szCs w:val="22"/>
              </w:rPr>
            </w:pPr>
            <w:r w:rsidRPr="008B425B">
              <w:rPr>
                <w:color w:val="000000"/>
                <w:sz w:val="22"/>
                <w:szCs w:val="22"/>
              </w:rPr>
              <w:t xml:space="preserve">Participants: </w:t>
            </w:r>
            <w:r w:rsidRPr="008B425B">
              <w:rPr>
                <w:b/>
                <w:color w:val="000000"/>
                <w:sz w:val="22"/>
                <w:szCs w:val="22"/>
              </w:rPr>
              <w:t>&gt;400</w:t>
            </w:r>
          </w:p>
        </w:tc>
        <w:tc>
          <w:tcPr>
            <w:tcW w:w="540" w:type="dxa"/>
            <w:tcBorders>
              <w:top w:val="single" w:sz="4" w:space="0" w:color="auto"/>
              <w:left w:val="single" w:sz="4" w:space="0" w:color="auto"/>
              <w:bottom w:val="single" w:sz="4" w:space="0" w:color="auto"/>
              <w:right w:val="single" w:sz="4" w:space="0" w:color="auto"/>
            </w:tcBorders>
            <w:vAlign w:val="center"/>
          </w:tcPr>
          <w:p w14:paraId="52B5EDFD" w14:textId="77777777" w:rsidR="009572EC" w:rsidRPr="008B425B" w:rsidRDefault="009572EC" w:rsidP="002352D3">
            <w:pPr>
              <w:spacing w:after="0"/>
              <w:jc w:val="center"/>
              <w:rPr>
                <w:noProof/>
                <w:sz w:val="22"/>
                <w:szCs w:val="22"/>
              </w:rPr>
            </w:pPr>
          </w:p>
        </w:tc>
        <w:tc>
          <w:tcPr>
            <w:tcW w:w="2070" w:type="dxa"/>
            <w:tcBorders>
              <w:top w:val="single" w:sz="4" w:space="0" w:color="auto"/>
              <w:left w:val="single" w:sz="4" w:space="0" w:color="auto"/>
              <w:bottom w:val="single" w:sz="4" w:space="0" w:color="auto"/>
              <w:right w:val="single" w:sz="4" w:space="0" w:color="auto"/>
            </w:tcBorders>
            <w:vAlign w:val="center"/>
          </w:tcPr>
          <w:p w14:paraId="2877E84A" w14:textId="77777777" w:rsidR="009572EC" w:rsidRPr="008B425B" w:rsidRDefault="009572EC" w:rsidP="002352D3">
            <w:pPr>
              <w:spacing w:after="0"/>
              <w:jc w:val="center"/>
              <w:rPr>
                <w:color w:val="000000"/>
                <w:sz w:val="22"/>
                <w:szCs w:val="22"/>
              </w:rPr>
            </w:pPr>
          </w:p>
        </w:tc>
      </w:tr>
      <w:tr w:rsidR="009572EC" w:rsidRPr="009935C1" w14:paraId="58C25646"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1AABBEE"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Workshops, webinars, and trainings KPIs (</w:t>
            </w:r>
            <w:proofErr w:type="spellStart"/>
            <w:r w:rsidRPr="008B425B">
              <w:rPr>
                <w:b/>
                <w:color w:val="000000"/>
                <w:sz w:val="22"/>
                <w:szCs w:val="22"/>
                <w:lang w:val="en-US"/>
              </w:rPr>
              <w:t>organised</w:t>
            </w:r>
            <w:proofErr w:type="spellEnd"/>
            <w:r w:rsidRPr="008B425B">
              <w:rPr>
                <w:b/>
                <w:color w:val="000000"/>
                <w:sz w:val="22"/>
                <w:szCs w:val="22"/>
                <w:lang w:val="en-US"/>
              </w:rPr>
              <w:t xml:space="preserve"> by the project)</w:t>
            </w:r>
          </w:p>
        </w:tc>
      </w:tr>
      <w:tr w:rsidR="009572EC" w:rsidRPr="008B425B" w14:paraId="233D806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2749259" w14:textId="0A7A01C2" w:rsidR="009572EC" w:rsidRPr="008B425B" w:rsidRDefault="00F65FC6" w:rsidP="002352D3">
            <w:pPr>
              <w:spacing w:after="0"/>
              <w:jc w:val="center"/>
              <w:rPr>
                <w:b/>
                <w:color w:val="000000"/>
                <w:sz w:val="22"/>
                <w:szCs w:val="22"/>
                <w:lang w:val="en-US"/>
              </w:rPr>
            </w:pPr>
            <w:r w:rsidRPr="008B425B">
              <w:rPr>
                <w:b/>
                <w:color w:val="000000"/>
                <w:sz w:val="22"/>
                <w:szCs w:val="22"/>
              </w:rPr>
              <w:t>KPI 11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D1F2EC8" w14:textId="77777777" w:rsidR="009572EC" w:rsidRPr="008B425B" w:rsidRDefault="009572EC" w:rsidP="002352D3">
            <w:pPr>
              <w:spacing w:after="0"/>
              <w:rPr>
                <w:color w:val="000000"/>
                <w:sz w:val="22"/>
                <w:szCs w:val="22"/>
              </w:rPr>
            </w:pPr>
            <w:r w:rsidRPr="008B425B">
              <w:rPr>
                <w:color w:val="000000"/>
                <w:sz w:val="22"/>
                <w:szCs w:val="22"/>
              </w:rPr>
              <w:t xml:space="preserve">Use Case Workshops: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0528F5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A50D60B" w14:textId="77777777" w:rsidR="009572EC" w:rsidRPr="008B425B" w:rsidRDefault="009572EC" w:rsidP="002352D3">
            <w:pPr>
              <w:spacing w:after="0"/>
              <w:jc w:val="center"/>
              <w:rPr>
                <w:color w:val="000000"/>
                <w:sz w:val="22"/>
                <w:szCs w:val="22"/>
                <w:lang w:val="en-US"/>
              </w:rPr>
            </w:pPr>
          </w:p>
        </w:tc>
      </w:tr>
      <w:tr w:rsidR="009572EC" w:rsidRPr="008B425B" w14:paraId="155CBEE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973CFDB" w14:textId="115C54F3" w:rsidR="009572EC" w:rsidRPr="008B425B" w:rsidRDefault="00F65FC6" w:rsidP="002352D3">
            <w:pPr>
              <w:spacing w:after="0"/>
              <w:jc w:val="center"/>
              <w:rPr>
                <w:b/>
                <w:color w:val="000000"/>
                <w:sz w:val="22"/>
                <w:szCs w:val="22"/>
                <w:lang w:val="en-US"/>
              </w:rPr>
            </w:pPr>
            <w:r w:rsidRPr="008B425B">
              <w:rPr>
                <w:b/>
                <w:color w:val="000000"/>
                <w:sz w:val="22"/>
                <w:szCs w:val="22"/>
              </w:rPr>
              <w:t>KPI 12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AF9AF45" w14:textId="77777777" w:rsidR="009572EC" w:rsidRPr="008B425B" w:rsidRDefault="009572EC" w:rsidP="002352D3">
            <w:pPr>
              <w:spacing w:after="0"/>
              <w:rPr>
                <w:color w:val="000000"/>
                <w:sz w:val="22"/>
                <w:szCs w:val="22"/>
              </w:rPr>
            </w:pPr>
            <w:r w:rsidRPr="008B425B">
              <w:rPr>
                <w:color w:val="000000"/>
                <w:sz w:val="22"/>
                <w:szCs w:val="22"/>
              </w:rPr>
              <w:t xml:space="preserve">Technical Workshops: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7C5B213"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4D4BBC" w14:textId="77777777" w:rsidR="009572EC" w:rsidRPr="008B425B" w:rsidRDefault="009572EC" w:rsidP="002352D3">
            <w:pPr>
              <w:spacing w:after="0"/>
              <w:jc w:val="center"/>
              <w:rPr>
                <w:color w:val="000000"/>
                <w:sz w:val="22"/>
                <w:szCs w:val="22"/>
                <w:lang w:val="en-US"/>
              </w:rPr>
            </w:pPr>
          </w:p>
        </w:tc>
      </w:tr>
      <w:tr w:rsidR="009572EC" w:rsidRPr="009935C1" w14:paraId="60A0A3C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2135D49" w14:textId="79E23145" w:rsidR="009572EC" w:rsidRPr="008B425B" w:rsidRDefault="00F65FC6" w:rsidP="002352D3">
            <w:pPr>
              <w:spacing w:after="0"/>
              <w:jc w:val="center"/>
              <w:rPr>
                <w:b/>
                <w:color w:val="000000"/>
                <w:sz w:val="22"/>
                <w:szCs w:val="22"/>
                <w:lang w:val="en-US"/>
              </w:rPr>
            </w:pPr>
            <w:r w:rsidRPr="008B425B">
              <w:rPr>
                <w:b/>
                <w:color w:val="000000"/>
                <w:sz w:val="22"/>
                <w:szCs w:val="22"/>
              </w:rPr>
              <w:lastRenderedPageBreak/>
              <w:t>KPI 13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EE7F0D"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Average number of attendees per workshop: </w:t>
            </w:r>
            <w:r w:rsidRPr="008B425B">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678D052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80B13BE" w14:textId="77777777" w:rsidR="009572EC" w:rsidRPr="008B425B" w:rsidRDefault="009572EC" w:rsidP="002352D3">
            <w:pPr>
              <w:spacing w:after="0"/>
              <w:jc w:val="center"/>
              <w:rPr>
                <w:color w:val="000000"/>
                <w:sz w:val="22"/>
                <w:szCs w:val="22"/>
                <w:lang w:val="en-US"/>
              </w:rPr>
            </w:pPr>
          </w:p>
        </w:tc>
      </w:tr>
      <w:tr w:rsidR="009572EC" w:rsidRPr="008B425B" w14:paraId="4AA2D6E8"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B91D89" w14:textId="58053B01" w:rsidR="009572EC" w:rsidRPr="008B425B" w:rsidRDefault="00F65FC6" w:rsidP="002352D3">
            <w:pPr>
              <w:spacing w:after="0"/>
              <w:jc w:val="center"/>
              <w:rPr>
                <w:b/>
                <w:color w:val="000000"/>
                <w:sz w:val="22"/>
                <w:szCs w:val="22"/>
                <w:lang w:val="en-US"/>
              </w:rPr>
            </w:pPr>
            <w:r w:rsidRPr="008B425B">
              <w:rPr>
                <w:b/>
                <w:color w:val="000000"/>
                <w:sz w:val="22"/>
                <w:szCs w:val="22"/>
              </w:rPr>
              <w:t>KPI 14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1AEC260" w14:textId="77777777" w:rsidR="009572EC" w:rsidRPr="008B425B" w:rsidRDefault="009572EC" w:rsidP="002352D3">
            <w:pPr>
              <w:spacing w:after="0"/>
              <w:rPr>
                <w:color w:val="000000"/>
                <w:sz w:val="22"/>
                <w:szCs w:val="22"/>
              </w:rPr>
            </w:pPr>
            <w:r w:rsidRPr="008B425B">
              <w:rPr>
                <w:color w:val="000000"/>
                <w:sz w:val="22"/>
                <w:szCs w:val="22"/>
              </w:rPr>
              <w:t xml:space="preserve">Online Training Tutorials: </w:t>
            </w:r>
            <w:r w:rsidRPr="008B425B">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786399C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00FCE13" w14:textId="77777777" w:rsidR="009572EC" w:rsidRPr="008B425B" w:rsidRDefault="009572EC" w:rsidP="002352D3">
            <w:pPr>
              <w:spacing w:after="0"/>
              <w:jc w:val="center"/>
              <w:rPr>
                <w:color w:val="000000"/>
                <w:sz w:val="22"/>
                <w:szCs w:val="22"/>
                <w:lang w:val="en-US"/>
              </w:rPr>
            </w:pPr>
          </w:p>
        </w:tc>
      </w:tr>
      <w:tr w:rsidR="009572EC" w:rsidRPr="008B425B" w14:paraId="3BFDE49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41B5EAA" w14:textId="1F08CA0D" w:rsidR="009572EC" w:rsidRPr="008B425B" w:rsidRDefault="00F65FC6" w:rsidP="002352D3">
            <w:pPr>
              <w:spacing w:after="0"/>
              <w:jc w:val="center"/>
              <w:rPr>
                <w:b/>
                <w:color w:val="000000"/>
                <w:sz w:val="22"/>
                <w:szCs w:val="22"/>
                <w:lang w:val="en-US"/>
              </w:rPr>
            </w:pPr>
            <w:r w:rsidRPr="008B425B">
              <w:rPr>
                <w:b/>
                <w:color w:val="000000"/>
                <w:sz w:val="22"/>
                <w:szCs w:val="22"/>
              </w:rPr>
              <w:t>KPI 15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90B9E8A" w14:textId="77777777" w:rsidR="009572EC" w:rsidRPr="008B425B" w:rsidRDefault="009572EC" w:rsidP="002352D3">
            <w:pPr>
              <w:spacing w:after="0"/>
              <w:rPr>
                <w:color w:val="000000"/>
                <w:sz w:val="22"/>
                <w:szCs w:val="22"/>
              </w:rPr>
            </w:pPr>
            <w:r w:rsidRPr="008B425B">
              <w:rPr>
                <w:color w:val="000000"/>
                <w:sz w:val="22"/>
                <w:szCs w:val="22"/>
              </w:rPr>
              <w:t xml:space="preserve">Summer schools: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1DCDD48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C5DE719" w14:textId="77777777" w:rsidR="009572EC" w:rsidRPr="008B425B" w:rsidRDefault="009572EC" w:rsidP="002352D3">
            <w:pPr>
              <w:spacing w:after="0"/>
              <w:jc w:val="center"/>
              <w:rPr>
                <w:color w:val="000000"/>
                <w:sz w:val="22"/>
                <w:szCs w:val="22"/>
                <w:lang w:val="en-US"/>
              </w:rPr>
            </w:pPr>
          </w:p>
        </w:tc>
      </w:tr>
      <w:tr w:rsidR="009572EC" w:rsidRPr="008B425B" w14:paraId="5E206FE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6379C66" w14:textId="4FDF73C0" w:rsidR="009572EC" w:rsidRPr="008B425B" w:rsidRDefault="00F65FC6" w:rsidP="002352D3">
            <w:pPr>
              <w:spacing w:after="0"/>
              <w:jc w:val="center"/>
              <w:rPr>
                <w:b/>
                <w:color w:val="000000"/>
                <w:sz w:val="22"/>
                <w:szCs w:val="22"/>
                <w:lang w:val="en-US"/>
              </w:rPr>
            </w:pPr>
            <w:r w:rsidRPr="008B425B">
              <w:rPr>
                <w:b/>
                <w:color w:val="000000"/>
                <w:sz w:val="22"/>
                <w:szCs w:val="22"/>
              </w:rPr>
              <w:t>KPI 16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E77AE39" w14:textId="77777777" w:rsidR="009572EC" w:rsidRPr="008B425B" w:rsidRDefault="009572EC" w:rsidP="002352D3">
            <w:pPr>
              <w:spacing w:after="0"/>
              <w:rPr>
                <w:color w:val="000000"/>
                <w:sz w:val="22"/>
                <w:szCs w:val="22"/>
              </w:rPr>
            </w:pPr>
            <w:r w:rsidRPr="008B425B">
              <w:rPr>
                <w:color w:val="000000"/>
                <w:sz w:val="22"/>
                <w:szCs w:val="22"/>
              </w:rPr>
              <w:t xml:space="preserve">Webinars: </w:t>
            </w:r>
            <w:r w:rsidRPr="008B425B">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0063B141"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93B780" w14:textId="77777777" w:rsidR="009572EC" w:rsidRPr="008B425B" w:rsidRDefault="009572EC" w:rsidP="002352D3">
            <w:pPr>
              <w:spacing w:after="0"/>
              <w:jc w:val="center"/>
              <w:rPr>
                <w:color w:val="000000"/>
                <w:sz w:val="22"/>
                <w:szCs w:val="22"/>
                <w:lang w:val="en-US"/>
              </w:rPr>
            </w:pPr>
          </w:p>
        </w:tc>
      </w:tr>
      <w:tr w:rsidR="009572EC" w:rsidRPr="008B425B" w14:paraId="626FE73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D72E35E" w14:textId="458C51AC" w:rsidR="009572EC" w:rsidRPr="008B425B" w:rsidRDefault="00F65FC6" w:rsidP="002352D3">
            <w:pPr>
              <w:spacing w:after="0"/>
              <w:jc w:val="center"/>
              <w:rPr>
                <w:b/>
                <w:color w:val="000000"/>
                <w:sz w:val="22"/>
                <w:szCs w:val="22"/>
                <w:lang w:val="en-US"/>
              </w:rPr>
            </w:pPr>
            <w:r w:rsidRPr="008B425B">
              <w:rPr>
                <w:b/>
                <w:color w:val="000000"/>
                <w:sz w:val="22"/>
                <w:szCs w:val="22"/>
              </w:rPr>
              <w:t>KPI 17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B8941D2" w14:textId="77777777" w:rsidR="009572EC" w:rsidRPr="008B425B" w:rsidRDefault="009572EC" w:rsidP="002352D3">
            <w:pPr>
              <w:spacing w:after="0"/>
              <w:rPr>
                <w:color w:val="000000"/>
                <w:sz w:val="22"/>
                <w:szCs w:val="22"/>
              </w:rPr>
            </w:pPr>
            <w:r w:rsidRPr="008B425B">
              <w:rPr>
                <w:color w:val="000000"/>
                <w:sz w:val="22"/>
                <w:szCs w:val="22"/>
              </w:rPr>
              <w:t xml:space="preserve">Industrial panels: </w:t>
            </w:r>
            <w:r w:rsidRPr="008B425B">
              <w:rPr>
                <w:b/>
                <w:color w:val="000000"/>
                <w:sz w:val="22"/>
                <w:szCs w:val="22"/>
              </w:rPr>
              <w:t>3</w:t>
            </w:r>
          </w:p>
        </w:tc>
        <w:tc>
          <w:tcPr>
            <w:tcW w:w="540" w:type="dxa"/>
            <w:tcBorders>
              <w:top w:val="single" w:sz="4" w:space="0" w:color="auto"/>
              <w:left w:val="single" w:sz="4" w:space="0" w:color="auto"/>
              <w:bottom w:val="single" w:sz="4" w:space="0" w:color="auto"/>
              <w:right w:val="single" w:sz="4" w:space="0" w:color="auto"/>
            </w:tcBorders>
            <w:vAlign w:val="center"/>
          </w:tcPr>
          <w:p w14:paraId="3BAF09B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51508C0" w14:textId="77777777" w:rsidR="009572EC" w:rsidRPr="008B425B" w:rsidRDefault="009572EC" w:rsidP="002352D3">
            <w:pPr>
              <w:spacing w:after="0"/>
              <w:jc w:val="center"/>
              <w:rPr>
                <w:color w:val="000000"/>
                <w:sz w:val="22"/>
                <w:szCs w:val="22"/>
                <w:lang w:val="en-US"/>
              </w:rPr>
            </w:pPr>
          </w:p>
        </w:tc>
      </w:tr>
      <w:tr w:rsidR="009572EC" w:rsidRPr="008B425B" w14:paraId="65C88CC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A0677A1" w14:textId="38210205" w:rsidR="009572EC" w:rsidRPr="008B425B" w:rsidRDefault="00F65FC6" w:rsidP="002352D3">
            <w:pPr>
              <w:spacing w:after="0"/>
              <w:jc w:val="center"/>
              <w:rPr>
                <w:b/>
                <w:color w:val="000000"/>
                <w:sz w:val="22"/>
                <w:szCs w:val="22"/>
                <w:lang w:val="en-US"/>
              </w:rPr>
            </w:pPr>
            <w:r w:rsidRPr="008B425B">
              <w:rPr>
                <w:b/>
                <w:color w:val="000000"/>
                <w:sz w:val="22"/>
                <w:szCs w:val="22"/>
              </w:rPr>
              <w:t>KPI 18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5285A57" w14:textId="77777777" w:rsidR="009572EC" w:rsidRPr="008B425B" w:rsidRDefault="009572EC" w:rsidP="002352D3">
            <w:pPr>
              <w:spacing w:after="0"/>
              <w:rPr>
                <w:color w:val="000000"/>
                <w:sz w:val="22"/>
                <w:szCs w:val="22"/>
              </w:rPr>
            </w:pPr>
            <w:r w:rsidRPr="008B425B">
              <w:rPr>
                <w:color w:val="000000"/>
                <w:sz w:val="22"/>
                <w:szCs w:val="22"/>
              </w:rPr>
              <w:t xml:space="preserve">Enrolled users: </w:t>
            </w:r>
            <w:r w:rsidRPr="008B425B">
              <w:rPr>
                <w:b/>
                <w:color w:val="000000"/>
                <w:sz w:val="22"/>
                <w:szCs w:val="22"/>
              </w:rPr>
              <w:t>&gt;500</w:t>
            </w:r>
          </w:p>
        </w:tc>
        <w:tc>
          <w:tcPr>
            <w:tcW w:w="540" w:type="dxa"/>
            <w:tcBorders>
              <w:top w:val="single" w:sz="4" w:space="0" w:color="auto"/>
              <w:left w:val="single" w:sz="4" w:space="0" w:color="auto"/>
              <w:bottom w:val="single" w:sz="4" w:space="0" w:color="auto"/>
              <w:right w:val="single" w:sz="4" w:space="0" w:color="auto"/>
            </w:tcBorders>
            <w:vAlign w:val="center"/>
          </w:tcPr>
          <w:p w14:paraId="581EA96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2B54A5B0" w14:textId="77777777" w:rsidR="009572EC" w:rsidRPr="008B425B" w:rsidRDefault="009572EC" w:rsidP="002352D3">
            <w:pPr>
              <w:spacing w:after="0"/>
              <w:jc w:val="center"/>
              <w:rPr>
                <w:color w:val="000000"/>
                <w:sz w:val="22"/>
                <w:szCs w:val="22"/>
                <w:lang w:val="en-US"/>
              </w:rPr>
            </w:pPr>
          </w:p>
        </w:tc>
      </w:tr>
      <w:tr w:rsidR="009572EC" w:rsidRPr="009935C1" w14:paraId="27298CA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0EA9168"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Industrial exhibitions, Trade Fairs KPIS</w:t>
            </w:r>
          </w:p>
        </w:tc>
      </w:tr>
      <w:tr w:rsidR="009572EC" w:rsidRPr="008B425B" w14:paraId="1C0646F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005E978" w14:textId="13E5C99C" w:rsidR="009572EC" w:rsidRPr="008B425B" w:rsidRDefault="00F65FC6" w:rsidP="002352D3">
            <w:pPr>
              <w:spacing w:after="0"/>
              <w:jc w:val="center"/>
              <w:rPr>
                <w:b/>
                <w:color w:val="000000"/>
                <w:sz w:val="22"/>
                <w:szCs w:val="22"/>
                <w:lang w:val="en-US"/>
              </w:rPr>
            </w:pPr>
            <w:r w:rsidRPr="008B425B">
              <w:rPr>
                <w:b/>
                <w:color w:val="000000"/>
                <w:sz w:val="22"/>
                <w:szCs w:val="22"/>
              </w:rPr>
              <w:t>KPI 19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DDA4B4D" w14:textId="77777777" w:rsidR="009572EC" w:rsidRPr="008B425B" w:rsidRDefault="009572EC" w:rsidP="002352D3">
            <w:pPr>
              <w:spacing w:after="0"/>
              <w:rPr>
                <w:color w:val="000000"/>
                <w:sz w:val="22"/>
                <w:szCs w:val="22"/>
              </w:rPr>
            </w:pPr>
            <w:r w:rsidRPr="008B425B">
              <w:rPr>
                <w:color w:val="000000"/>
                <w:sz w:val="22"/>
                <w:szCs w:val="22"/>
              </w:rPr>
              <w:t>Industrial exhibitions targeted</w:t>
            </w:r>
            <w:r w:rsidRPr="008B425B">
              <w:rPr>
                <w:b/>
                <w:color w:val="000000"/>
                <w:sz w:val="22"/>
                <w:szCs w:val="22"/>
              </w:rPr>
              <w:t>: ≥10</w:t>
            </w:r>
          </w:p>
        </w:tc>
        <w:tc>
          <w:tcPr>
            <w:tcW w:w="540" w:type="dxa"/>
            <w:tcBorders>
              <w:top w:val="single" w:sz="4" w:space="0" w:color="auto"/>
              <w:left w:val="single" w:sz="4" w:space="0" w:color="auto"/>
              <w:bottom w:val="single" w:sz="4" w:space="0" w:color="auto"/>
              <w:right w:val="single" w:sz="4" w:space="0" w:color="auto"/>
            </w:tcBorders>
            <w:vAlign w:val="center"/>
          </w:tcPr>
          <w:p w14:paraId="3A87B758"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39181AA" w14:textId="77777777" w:rsidR="009572EC" w:rsidRPr="008B425B" w:rsidRDefault="009572EC" w:rsidP="002352D3">
            <w:pPr>
              <w:spacing w:after="0"/>
              <w:jc w:val="center"/>
              <w:rPr>
                <w:color w:val="000000"/>
                <w:sz w:val="22"/>
                <w:szCs w:val="22"/>
                <w:lang w:val="en-US"/>
              </w:rPr>
            </w:pPr>
          </w:p>
        </w:tc>
      </w:tr>
      <w:tr w:rsidR="009572EC" w:rsidRPr="008B425B" w14:paraId="2AFBA5D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7DE6321" w14:textId="06D1159F" w:rsidR="009572EC" w:rsidRPr="008B425B" w:rsidRDefault="00F65FC6" w:rsidP="002352D3">
            <w:pPr>
              <w:spacing w:after="0"/>
              <w:jc w:val="center"/>
              <w:rPr>
                <w:b/>
                <w:color w:val="000000"/>
                <w:sz w:val="22"/>
                <w:szCs w:val="22"/>
                <w:lang w:val="en-US"/>
              </w:rPr>
            </w:pPr>
            <w:r w:rsidRPr="008B425B">
              <w:rPr>
                <w:b/>
                <w:color w:val="000000"/>
                <w:sz w:val="22"/>
                <w:szCs w:val="22"/>
              </w:rPr>
              <w:t>KPI 20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98DBD95" w14:textId="77777777" w:rsidR="009572EC" w:rsidRPr="008B425B" w:rsidRDefault="009572EC" w:rsidP="002352D3">
            <w:pPr>
              <w:spacing w:after="0"/>
              <w:rPr>
                <w:color w:val="000000"/>
                <w:sz w:val="22"/>
                <w:szCs w:val="22"/>
              </w:rPr>
            </w:pPr>
            <w:r w:rsidRPr="008B425B">
              <w:rPr>
                <w:color w:val="000000"/>
                <w:sz w:val="22"/>
                <w:szCs w:val="22"/>
              </w:rPr>
              <w:t xml:space="preserve">Roll-up banners: </w:t>
            </w:r>
            <w:r w:rsidRPr="008B425B">
              <w:rPr>
                <w:b/>
                <w:color w:val="000000"/>
                <w:sz w:val="22"/>
                <w:szCs w:val="22"/>
              </w:rPr>
              <w:t>2</w:t>
            </w:r>
          </w:p>
        </w:tc>
        <w:tc>
          <w:tcPr>
            <w:tcW w:w="540" w:type="dxa"/>
            <w:tcBorders>
              <w:top w:val="single" w:sz="4" w:space="0" w:color="auto"/>
              <w:left w:val="single" w:sz="4" w:space="0" w:color="auto"/>
              <w:bottom w:val="single" w:sz="4" w:space="0" w:color="auto"/>
              <w:right w:val="single" w:sz="4" w:space="0" w:color="auto"/>
            </w:tcBorders>
            <w:vAlign w:val="center"/>
          </w:tcPr>
          <w:p w14:paraId="7DAED9BD"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7E414FB" w14:textId="77777777" w:rsidR="009572EC" w:rsidRPr="008B425B" w:rsidRDefault="009572EC" w:rsidP="002352D3">
            <w:pPr>
              <w:spacing w:after="0"/>
              <w:jc w:val="center"/>
              <w:rPr>
                <w:color w:val="000000"/>
                <w:sz w:val="22"/>
                <w:szCs w:val="22"/>
                <w:lang w:val="en-US"/>
              </w:rPr>
            </w:pPr>
          </w:p>
        </w:tc>
      </w:tr>
      <w:tr w:rsidR="009572EC" w:rsidRPr="008B425B" w14:paraId="049CC65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31521B7" w14:textId="1024A4B9" w:rsidR="009572EC" w:rsidRPr="008B425B" w:rsidRDefault="00F65FC6" w:rsidP="002352D3">
            <w:pPr>
              <w:spacing w:after="0"/>
              <w:jc w:val="center"/>
              <w:rPr>
                <w:b/>
                <w:color w:val="000000"/>
                <w:sz w:val="22"/>
                <w:szCs w:val="22"/>
                <w:lang w:val="en-US"/>
              </w:rPr>
            </w:pPr>
            <w:r w:rsidRPr="008B425B">
              <w:rPr>
                <w:b/>
                <w:color w:val="000000"/>
                <w:sz w:val="22"/>
                <w:szCs w:val="22"/>
              </w:rPr>
              <w:t>KPI 21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CBB1457" w14:textId="77777777" w:rsidR="009572EC" w:rsidRPr="008B425B" w:rsidRDefault="009572EC" w:rsidP="002352D3">
            <w:pPr>
              <w:spacing w:after="0"/>
              <w:rPr>
                <w:color w:val="000000"/>
                <w:sz w:val="22"/>
                <w:szCs w:val="22"/>
              </w:rPr>
            </w:pPr>
            <w:r w:rsidRPr="008B425B">
              <w:rPr>
                <w:color w:val="000000"/>
                <w:sz w:val="22"/>
                <w:szCs w:val="22"/>
              </w:rPr>
              <w:t xml:space="preserve">Brochures to stakeholders: </w:t>
            </w:r>
            <w:r w:rsidRPr="008B425B">
              <w:rPr>
                <w:b/>
                <w:color w:val="000000"/>
                <w:sz w:val="22"/>
                <w:szCs w:val="22"/>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2008238D"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34898CF" w14:textId="77777777" w:rsidR="009572EC" w:rsidRPr="008B425B" w:rsidRDefault="009572EC" w:rsidP="002352D3">
            <w:pPr>
              <w:spacing w:after="0"/>
              <w:jc w:val="center"/>
              <w:rPr>
                <w:color w:val="000000"/>
                <w:sz w:val="22"/>
                <w:szCs w:val="22"/>
                <w:lang w:val="en-US"/>
              </w:rPr>
            </w:pPr>
          </w:p>
        </w:tc>
      </w:tr>
      <w:tr w:rsidR="009572EC" w:rsidRPr="008B425B" w14:paraId="7CDD044C"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1CB7112F" w14:textId="77777777" w:rsidR="009572EC" w:rsidRPr="008B425B" w:rsidRDefault="009572EC" w:rsidP="002352D3">
            <w:pPr>
              <w:spacing w:after="0"/>
              <w:jc w:val="center"/>
              <w:rPr>
                <w:color w:val="000000"/>
                <w:sz w:val="22"/>
                <w:szCs w:val="22"/>
              </w:rPr>
            </w:pPr>
            <w:r w:rsidRPr="008B425B">
              <w:rPr>
                <w:b/>
                <w:color w:val="000000"/>
                <w:sz w:val="22"/>
                <w:szCs w:val="22"/>
              </w:rPr>
              <w:t>Standardisation KPIs</w:t>
            </w:r>
          </w:p>
        </w:tc>
      </w:tr>
      <w:tr w:rsidR="009572EC" w:rsidRPr="009935C1" w14:paraId="5AFFECDD"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5FACA8D" w14:textId="569B0256" w:rsidR="009572EC" w:rsidRPr="008B425B" w:rsidRDefault="00F65FC6" w:rsidP="002352D3">
            <w:pPr>
              <w:spacing w:after="0"/>
              <w:jc w:val="center"/>
              <w:rPr>
                <w:b/>
                <w:color w:val="000000"/>
                <w:sz w:val="22"/>
                <w:szCs w:val="22"/>
                <w:lang w:val="en-US"/>
              </w:rPr>
            </w:pPr>
            <w:r w:rsidRPr="008B425B">
              <w:rPr>
                <w:b/>
                <w:color w:val="000000"/>
                <w:sz w:val="22"/>
                <w:szCs w:val="22"/>
              </w:rPr>
              <w:t>KPI 22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1394F46"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Number of standardization contributions to different SDOs with adoption status: </w:t>
            </w:r>
            <w:r w:rsidRPr="008B425B">
              <w:rPr>
                <w:b/>
                <w:color w:val="000000"/>
                <w:sz w:val="22"/>
                <w:szCs w:val="22"/>
                <w:lang w:val="en-US"/>
              </w:rPr>
              <w:t>≥4</w:t>
            </w:r>
          </w:p>
        </w:tc>
        <w:tc>
          <w:tcPr>
            <w:tcW w:w="540" w:type="dxa"/>
            <w:tcBorders>
              <w:top w:val="single" w:sz="4" w:space="0" w:color="auto"/>
              <w:left w:val="single" w:sz="4" w:space="0" w:color="auto"/>
              <w:bottom w:val="single" w:sz="4" w:space="0" w:color="auto"/>
              <w:right w:val="single" w:sz="4" w:space="0" w:color="auto"/>
            </w:tcBorders>
            <w:vAlign w:val="center"/>
          </w:tcPr>
          <w:p w14:paraId="4EA31848"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1E7528D" w14:textId="77777777" w:rsidR="009572EC" w:rsidRPr="008B425B" w:rsidRDefault="009572EC" w:rsidP="002352D3">
            <w:pPr>
              <w:spacing w:after="0"/>
              <w:jc w:val="center"/>
              <w:rPr>
                <w:color w:val="000000"/>
                <w:sz w:val="22"/>
                <w:szCs w:val="22"/>
                <w:lang w:val="en-US"/>
              </w:rPr>
            </w:pPr>
          </w:p>
        </w:tc>
      </w:tr>
      <w:tr w:rsidR="009572EC" w:rsidRPr="008B425B" w14:paraId="4870196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1EC2C98" w14:textId="77777777" w:rsidR="009572EC" w:rsidRPr="008B425B" w:rsidRDefault="009572EC" w:rsidP="002352D3">
            <w:pPr>
              <w:spacing w:after="0"/>
              <w:jc w:val="center"/>
              <w:rPr>
                <w:color w:val="000000"/>
                <w:sz w:val="22"/>
                <w:szCs w:val="22"/>
              </w:rPr>
            </w:pPr>
            <w:r w:rsidRPr="008B425B">
              <w:rPr>
                <w:b/>
                <w:color w:val="000000"/>
                <w:sz w:val="22"/>
                <w:szCs w:val="22"/>
              </w:rPr>
              <w:t>Project Website KPIs</w:t>
            </w:r>
          </w:p>
        </w:tc>
      </w:tr>
      <w:tr w:rsidR="009572EC" w:rsidRPr="008B425B" w14:paraId="57DFB412"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F8AEE2B" w14:textId="1977569C" w:rsidR="009572EC" w:rsidRPr="008B425B" w:rsidRDefault="00F65FC6" w:rsidP="002352D3">
            <w:pPr>
              <w:spacing w:after="0"/>
              <w:jc w:val="center"/>
              <w:rPr>
                <w:b/>
                <w:color w:val="000000"/>
                <w:sz w:val="22"/>
                <w:szCs w:val="22"/>
                <w:lang w:val="en-US"/>
              </w:rPr>
            </w:pPr>
            <w:r w:rsidRPr="008B425B">
              <w:rPr>
                <w:b/>
                <w:color w:val="000000"/>
                <w:sz w:val="22"/>
                <w:szCs w:val="22"/>
              </w:rPr>
              <w:t>KPI 23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FDF9D1E" w14:textId="77777777" w:rsidR="009572EC" w:rsidRPr="008B425B" w:rsidRDefault="009572EC" w:rsidP="002352D3">
            <w:pPr>
              <w:spacing w:after="0"/>
              <w:rPr>
                <w:color w:val="000000"/>
                <w:sz w:val="22"/>
                <w:szCs w:val="22"/>
              </w:rPr>
            </w:pPr>
            <w:r w:rsidRPr="008B425B">
              <w:rPr>
                <w:color w:val="000000"/>
                <w:sz w:val="22"/>
                <w:szCs w:val="22"/>
                <w:lang w:val="en-US"/>
              </w:rPr>
              <w:t xml:space="preserve">Online by: </w:t>
            </w:r>
            <w:r w:rsidRPr="008B425B">
              <w:rPr>
                <w:b/>
                <w:color w:val="000000"/>
                <w:sz w:val="22"/>
                <w:szCs w:val="22"/>
                <w:lang w:val="en-US"/>
              </w:rPr>
              <w:t>M01</w:t>
            </w:r>
          </w:p>
        </w:tc>
        <w:tc>
          <w:tcPr>
            <w:tcW w:w="540" w:type="dxa"/>
            <w:tcBorders>
              <w:top w:val="single" w:sz="4" w:space="0" w:color="auto"/>
              <w:left w:val="single" w:sz="4" w:space="0" w:color="auto"/>
              <w:bottom w:val="single" w:sz="4" w:space="0" w:color="auto"/>
              <w:right w:val="single" w:sz="4" w:space="0" w:color="auto"/>
            </w:tcBorders>
            <w:vAlign w:val="center"/>
          </w:tcPr>
          <w:p w14:paraId="209B7C4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7FAF38E" w14:textId="77777777" w:rsidR="009572EC" w:rsidRPr="008B425B" w:rsidRDefault="009572EC" w:rsidP="002352D3">
            <w:pPr>
              <w:spacing w:after="0"/>
              <w:jc w:val="center"/>
              <w:rPr>
                <w:color w:val="000000"/>
                <w:sz w:val="22"/>
                <w:szCs w:val="22"/>
                <w:lang w:val="en-US"/>
              </w:rPr>
            </w:pPr>
          </w:p>
        </w:tc>
      </w:tr>
      <w:tr w:rsidR="009572EC" w:rsidRPr="008B425B" w14:paraId="07D5064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0BF5A0" w14:textId="48F31348" w:rsidR="009572EC" w:rsidRPr="008B425B" w:rsidRDefault="00F65FC6" w:rsidP="002352D3">
            <w:pPr>
              <w:spacing w:after="0"/>
              <w:jc w:val="center"/>
              <w:rPr>
                <w:b/>
                <w:color w:val="000000"/>
                <w:sz w:val="22"/>
                <w:szCs w:val="22"/>
                <w:lang w:val="en-US"/>
              </w:rPr>
            </w:pPr>
            <w:r w:rsidRPr="008B425B">
              <w:rPr>
                <w:b/>
                <w:color w:val="000000"/>
                <w:sz w:val="22"/>
                <w:szCs w:val="22"/>
              </w:rPr>
              <w:t>KPI 24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31DAC1DC" w14:textId="77777777" w:rsidR="009572EC" w:rsidRPr="008B425B" w:rsidRDefault="009572EC" w:rsidP="002352D3">
            <w:pPr>
              <w:spacing w:after="0"/>
              <w:rPr>
                <w:color w:val="000000"/>
                <w:sz w:val="22"/>
                <w:szCs w:val="22"/>
              </w:rPr>
            </w:pPr>
            <w:r w:rsidRPr="008B425B">
              <w:rPr>
                <w:color w:val="000000"/>
                <w:sz w:val="22"/>
                <w:szCs w:val="22"/>
                <w:lang w:val="en-US"/>
              </w:rPr>
              <w:t>Visitors at M36: &gt;</w:t>
            </w:r>
            <w:r w:rsidRPr="008B425B">
              <w:rPr>
                <w:b/>
                <w:color w:val="000000"/>
                <w:sz w:val="22"/>
                <w:szCs w:val="22"/>
                <w:lang w:val="en-US"/>
              </w:rPr>
              <w:t>10.000</w:t>
            </w:r>
          </w:p>
        </w:tc>
        <w:tc>
          <w:tcPr>
            <w:tcW w:w="540" w:type="dxa"/>
            <w:tcBorders>
              <w:top w:val="single" w:sz="4" w:space="0" w:color="auto"/>
              <w:left w:val="single" w:sz="4" w:space="0" w:color="auto"/>
              <w:bottom w:val="single" w:sz="4" w:space="0" w:color="auto"/>
              <w:right w:val="single" w:sz="4" w:space="0" w:color="auto"/>
            </w:tcBorders>
            <w:vAlign w:val="center"/>
          </w:tcPr>
          <w:p w14:paraId="304BDA62"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6905A3B0" w14:textId="77777777" w:rsidR="009572EC" w:rsidRPr="008B425B" w:rsidRDefault="009572EC" w:rsidP="002352D3">
            <w:pPr>
              <w:spacing w:after="0"/>
              <w:jc w:val="center"/>
              <w:rPr>
                <w:color w:val="000000"/>
                <w:sz w:val="22"/>
                <w:szCs w:val="22"/>
                <w:lang w:val="en-US"/>
              </w:rPr>
            </w:pPr>
          </w:p>
        </w:tc>
      </w:tr>
      <w:tr w:rsidR="009572EC" w:rsidRPr="008B425B" w14:paraId="35E21CF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2A0BD8BB" w14:textId="77777777" w:rsidR="009572EC" w:rsidRPr="008B425B" w:rsidRDefault="009572EC" w:rsidP="002352D3">
            <w:pPr>
              <w:spacing w:after="0"/>
              <w:jc w:val="center"/>
              <w:rPr>
                <w:color w:val="000000"/>
                <w:sz w:val="22"/>
                <w:szCs w:val="22"/>
              </w:rPr>
            </w:pPr>
            <w:r w:rsidRPr="008B425B">
              <w:rPr>
                <w:b/>
                <w:color w:val="000000"/>
                <w:sz w:val="22"/>
                <w:szCs w:val="22"/>
              </w:rPr>
              <w:t>Social Media KPIs</w:t>
            </w:r>
          </w:p>
        </w:tc>
      </w:tr>
      <w:tr w:rsidR="009572EC" w:rsidRPr="009935C1" w14:paraId="686C384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E7E9F47" w14:textId="69F925C0" w:rsidR="009572EC" w:rsidRPr="008B425B" w:rsidRDefault="00F65FC6" w:rsidP="002352D3">
            <w:pPr>
              <w:spacing w:after="0"/>
              <w:jc w:val="center"/>
              <w:rPr>
                <w:b/>
                <w:color w:val="000000"/>
                <w:sz w:val="22"/>
                <w:szCs w:val="22"/>
                <w:lang w:val="en-US"/>
              </w:rPr>
            </w:pPr>
            <w:r w:rsidRPr="008B425B">
              <w:rPr>
                <w:b/>
                <w:color w:val="000000"/>
                <w:sz w:val="22"/>
                <w:szCs w:val="22"/>
              </w:rPr>
              <w:t>KPI 25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AB13552" w14:textId="77777777" w:rsidR="009572EC" w:rsidRPr="008B425B" w:rsidRDefault="009572EC" w:rsidP="002352D3">
            <w:pPr>
              <w:spacing w:after="0"/>
              <w:rPr>
                <w:color w:val="000000"/>
                <w:sz w:val="22"/>
                <w:szCs w:val="22"/>
                <w:lang w:val="en-US"/>
              </w:rPr>
            </w:pPr>
            <w:r w:rsidRPr="008B425B">
              <w:rPr>
                <w:color w:val="000000"/>
                <w:sz w:val="22"/>
                <w:szCs w:val="22"/>
                <w:lang w:val="en-US"/>
              </w:rPr>
              <w:t>Social media followers (by M36): &gt;</w:t>
            </w:r>
            <w:r w:rsidRPr="008B425B">
              <w:rPr>
                <w:b/>
                <w:color w:val="000000"/>
                <w:sz w:val="22"/>
                <w:szCs w:val="22"/>
                <w:lang w:val="en-US"/>
              </w:rPr>
              <w:t>2.000</w:t>
            </w:r>
          </w:p>
        </w:tc>
        <w:tc>
          <w:tcPr>
            <w:tcW w:w="540" w:type="dxa"/>
            <w:tcBorders>
              <w:top w:val="single" w:sz="4" w:space="0" w:color="auto"/>
              <w:left w:val="single" w:sz="4" w:space="0" w:color="auto"/>
              <w:bottom w:val="single" w:sz="4" w:space="0" w:color="auto"/>
              <w:right w:val="single" w:sz="4" w:space="0" w:color="auto"/>
            </w:tcBorders>
            <w:vAlign w:val="center"/>
          </w:tcPr>
          <w:p w14:paraId="1B574C0E"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F0D7093" w14:textId="77777777" w:rsidR="009572EC" w:rsidRPr="008B425B" w:rsidRDefault="009572EC" w:rsidP="002352D3">
            <w:pPr>
              <w:spacing w:after="0"/>
              <w:jc w:val="center"/>
              <w:rPr>
                <w:color w:val="000000"/>
                <w:sz w:val="22"/>
                <w:szCs w:val="22"/>
                <w:lang w:val="en-US"/>
              </w:rPr>
            </w:pPr>
          </w:p>
        </w:tc>
      </w:tr>
      <w:tr w:rsidR="009572EC" w:rsidRPr="009935C1" w14:paraId="19ABD38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1AB92BFB" w14:textId="1317C906" w:rsidR="009572EC" w:rsidRPr="008B425B" w:rsidRDefault="00F65FC6" w:rsidP="002352D3">
            <w:pPr>
              <w:spacing w:after="0"/>
              <w:jc w:val="center"/>
              <w:rPr>
                <w:b/>
                <w:color w:val="000000"/>
                <w:sz w:val="22"/>
                <w:szCs w:val="22"/>
                <w:lang w:val="en-US"/>
              </w:rPr>
            </w:pPr>
            <w:r w:rsidRPr="008B425B">
              <w:rPr>
                <w:b/>
                <w:color w:val="000000"/>
                <w:sz w:val="22"/>
                <w:szCs w:val="22"/>
              </w:rPr>
              <w:t>KPI 26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4CD90AA2" w14:textId="77777777" w:rsidR="009572EC" w:rsidRPr="008B425B" w:rsidRDefault="009572EC" w:rsidP="002352D3">
            <w:pPr>
              <w:spacing w:after="0"/>
              <w:rPr>
                <w:color w:val="000000"/>
                <w:sz w:val="22"/>
                <w:szCs w:val="22"/>
                <w:lang w:val="en-US"/>
              </w:rPr>
            </w:pPr>
            <w:r w:rsidRPr="008B425B">
              <w:rPr>
                <w:color w:val="000000"/>
                <w:sz w:val="22"/>
                <w:szCs w:val="22"/>
                <w:lang w:val="en-US"/>
              </w:rPr>
              <w:t>No. of impressions (monthly average): &gt;</w:t>
            </w:r>
            <w:r w:rsidRPr="008B425B">
              <w:rPr>
                <w:b/>
                <w:color w:val="000000"/>
                <w:sz w:val="22"/>
                <w:szCs w:val="22"/>
                <w:lang w:val="en-US"/>
              </w:rPr>
              <w:t>500 (we can only count LinkedIn)</w:t>
            </w:r>
          </w:p>
        </w:tc>
        <w:tc>
          <w:tcPr>
            <w:tcW w:w="540" w:type="dxa"/>
            <w:tcBorders>
              <w:top w:val="single" w:sz="4" w:space="0" w:color="auto"/>
              <w:left w:val="single" w:sz="4" w:space="0" w:color="auto"/>
              <w:bottom w:val="single" w:sz="4" w:space="0" w:color="auto"/>
              <w:right w:val="single" w:sz="4" w:space="0" w:color="auto"/>
            </w:tcBorders>
            <w:vAlign w:val="center"/>
          </w:tcPr>
          <w:p w14:paraId="3D79C982"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4346635" w14:textId="77777777" w:rsidR="009572EC" w:rsidRPr="008B425B" w:rsidRDefault="009572EC" w:rsidP="002352D3">
            <w:pPr>
              <w:spacing w:after="0"/>
              <w:jc w:val="center"/>
              <w:rPr>
                <w:color w:val="000000"/>
                <w:sz w:val="22"/>
                <w:szCs w:val="22"/>
                <w:lang w:val="en-US"/>
              </w:rPr>
            </w:pPr>
          </w:p>
        </w:tc>
      </w:tr>
      <w:tr w:rsidR="009572EC" w:rsidRPr="009935C1" w14:paraId="33B6F75B"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3A36C2B9" w14:textId="77777777" w:rsidR="009572EC" w:rsidRPr="008B425B" w:rsidRDefault="009572EC" w:rsidP="002352D3">
            <w:pPr>
              <w:spacing w:after="0"/>
              <w:jc w:val="center"/>
              <w:rPr>
                <w:color w:val="000000"/>
                <w:sz w:val="22"/>
                <w:szCs w:val="22"/>
                <w:lang w:val="en-US"/>
              </w:rPr>
            </w:pPr>
            <w:r w:rsidRPr="008B425B">
              <w:rPr>
                <w:b/>
                <w:color w:val="000000"/>
                <w:sz w:val="22"/>
                <w:szCs w:val="22"/>
                <w:lang w:val="en-US"/>
              </w:rPr>
              <w:t>e-Newsletters and Email Campaigns KPIs</w:t>
            </w:r>
          </w:p>
        </w:tc>
      </w:tr>
      <w:tr w:rsidR="009572EC" w:rsidRPr="008B425B" w14:paraId="7F96F4B5"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0D3C29AA" w14:textId="796AF7CB" w:rsidR="009572EC" w:rsidRPr="008B425B" w:rsidRDefault="00F65FC6" w:rsidP="002352D3">
            <w:pPr>
              <w:spacing w:after="0"/>
              <w:jc w:val="center"/>
              <w:rPr>
                <w:b/>
                <w:color w:val="000000"/>
                <w:sz w:val="22"/>
                <w:szCs w:val="22"/>
                <w:lang w:val="en-US"/>
              </w:rPr>
            </w:pPr>
            <w:r w:rsidRPr="008B425B">
              <w:rPr>
                <w:b/>
                <w:color w:val="000000"/>
                <w:sz w:val="22"/>
                <w:szCs w:val="22"/>
              </w:rPr>
              <w:t>KPI 27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8171CCC" w14:textId="77777777" w:rsidR="009572EC" w:rsidRPr="008B425B" w:rsidRDefault="009572EC" w:rsidP="002352D3">
            <w:pPr>
              <w:spacing w:after="0"/>
              <w:rPr>
                <w:color w:val="000000"/>
                <w:sz w:val="22"/>
                <w:szCs w:val="22"/>
              </w:rPr>
            </w:pPr>
            <w:r w:rsidRPr="008B425B">
              <w:rPr>
                <w:color w:val="000000"/>
                <w:sz w:val="22"/>
                <w:szCs w:val="22"/>
                <w:lang w:val="en-US"/>
              </w:rPr>
              <w:t xml:space="preserve">e-Newsletters contributed/released: </w:t>
            </w:r>
            <w:r w:rsidRPr="008B425B">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09B8A73D"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BF47C92" w14:textId="77777777" w:rsidR="009572EC" w:rsidRPr="008B425B" w:rsidRDefault="009572EC" w:rsidP="002352D3">
            <w:pPr>
              <w:spacing w:after="0"/>
              <w:jc w:val="center"/>
              <w:rPr>
                <w:color w:val="000000"/>
                <w:sz w:val="22"/>
                <w:szCs w:val="22"/>
                <w:lang w:val="en-US"/>
              </w:rPr>
            </w:pPr>
          </w:p>
        </w:tc>
      </w:tr>
      <w:tr w:rsidR="009572EC" w:rsidRPr="008B425B" w14:paraId="39F196A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D36C05C" w14:textId="730F2968" w:rsidR="009572EC" w:rsidRPr="008B425B" w:rsidRDefault="00F65FC6" w:rsidP="002352D3">
            <w:pPr>
              <w:spacing w:after="0"/>
              <w:jc w:val="center"/>
              <w:rPr>
                <w:b/>
                <w:color w:val="000000"/>
                <w:sz w:val="22"/>
                <w:szCs w:val="22"/>
                <w:lang w:val="en-US"/>
              </w:rPr>
            </w:pPr>
            <w:r w:rsidRPr="008B425B">
              <w:rPr>
                <w:b/>
                <w:color w:val="000000"/>
                <w:sz w:val="22"/>
                <w:szCs w:val="22"/>
              </w:rPr>
              <w:t>KPI 28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87E65F6" w14:textId="77777777" w:rsidR="009572EC" w:rsidRPr="008B425B" w:rsidRDefault="009572EC" w:rsidP="002352D3">
            <w:pPr>
              <w:spacing w:after="0"/>
              <w:rPr>
                <w:color w:val="000000"/>
                <w:sz w:val="22"/>
                <w:szCs w:val="22"/>
              </w:rPr>
            </w:pPr>
            <w:r w:rsidRPr="008B425B">
              <w:rPr>
                <w:color w:val="000000"/>
                <w:sz w:val="22"/>
                <w:szCs w:val="22"/>
                <w:lang w:val="en-US"/>
              </w:rPr>
              <w:t xml:space="preserve">Total Mailing List Contact Points: </w:t>
            </w:r>
            <w:r w:rsidRPr="008B425B">
              <w:rPr>
                <w:b/>
                <w:color w:val="000000"/>
                <w:sz w:val="22"/>
                <w:szCs w:val="22"/>
                <w:lang w:val="en-US"/>
              </w:rPr>
              <w:t>&gt;1.000</w:t>
            </w:r>
          </w:p>
        </w:tc>
        <w:tc>
          <w:tcPr>
            <w:tcW w:w="540" w:type="dxa"/>
            <w:tcBorders>
              <w:top w:val="single" w:sz="4" w:space="0" w:color="auto"/>
              <w:left w:val="single" w:sz="4" w:space="0" w:color="auto"/>
              <w:bottom w:val="single" w:sz="4" w:space="0" w:color="auto"/>
              <w:right w:val="single" w:sz="4" w:space="0" w:color="auto"/>
            </w:tcBorders>
            <w:vAlign w:val="center"/>
          </w:tcPr>
          <w:p w14:paraId="441A4E5B"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403CD78B" w14:textId="77777777" w:rsidR="009572EC" w:rsidRPr="008B425B" w:rsidRDefault="009572EC" w:rsidP="002352D3">
            <w:pPr>
              <w:spacing w:after="0"/>
              <w:jc w:val="center"/>
              <w:rPr>
                <w:color w:val="000000"/>
                <w:sz w:val="22"/>
                <w:szCs w:val="22"/>
                <w:lang w:val="en-US"/>
              </w:rPr>
            </w:pPr>
          </w:p>
        </w:tc>
      </w:tr>
      <w:tr w:rsidR="009572EC" w:rsidRPr="008B425B" w14:paraId="058E0F3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393C0BA" w14:textId="77777777" w:rsidR="009572EC" w:rsidRPr="008B425B" w:rsidRDefault="009572EC" w:rsidP="002352D3">
            <w:pPr>
              <w:spacing w:after="0"/>
              <w:jc w:val="center"/>
              <w:rPr>
                <w:color w:val="000000"/>
                <w:sz w:val="22"/>
                <w:szCs w:val="22"/>
              </w:rPr>
            </w:pPr>
            <w:r w:rsidRPr="008B425B">
              <w:rPr>
                <w:b/>
                <w:color w:val="000000"/>
                <w:sz w:val="22"/>
                <w:szCs w:val="22"/>
              </w:rPr>
              <w:t>Online Publishing KPIs</w:t>
            </w:r>
          </w:p>
        </w:tc>
      </w:tr>
      <w:tr w:rsidR="009572EC" w:rsidRPr="008B425B" w14:paraId="5DD5587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5EABA06" w14:textId="113394B4" w:rsidR="009572EC" w:rsidRPr="008B425B" w:rsidRDefault="00F65FC6" w:rsidP="002352D3">
            <w:pPr>
              <w:spacing w:after="0"/>
              <w:jc w:val="center"/>
              <w:rPr>
                <w:b/>
                <w:color w:val="000000"/>
                <w:sz w:val="22"/>
                <w:szCs w:val="22"/>
                <w:lang w:val="en-US"/>
              </w:rPr>
            </w:pPr>
            <w:r w:rsidRPr="008B425B">
              <w:rPr>
                <w:b/>
                <w:color w:val="000000"/>
                <w:sz w:val="22"/>
                <w:szCs w:val="22"/>
              </w:rPr>
              <w:t>KPI 29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8EF5A7D" w14:textId="77777777" w:rsidR="009572EC" w:rsidRPr="008B425B" w:rsidRDefault="009572EC" w:rsidP="002352D3">
            <w:pPr>
              <w:spacing w:after="0"/>
              <w:rPr>
                <w:color w:val="000000"/>
                <w:sz w:val="22"/>
                <w:szCs w:val="22"/>
              </w:rPr>
            </w:pPr>
            <w:r w:rsidRPr="008B425B">
              <w:rPr>
                <w:color w:val="000000"/>
                <w:sz w:val="22"/>
                <w:szCs w:val="22"/>
              </w:rPr>
              <w:t xml:space="preserve">Press releases: </w:t>
            </w:r>
            <w:r w:rsidRPr="008B425B">
              <w:rPr>
                <w:b/>
                <w:color w:val="000000"/>
                <w:sz w:val="22"/>
                <w:szCs w:val="22"/>
              </w:rPr>
              <w:t>≥10</w:t>
            </w:r>
          </w:p>
        </w:tc>
        <w:tc>
          <w:tcPr>
            <w:tcW w:w="540" w:type="dxa"/>
            <w:tcBorders>
              <w:top w:val="single" w:sz="4" w:space="0" w:color="auto"/>
              <w:left w:val="single" w:sz="4" w:space="0" w:color="auto"/>
              <w:bottom w:val="single" w:sz="4" w:space="0" w:color="auto"/>
              <w:right w:val="single" w:sz="4" w:space="0" w:color="auto"/>
            </w:tcBorders>
            <w:vAlign w:val="center"/>
          </w:tcPr>
          <w:p w14:paraId="616F2CDF"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1196173" w14:textId="77777777" w:rsidR="009572EC" w:rsidRPr="008B425B" w:rsidRDefault="009572EC" w:rsidP="002352D3">
            <w:pPr>
              <w:spacing w:after="0"/>
              <w:jc w:val="center"/>
              <w:rPr>
                <w:color w:val="000000"/>
                <w:sz w:val="22"/>
                <w:szCs w:val="22"/>
                <w:lang w:val="en-US"/>
              </w:rPr>
            </w:pPr>
          </w:p>
        </w:tc>
      </w:tr>
      <w:tr w:rsidR="009572EC" w:rsidRPr="009935C1" w14:paraId="66F3C80C"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CB02386" w14:textId="4F424AB2" w:rsidR="009572EC" w:rsidRPr="008B425B" w:rsidRDefault="00F65FC6" w:rsidP="002352D3">
            <w:pPr>
              <w:spacing w:after="0"/>
              <w:jc w:val="center"/>
              <w:rPr>
                <w:b/>
                <w:color w:val="000000"/>
                <w:sz w:val="22"/>
                <w:szCs w:val="22"/>
                <w:lang w:val="en-US"/>
              </w:rPr>
            </w:pPr>
            <w:r w:rsidRPr="008B425B">
              <w:rPr>
                <w:b/>
                <w:color w:val="000000"/>
                <w:sz w:val="22"/>
                <w:szCs w:val="22"/>
              </w:rPr>
              <w:t xml:space="preserve">KPI 30 </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6C4FB866"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Events </w:t>
            </w:r>
            <w:proofErr w:type="spellStart"/>
            <w:r w:rsidRPr="008B425B">
              <w:rPr>
                <w:color w:val="000000"/>
                <w:sz w:val="22"/>
                <w:szCs w:val="22"/>
                <w:lang w:val="en-US"/>
              </w:rPr>
              <w:t>organised</w:t>
            </w:r>
            <w:proofErr w:type="spellEnd"/>
            <w:r w:rsidRPr="008B425B">
              <w:rPr>
                <w:color w:val="000000"/>
                <w:sz w:val="22"/>
                <w:szCs w:val="22"/>
                <w:lang w:val="en-US"/>
              </w:rPr>
              <w:t xml:space="preserve"> by local authorities: </w:t>
            </w:r>
            <w:r w:rsidRPr="008B425B">
              <w:rPr>
                <w:b/>
                <w:color w:val="000000"/>
                <w:sz w:val="22"/>
                <w:szCs w:val="22"/>
                <w:lang w:val="en-US"/>
              </w:rPr>
              <w:t>≥3</w:t>
            </w:r>
          </w:p>
        </w:tc>
        <w:tc>
          <w:tcPr>
            <w:tcW w:w="540" w:type="dxa"/>
            <w:tcBorders>
              <w:top w:val="single" w:sz="4" w:space="0" w:color="auto"/>
              <w:left w:val="single" w:sz="4" w:space="0" w:color="auto"/>
              <w:bottom w:val="single" w:sz="4" w:space="0" w:color="auto"/>
              <w:right w:val="single" w:sz="4" w:space="0" w:color="auto"/>
            </w:tcBorders>
            <w:vAlign w:val="center"/>
          </w:tcPr>
          <w:p w14:paraId="49621066"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21BEFE5" w14:textId="77777777" w:rsidR="009572EC" w:rsidRPr="008B425B" w:rsidRDefault="009572EC" w:rsidP="002352D3">
            <w:pPr>
              <w:spacing w:after="0"/>
              <w:jc w:val="center"/>
              <w:rPr>
                <w:color w:val="000000"/>
                <w:sz w:val="22"/>
                <w:szCs w:val="22"/>
                <w:lang w:val="en-US"/>
              </w:rPr>
            </w:pPr>
          </w:p>
        </w:tc>
      </w:tr>
      <w:tr w:rsidR="009572EC" w:rsidRPr="008B425B" w14:paraId="04A8D68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14E59F7" w14:textId="400F8C92" w:rsidR="009572EC" w:rsidRPr="008B425B" w:rsidRDefault="00F65FC6" w:rsidP="002352D3">
            <w:pPr>
              <w:spacing w:after="0"/>
              <w:jc w:val="center"/>
              <w:rPr>
                <w:b/>
                <w:color w:val="000000"/>
                <w:sz w:val="22"/>
                <w:szCs w:val="22"/>
                <w:lang w:val="en-US"/>
              </w:rPr>
            </w:pPr>
            <w:r w:rsidRPr="008B425B">
              <w:rPr>
                <w:b/>
                <w:color w:val="000000"/>
                <w:sz w:val="22"/>
                <w:szCs w:val="22"/>
              </w:rPr>
              <w:t>KPI 31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5DE17E6" w14:textId="77777777" w:rsidR="009572EC" w:rsidRPr="008B425B" w:rsidRDefault="009572EC" w:rsidP="002352D3">
            <w:pPr>
              <w:spacing w:after="0"/>
              <w:rPr>
                <w:color w:val="000000"/>
                <w:sz w:val="22"/>
                <w:szCs w:val="22"/>
              </w:rPr>
            </w:pPr>
            <w:r w:rsidRPr="008B425B">
              <w:rPr>
                <w:color w:val="000000"/>
                <w:sz w:val="22"/>
                <w:szCs w:val="22"/>
                <w:lang w:val="en-US"/>
              </w:rPr>
              <w:t xml:space="preserve">People per event: </w:t>
            </w:r>
            <w:r w:rsidRPr="008B425B">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478AC0"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7A2CA6E" w14:textId="77777777" w:rsidR="009572EC" w:rsidRPr="008B425B" w:rsidRDefault="009572EC" w:rsidP="002352D3">
            <w:pPr>
              <w:spacing w:after="0"/>
              <w:jc w:val="center"/>
              <w:rPr>
                <w:color w:val="000000"/>
                <w:sz w:val="22"/>
                <w:szCs w:val="22"/>
                <w:lang w:val="en-US"/>
              </w:rPr>
            </w:pPr>
          </w:p>
        </w:tc>
      </w:tr>
      <w:tr w:rsidR="009572EC" w:rsidRPr="008B425B" w14:paraId="5C9B6184"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780AC0E5" w14:textId="77777777" w:rsidR="009572EC" w:rsidRPr="008B425B" w:rsidRDefault="009572EC" w:rsidP="002352D3">
            <w:pPr>
              <w:spacing w:after="0"/>
              <w:jc w:val="center"/>
              <w:rPr>
                <w:color w:val="000000"/>
                <w:sz w:val="22"/>
                <w:szCs w:val="22"/>
              </w:rPr>
            </w:pPr>
            <w:r w:rsidRPr="008B425B">
              <w:rPr>
                <w:b/>
                <w:color w:val="000000"/>
                <w:sz w:val="22"/>
                <w:szCs w:val="22"/>
              </w:rPr>
              <w:t>Links and liaisons KPIs</w:t>
            </w:r>
          </w:p>
        </w:tc>
      </w:tr>
      <w:tr w:rsidR="009572EC" w:rsidRPr="009935C1" w14:paraId="407A0D7F"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FF8E8C2" w14:textId="002C9B4F" w:rsidR="009572EC" w:rsidRPr="008B425B" w:rsidRDefault="00F65FC6" w:rsidP="002352D3">
            <w:pPr>
              <w:spacing w:after="0"/>
              <w:jc w:val="center"/>
              <w:rPr>
                <w:b/>
                <w:color w:val="000000"/>
                <w:sz w:val="22"/>
                <w:szCs w:val="22"/>
                <w:lang w:val="en-US"/>
              </w:rPr>
            </w:pPr>
            <w:r w:rsidRPr="008B425B">
              <w:rPr>
                <w:b/>
                <w:color w:val="000000"/>
                <w:sz w:val="22"/>
                <w:szCs w:val="22"/>
              </w:rPr>
              <w:t>KPI 32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B063238"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Number of DIH and clusters to contribute: </w:t>
            </w:r>
            <w:r w:rsidRPr="008B425B">
              <w:rPr>
                <w:b/>
                <w:color w:val="000000"/>
                <w:sz w:val="22"/>
                <w:szCs w:val="22"/>
                <w:lang w:val="en-US"/>
              </w:rPr>
              <w:t>10</w:t>
            </w:r>
          </w:p>
        </w:tc>
        <w:tc>
          <w:tcPr>
            <w:tcW w:w="540" w:type="dxa"/>
            <w:tcBorders>
              <w:top w:val="single" w:sz="4" w:space="0" w:color="auto"/>
              <w:left w:val="single" w:sz="4" w:space="0" w:color="auto"/>
              <w:bottom w:val="single" w:sz="4" w:space="0" w:color="auto"/>
              <w:right w:val="single" w:sz="4" w:space="0" w:color="auto"/>
            </w:tcBorders>
            <w:vAlign w:val="center"/>
          </w:tcPr>
          <w:p w14:paraId="57C15CB8"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00ED889" w14:textId="77777777" w:rsidR="009572EC" w:rsidRPr="008B425B" w:rsidRDefault="009572EC" w:rsidP="002352D3">
            <w:pPr>
              <w:spacing w:after="0"/>
              <w:jc w:val="center"/>
              <w:rPr>
                <w:color w:val="000000"/>
                <w:sz w:val="22"/>
                <w:szCs w:val="22"/>
                <w:lang w:val="en-US"/>
              </w:rPr>
            </w:pPr>
          </w:p>
        </w:tc>
      </w:tr>
      <w:tr w:rsidR="009572EC" w:rsidRPr="009935C1" w14:paraId="0351E70B"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25648E9D" w14:textId="4E482DE2" w:rsidR="009572EC" w:rsidRPr="008B425B" w:rsidRDefault="00F65FC6" w:rsidP="002352D3">
            <w:pPr>
              <w:spacing w:after="0"/>
              <w:jc w:val="center"/>
              <w:rPr>
                <w:b/>
                <w:color w:val="000000"/>
                <w:sz w:val="22"/>
                <w:szCs w:val="22"/>
                <w:lang w:val="en-US"/>
              </w:rPr>
            </w:pPr>
            <w:r w:rsidRPr="008B425B">
              <w:rPr>
                <w:b/>
                <w:color w:val="000000"/>
                <w:sz w:val="22"/>
                <w:szCs w:val="22"/>
              </w:rPr>
              <w:t>KPI 33</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1DBFEFD5"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Liaisons with other relevant projects: </w:t>
            </w:r>
            <w:r w:rsidRPr="008B425B">
              <w:rPr>
                <w:b/>
                <w:color w:val="000000"/>
                <w:sz w:val="22"/>
                <w:szCs w:val="22"/>
                <w:lang w:val="en-US"/>
              </w:rPr>
              <w:t>≥5.</w:t>
            </w:r>
          </w:p>
        </w:tc>
        <w:tc>
          <w:tcPr>
            <w:tcW w:w="540" w:type="dxa"/>
            <w:tcBorders>
              <w:top w:val="single" w:sz="4" w:space="0" w:color="auto"/>
              <w:left w:val="single" w:sz="4" w:space="0" w:color="auto"/>
              <w:bottom w:val="single" w:sz="4" w:space="0" w:color="auto"/>
              <w:right w:val="single" w:sz="4" w:space="0" w:color="auto"/>
            </w:tcBorders>
            <w:vAlign w:val="center"/>
          </w:tcPr>
          <w:p w14:paraId="67608D3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E15E106" w14:textId="77777777" w:rsidR="009572EC" w:rsidRPr="008B425B" w:rsidRDefault="009572EC" w:rsidP="002352D3">
            <w:pPr>
              <w:spacing w:after="0"/>
              <w:jc w:val="center"/>
              <w:rPr>
                <w:color w:val="000000"/>
                <w:sz w:val="22"/>
                <w:szCs w:val="22"/>
                <w:lang w:val="en-US"/>
              </w:rPr>
            </w:pPr>
          </w:p>
        </w:tc>
      </w:tr>
      <w:tr w:rsidR="009572EC" w:rsidRPr="008B425B" w14:paraId="79766962"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EFC6C7A" w14:textId="77777777" w:rsidR="009572EC" w:rsidRPr="008B425B" w:rsidRDefault="009572EC" w:rsidP="002352D3">
            <w:pPr>
              <w:spacing w:after="0"/>
              <w:jc w:val="center"/>
              <w:rPr>
                <w:color w:val="000000"/>
                <w:sz w:val="22"/>
                <w:szCs w:val="22"/>
              </w:rPr>
            </w:pPr>
            <w:r w:rsidRPr="008B425B">
              <w:rPr>
                <w:b/>
                <w:color w:val="000000"/>
                <w:sz w:val="22"/>
                <w:szCs w:val="22"/>
              </w:rPr>
              <w:t>Promotional material KPIs</w:t>
            </w:r>
          </w:p>
        </w:tc>
      </w:tr>
      <w:tr w:rsidR="009572EC" w:rsidRPr="009935C1" w14:paraId="6FEEC8FE"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EB5C66B" w14:textId="2B89E549" w:rsidR="009572EC" w:rsidRPr="008B425B" w:rsidRDefault="00F65FC6" w:rsidP="002352D3">
            <w:pPr>
              <w:spacing w:after="0"/>
              <w:jc w:val="center"/>
              <w:rPr>
                <w:b/>
                <w:color w:val="000000"/>
                <w:sz w:val="22"/>
                <w:szCs w:val="22"/>
                <w:lang w:val="en-US"/>
              </w:rPr>
            </w:pPr>
            <w:r w:rsidRPr="008B425B">
              <w:rPr>
                <w:b/>
                <w:color w:val="000000"/>
                <w:sz w:val="22"/>
                <w:szCs w:val="22"/>
              </w:rPr>
              <w:t>KPI 34</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E89CD6A" w14:textId="77777777" w:rsidR="009572EC" w:rsidRPr="008B425B" w:rsidRDefault="009572EC" w:rsidP="002352D3">
            <w:pPr>
              <w:spacing w:after="0"/>
              <w:rPr>
                <w:color w:val="000000"/>
                <w:sz w:val="22"/>
                <w:szCs w:val="22"/>
                <w:lang w:val="en-US"/>
              </w:rPr>
            </w:pPr>
            <w:r w:rsidRPr="008B425B">
              <w:rPr>
                <w:color w:val="000000"/>
                <w:sz w:val="22"/>
                <w:szCs w:val="22"/>
                <w:lang w:val="en-US"/>
              </w:rPr>
              <w:t xml:space="preserve">No. of hard copies (i.e., brochures, flyers, posters, etc.) distributed: </w:t>
            </w:r>
            <w:r w:rsidRPr="008B425B">
              <w:rPr>
                <w:b/>
                <w:color w:val="000000"/>
                <w:sz w:val="22"/>
                <w:szCs w:val="22"/>
                <w:lang w:val="en-US"/>
              </w:rPr>
              <w:t>&gt;2.000</w:t>
            </w:r>
          </w:p>
        </w:tc>
        <w:tc>
          <w:tcPr>
            <w:tcW w:w="540" w:type="dxa"/>
            <w:tcBorders>
              <w:top w:val="single" w:sz="4" w:space="0" w:color="auto"/>
              <w:left w:val="single" w:sz="4" w:space="0" w:color="auto"/>
              <w:bottom w:val="single" w:sz="4" w:space="0" w:color="auto"/>
              <w:right w:val="single" w:sz="4" w:space="0" w:color="auto"/>
            </w:tcBorders>
            <w:vAlign w:val="center"/>
          </w:tcPr>
          <w:p w14:paraId="779A2D7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70CF9695" w14:textId="77777777" w:rsidR="009572EC" w:rsidRPr="008B425B" w:rsidRDefault="009572EC" w:rsidP="002352D3">
            <w:pPr>
              <w:spacing w:after="0"/>
              <w:jc w:val="center"/>
              <w:rPr>
                <w:color w:val="000000"/>
                <w:sz w:val="22"/>
                <w:szCs w:val="22"/>
                <w:lang w:val="en-US"/>
              </w:rPr>
            </w:pPr>
          </w:p>
        </w:tc>
      </w:tr>
      <w:tr w:rsidR="009572EC" w:rsidRPr="008B425B" w14:paraId="30349C1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6A19F60" w14:textId="1B502B42" w:rsidR="009572EC" w:rsidRPr="008B425B" w:rsidRDefault="00F65FC6" w:rsidP="002352D3">
            <w:pPr>
              <w:spacing w:after="0"/>
              <w:jc w:val="center"/>
              <w:rPr>
                <w:b/>
                <w:color w:val="000000"/>
                <w:sz w:val="22"/>
                <w:szCs w:val="22"/>
                <w:lang w:val="en-US"/>
              </w:rPr>
            </w:pPr>
            <w:r w:rsidRPr="008B425B">
              <w:rPr>
                <w:b/>
                <w:color w:val="000000"/>
                <w:sz w:val="22"/>
                <w:szCs w:val="22"/>
              </w:rPr>
              <w:t>KPI 35</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16BFD50" w14:textId="77777777" w:rsidR="009572EC" w:rsidRPr="008B425B" w:rsidRDefault="009572EC" w:rsidP="002352D3">
            <w:pPr>
              <w:spacing w:after="0"/>
              <w:rPr>
                <w:color w:val="000000"/>
                <w:sz w:val="22"/>
                <w:szCs w:val="22"/>
              </w:rPr>
            </w:pPr>
            <w:r w:rsidRPr="008B425B">
              <w:rPr>
                <w:color w:val="000000"/>
                <w:sz w:val="22"/>
                <w:szCs w:val="22"/>
                <w:lang w:val="en-US"/>
              </w:rPr>
              <w:t xml:space="preserve">Roll-up Banners: </w:t>
            </w:r>
            <w:r w:rsidRPr="008B425B">
              <w:rPr>
                <w:b/>
                <w:color w:val="000000"/>
                <w:sz w:val="22"/>
                <w:szCs w:val="22"/>
                <w:lang w:val="en-US"/>
              </w:rPr>
              <w:t>&gt;4</w:t>
            </w:r>
          </w:p>
        </w:tc>
        <w:tc>
          <w:tcPr>
            <w:tcW w:w="540" w:type="dxa"/>
            <w:tcBorders>
              <w:top w:val="single" w:sz="4" w:space="0" w:color="auto"/>
              <w:left w:val="single" w:sz="4" w:space="0" w:color="auto"/>
              <w:bottom w:val="single" w:sz="4" w:space="0" w:color="auto"/>
              <w:right w:val="single" w:sz="4" w:space="0" w:color="auto"/>
            </w:tcBorders>
            <w:vAlign w:val="center"/>
          </w:tcPr>
          <w:p w14:paraId="56E1E54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33263235" w14:textId="77777777" w:rsidR="009572EC" w:rsidRPr="008B425B" w:rsidRDefault="009572EC" w:rsidP="002352D3">
            <w:pPr>
              <w:spacing w:after="0"/>
              <w:jc w:val="center"/>
              <w:rPr>
                <w:color w:val="000000"/>
                <w:sz w:val="22"/>
                <w:szCs w:val="22"/>
                <w:lang w:val="en-US"/>
              </w:rPr>
            </w:pPr>
          </w:p>
        </w:tc>
      </w:tr>
      <w:tr w:rsidR="009572EC" w:rsidRPr="008B425B" w14:paraId="57E05AE9"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6855CAF9" w14:textId="77777777" w:rsidR="009572EC" w:rsidRPr="008B425B" w:rsidRDefault="009572EC" w:rsidP="002352D3">
            <w:pPr>
              <w:spacing w:after="0"/>
              <w:jc w:val="center"/>
              <w:rPr>
                <w:color w:val="000000"/>
                <w:sz w:val="22"/>
                <w:szCs w:val="22"/>
              </w:rPr>
            </w:pPr>
            <w:r w:rsidRPr="008B425B">
              <w:rPr>
                <w:b/>
                <w:color w:val="000000"/>
                <w:sz w:val="22"/>
                <w:szCs w:val="22"/>
              </w:rPr>
              <w:lastRenderedPageBreak/>
              <w:t>Multimedia KPIs</w:t>
            </w:r>
          </w:p>
        </w:tc>
      </w:tr>
      <w:tr w:rsidR="009572EC" w:rsidRPr="008B425B" w14:paraId="46A87AF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50C88C4" w14:textId="50B52D3B" w:rsidR="009572EC" w:rsidRPr="008B425B" w:rsidRDefault="00F65FC6" w:rsidP="002352D3">
            <w:pPr>
              <w:spacing w:after="0"/>
              <w:jc w:val="center"/>
              <w:rPr>
                <w:b/>
                <w:color w:val="000000"/>
                <w:sz w:val="22"/>
                <w:szCs w:val="22"/>
                <w:lang w:val="en-US"/>
              </w:rPr>
            </w:pPr>
            <w:r w:rsidRPr="008B425B">
              <w:rPr>
                <w:b/>
                <w:color w:val="000000"/>
                <w:sz w:val="22"/>
                <w:szCs w:val="22"/>
              </w:rPr>
              <w:t>KPI 36</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CE7A529" w14:textId="77777777" w:rsidR="009572EC" w:rsidRPr="008B425B" w:rsidRDefault="009572EC" w:rsidP="002352D3">
            <w:pPr>
              <w:spacing w:after="0"/>
              <w:rPr>
                <w:color w:val="000000"/>
                <w:sz w:val="22"/>
                <w:szCs w:val="22"/>
              </w:rPr>
            </w:pPr>
            <w:r w:rsidRPr="008B425B">
              <w:rPr>
                <w:color w:val="000000"/>
                <w:sz w:val="22"/>
                <w:szCs w:val="22"/>
                <w:lang w:val="en-US"/>
              </w:rPr>
              <w:t xml:space="preserve">Number of promotional videos: </w:t>
            </w:r>
            <w:r w:rsidRPr="008B425B">
              <w:rPr>
                <w:b/>
                <w:color w:val="000000"/>
                <w:sz w:val="22"/>
                <w:szCs w:val="22"/>
                <w:lang w:val="en-US"/>
              </w:rPr>
              <w:t>&gt;3</w:t>
            </w:r>
          </w:p>
        </w:tc>
        <w:tc>
          <w:tcPr>
            <w:tcW w:w="540" w:type="dxa"/>
            <w:tcBorders>
              <w:top w:val="single" w:sz="4" w:space="0" w:color="auto"/>
              <w:left w:val="single" w:sz="4" w:space="0" w:color="auto"/>
              <w:bottom w:val="single" w:sz="4" w:space="0" w:color="auto"/>
              <w:right w:val="single" w:sz="4" w:space="0" w:color="auto"/>
            </w:tcBorders>
            <w:vAlign w:val="center"/>
          </w:tcPr>
          <w:p w14:paraId="3DB80D8E"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8ECDD7F" w14:textId="77777777" w:rsidR="009572EC" w:rsidRPr="008B425B" w:rsidRDefault="009572EC" w:rsidP="002352D3">
            <w:pPr>
              <w:spacing w:after="0"/>
              <w:jc w:val="center"/>
              <w:rPr>
                <w:color w:val="000000"/>
                <w:sz w:val="22"/>
                <w:szCs w:val="22"/>
                <w:lang w:val="en-US"/>
              </w:rPr>
            </w:pPr>
          </w:p>
        </w:tc>
      </w:tr>
      <w:tr w:rsidR="009572EC" w:rsidRPr="008B425B" w14:paraId="3D11E8B0"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4882800B" w14:textId="07845E1F" w:rsidR="009572EC" w:rsidRPr="008B425B" w:rsidRDefault="00F65FC6" w:rsidP="002352D3">
            <w:pPr>
              <w:spacing w:after="0"/>
              <w:jc w:val="center"/>
              <w:rPr>
                <w:b/>
                <w:color w:val="000000"/>
                <w:sz w:val="22"/>
                <w:szCs w:val="22"/>
                <w:lang w:val="en-US"/>
              </w:rPr>
            </w:pPr>
            <w:r w:rsidRPr="008B425B">
              <w:rPr>
                <w:b/>
                <w:color w:val="000000"/>
                <w:sz w:val="22"/>
                <w:szCs w:val="22"/>
              </w:rPr>
              <w:t>KPI 37</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176FAD0" w14:textId="77777777" w:rsidR="009572EC" w:rsidRPr="008B425B" w:rsidRDefault="009572EC" w:rsidP="002352D3">
            <w:pPr>
              <w:spacing w:after="0"/>
              <w:rPr>
                <w:color w:val="000000"/>
                <w:sz w:val="22"/>
                <w:szCs w:val="22"/>
              </w:rPr>
            </w:pPr>
            <w:r w:rsidRPr="008B425B">
              <w:rPr>
                <w:color w:val="000000"/>
                <w:sz w:val="22"/>
                <w:szCs w:val="22"/>
                <w:lang w:val="en-US"/>
              </w:rPr>
              <w:t xml:space="preserve">Number of interviews produced: </w:t>
            </w:r>
            <w:r w:rsidRPr="008B425B">
              <w:rPr>
                <w:b/>
                <w:color w:val="000000"/>
                <w:sz w:val="22"/>
                <w:szCs w:val="22"/>
                <w:lang w:val="en-US"/>
              </w:rPr>
              <w:t>&gt;6</w:t>
            </w:r>
          </w:p>
        </w:tc>
        <w:tc>
          <w:tcPr>
            <w:tcW w:w="540" w:type="dxa"/>
            <w:tcBorders>
              <w:top w:val="single" w:sz="4" w:space="0" w:color="auto"/>
              <w:left w:val="single" w:sz="4" w:space="0" w:color="auto"/>
              <w:bottom w:val="single" w:sz="4" w:space="0" w:color="auto"/>
              <w:right w:val="single" w:sz="4" w:space="0" w:color="auto"/>
            </w:tcBorders>
            <w:vAlign w:val="center"/>
          </w:tcPr>
          <w:p w14:paraId="5C80EF14"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960B339" w14:textId="77777777" w:rsidR="009572EC" w:rsidRPr="008B425B" w:rsidRDefault="009572EC" w:rsidP="002352D3">
            <w:pPr>
              <w:spacing w:after="0"/>
              <w:jc w:val="center"/>
              <w:rPr>
                <w:color w:val="000000"/>
                <w:sz w:val="22"/>
                <w:szCs w:val="22"/>
                <w:lang w:val="en-US"/>
              </w:rPr>
            </w:pPr>
          </w:p>
        </w:tc>
      </w:tr>
      <w:tr w:rsidR="009572EC" w:rsidRPr="008B425B" w14:paraId="6082B09A"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73187363" w14:textId="626A319B" w:rsidR="009572EC" w:rsidRPr="008B425B" w:rsidRDefault="00F65FC6" w:rsidP="002352D3">
            <w:pPr>
              <w:spacing w:after="0"/>
              <w:jc w:val="center"/>
              <w:rPr>
                <w:b/>
                <w:color w:val="000000"/>
                <w:sz w:val="22"/>
                <w:szCs w:val="22"/>
                <w:lang w:val="en-US"/>
              </w:rPr>
            </w:pPr>
            <w:r w:rsidRPr="008B425B">
              <w:rPr>
                <w:b/>
                <w:color w:val="000000"/>
                <w:sz w:val="22"/>
                <w:szCs w:val="22"/>
              </w:rPr>
              <w:t>KPI 38</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C0F99CD" w14:textId="77777777" w:rsidR="009572EC" w:rsidRPr="008B425B" w:rsidRDefault="009572EC" w:rsidP="002352D3">
            <w:pPr>
              <w:spacing w:after="0"/>
              <w:rPr>
                <w:color w:val="000000"/>
                <w:sz w:val="22"/>
                <w:szCs w:val="22"/>
              </w:rPr>
            </w:pPr>
            <w:r w:rsidRPr="008B425B">
              <w:rPr>
                <w:color w:val="000000"/>
                <w:sz w:val="22"/>
                <w:szCs w:val="22"/>
                <w:lang w:val="en-US"/>
              </w:rPr>
              <w:t xml:space="preserve">views: </w:t>
            </w:r>
            <w:r w:rsidRPr="008B425B">
              <w:rPr>
                <w:b/>
                <w:color w:val="000000"/>
                <w:sz w:val="22"/>
                <w:szCs w:val="22"/>
                <w:lang w:val="en-US"/>
              </w:rPr>
              <w:t>&gt;3.000</w:t>
            </w:r>
          </w:p>
        </w:tc>
        <w:tc>
          <w:tcPr>
            <w:tcW w:w="540" w:type="dxa"/>
            <w:tcBorders>
              <w:top w:val="single" w:sz="4" w:space="0" w:color="auto"/>
              <w:left w:val="single" w:sz="4" w:space="0" w:color="auto"/>
              <w:bottom w:val="single" w:sz="4" w:space="0" w:color="auto"/>
              <w:right w:val="single" w:sz="4" w:space="0" w:color="auto"/>
            </w:tcBorders>
            <w:vAlign w:val="center"/>
          </w:tcPr>
          <w:p w14:paraId="4D8BF243"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CD9D54D" w14:textId="77777777" w:rsidR="009572EC" w:rsidRPr="008B425B" w:rsidRDefault="009572EC" w:rsidP="002352D3">
            <w:pPr>
              <w:spacing w:after="0"/>
              <w:jc w:val="center"/>
              <w:rPr>
                <w:color w:val="000000"/>
                <w:sz w:val="22"/>
                <w:szCs w:val="22"/>
                <w:lang w:val="en-US"/>
              </w:rPr>
            </w:pPr>
          </w:p>
        </w:tc>
      </w:tr>
      <w:tr w:rsidR="009572EC" w:rsidRPr="008B425B" w14:paraId="628A104E" w14:textId="77777777" w:rsidTr="009572EC">
        <w:trPr>
          <w:trHeight w:val="431"/>
          <w:jc w:val="center"/>
        </w:trPr>
        <w:tc>
          <w:tcPr>
            <w:tcW w:w="8010" w:type="dxa"/>
            <w:gridSpan w:val="4"/>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735EE4F" w14:textId="77777777" w:rsidR="009572EC" w:rsidRPr="008B425B" w:rsidRDefault="009572EC" w:rsidP="002352D3">
            <w:pPr>
              <w:spacing w:after="0"/>
              <w:jc w:val="center"/>
              <w:rPr>
                <w:color w:val="000000"/>
                <w:sz w:val="22"/>
                <w:szCs w:val="22"/>
              </w:rPr>
            </w:pPr>
            <w:r w:rsidRPr="008B425B">
              <w:rPr>
                <w:b/>
                <w:color w:val="000000"/>
                <w:sz w:val="22"/>
                <w:szCs w:val="22"/>
              </w:rPr>
              <w:t>Public Talks KPIs</w:t>
            </w:r>
          </w:p>
        </w:tc>
      </w:tr>
      <w:tr w:rsidR="009572EC" w:rsidRPr="008B425B" w14:paraId="3A124D07"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5A071B3" w14:textId="5432CC7A" w:rsidR="009572EC" w:rsidRPr="008B425B" w:rsidRDefault="00F65FC6" w:rsidP="002352D3">
            <w:pPr>
              <w:spacing w:after="0"/>
              <w:jc w:val="center"/>
              <w:rPr>
                <w:b/>
                <w:color w:val="000000"/>
                <w:sz w:val="22"/>
                <w:szCs w:val="22"/>
                <w:lang w:val="en-US"/>
              </w:rPr>
            </w:pPr>
            <w:r w:rsidRPr="008B425B">
              <w:rPr>
                <w:b/>
                <w:color w:val="000000"/>
                <w:sz w:val="22"/>
                <w:szCs w:val="22"/>
              </w:rPr>
              <w:t>KPI 39</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5736D969" w14:textId="77777777" w:rsidR="009572EC" w:rsidRPr="008B425B" w:rsidRDefault="009572EC" w:rsidP="002352D3">
            <w:pPr>
              <w:spacing w:after="0"/>
              <w:rPr>
                <w:color w:val="000000"/>
                <w:sz w:val="22"/>
                <w:szCs w:val="22"/>
              </w:rPr>
            </w:pPr>
            <w:r w:rsidRPr="008B425B">
              <w:rPr>
                <w:color w:val="000000"/>
                <w:sz w:val="22"/>
                <w:szCs w:val="22"/>
                <w:lang w:val="en-US"/>
              </w:rPr>
              <w:t xml:space="preserve">Public events at universities: </w:t>
            </w:r>
            <w:r w:rsidRPr="008B425B">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6E3F74DF"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3738627" w14:textId="77777777" w:rsidR="009572EC" w:rsidRPr="008B425B" w:rsidRDefault="009572EC" w:rsidP="002352D3">
            <w:pPr>
              <w:spacing w:after="0"/>
              <w:jc w:val="center"/>
              <w:rPr>
                <w:color w:val="000000"/>
                <w:sz w:val="22"/>
                <w:szCs w:val="22"/>
                <w:lang w:val="en-US"/>
              </w:rPr>
            </w:pPr>
          </w:p>
        </w:tc>
      </w:tr>
      <w:tr w:rsidR="009572EC" w:rsidRPr="008B425B" w14:paraId="2FE3FA53"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6B21EAEB" w14:textId="5CC6295E" w:rsidR="009572EC" w:rsidRPr="008B425B" w:rsidRDefault="00F65FC6" w:rsidP="002352D3">
            <w:pPr>
              <w:spacing w:after="0"/>
              <w:jc w:val="center"/>
              <w:rPr>
                <w:b/>
                <w:color w:val="000000"/>
                <w:sz w:val="22"/>
                <w:szCs w:val="22"/>
                <w:lang w:val="en-US"/>
              </w:rPr>
            </w:pPr>
            <w:r w:rsidRPr="008B425B">
              <w:rPr>
                <w:b/>
                <w:color w:val="000000"/>
                <w:sz w:val="22"/>
                <w:szCs w:val="22"/>
              </w:rPr>
              <w:t>KPI 40</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0F3E305C" w14:textId="77777777" w:rsidR="009572EC" w:rsidRPr="008B425B" w:rsidRDefault="009572EC" w:rsidP="002352D3">
            <w:pPr>
              <w:spacing w:after="0"/>
              <w:rPr>
                <w:color w:val="000000"/>
                <w:sz w:val="22"/>
                <w:szCs w:val="22"/>
              </w:rPr>
            </w:pPr>
            <w:r w:rsidRPr="008B425B">
              <w:rPr>
                <w:color w:val="000000"/>
                <w:sz w:val="22"/>
                <w:szCs w:val="22"/>
                <w:lang w:val="en-US"/>
              </w:rPr>
              <w:t xml:space="preserve">Students per event: </w:t>
            </w:r>
            <w:r w:rsidRPr="008B425B">
              <w:rPr>
                <w:b/>
                <w:color w:val="000000"/>
                <w:sz w:val="22"/>
                <w:szCs w:val="22"/>
                <w:lang w:val="en-US"/>
              </w:rPr>
              <w:t>&gt;100</w:t>
            </w:r>
            <w:r w:rsidRPr="008B425B">
              <w:rPr>
                <w:color w:val="000000"/>
                <w:sz w:val="22"/>
                <w:szCs w:val="22"/>
                <w:lang w:val="en-US"/>
              </w:rPr>
              <w:t xml:space="preserve">; </w:t>
            </w:r>
          </w:p>
        </w:tc>
        <w:tc>
          <w:tcPr>
            <w:tcW w:w="540" w:type="dxa"/>
            <w:tcBorders>
              <w:top w:val="single" w:sz="4" w:space="0" w:color="auto"/>
              <w:left w:val="single" w:sz="4" w:space="0" w:color="auto"/>
              <w:bottom w:val="single" w:sz="4" w:space="0" w:color="auto"/>
              <w:right w:val="single" w:sz="4" w:space="0" w:color="auto"/>
            </w:tcBorders>
            <w:vAlign w:val="center"/>
          </w:tcPr>
          <w:p w14:paraId="5FD1FDFB"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160967BE" w14:textId="77777777" w:rsidR="009572EC" w:rsidRPr="008B425B" w:rsidRDefault="009572EC" w:rsidP="002352D3">
            <w:pPr>
              <w:spacing w:after="0"/>
              <w:jc w:val="center"/>
              <w:rPr>
                <w:color w:val="000000"/>
                <w:sz w:val="22"/>
                <w:szCs w:val="22"/>
                <w:lang w:val="en-US"/>
              </w:rPr>
            </w:pPr>
          </w:p>
        </w:tc>
      </w:tr>
      <w:tr w:rsidR="009572EC" w:rsidRPr="008B425B" w14:paraId="0F4DF3A9"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5807109A" w14:textId="6F76303A" w:rsidR="009572EC" w:rsidRPr="008B425B" w:rsidRDefault="00F65FC6" w:rsidP="002352D3">
            <w:pPr>
              <w:spacing w:after="0"/>
              <w:jc w:val="center"/>
              <w:rPr>
                <w:b/>
                <w:color w:val="000000"/>
                <w:sz w:val="22"/>
                <w:szCs w:val="22"/>
                <w:lang w:val="en-US"/>
              </w:rPr>
            </w:pPr>
            <w:r w:rsidRPr="008B425B">
              <w:rPr>
                <w:b/>
                <w:color w:val="000000"/>
                <w:sz w:val="22"/>
                <w:szCs w:val="22"/>
              </w:rPr>
              <w:t>KPI 41</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2214DB9C" w14:textId="77777777" w:rsidR="009572EC" w:rsidRPr="008B425B" w:rsidRDefault="009572EC" w:rsidP="002352D3">
            <w:pPr>
              <w:spacing w:after="0"/>
              <w:rPr>
                <w:color w:val="000000"/>
                <w:sz w:val="22"/>
                <w:szCs w:val="22"/>
              </w:rPr>
            </w:pPr>
            <w:r w:rsidRPr="008B425B">
              <w:rPr>
                <w:color w:val="000000"/>
                <w:sz w:val="22"/>
                <w:szCs w:val="22"/>
                <w:lang w:val="en-US"/>
              </w:rPr>
              <w:t xml:space="preserve">Open days: </w:t>
            </w:r>
            <w:r w:rsidRPr="008B425B">
              <w:rPr>
                <w:b/>
                <w:color w:val="000000"/>
                <w:sz w:val="22"/>
                <w:szCs w:val="22"/>
                <w:lang w:val="en-US"/>
              </w:rPr>
              <w:t>≥6</w:t>
            </w:r>
          </w:p>
        </w:tc>
        <w:tc>
          <w:tcPr>
            <w:tcW w:w="540" w:type="dxa"/>
            <w:tcBorders>
              <w:top w:val="single" w:sz="4" w:space="0" w:color="auto"/>
              <w:left w:val="single" w:sz="4" w:space="0" w:color="auto"/>
              <w:bottom w:val="single" w:sz="4" w:space="0" w:color="auto"/>
              <w:right w:val="single" w:sz="4" w:space="0" w:color="auto"/>
            </w:tcBorders>
            <w:vAlign w:val="center"/>
          </w:tcPr>
          <w:p w14:paraId="1539A639"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5FAA952C" w14:textId="77777777" w:rsidR="009572EC" w:rsidRPr="008B425B" w:rsidRDefault="009572EC" w:rsidP="002352D3">
            <w:pPr>
              <w:spacing w:after="0"/>
              <w:jc w:val="center"/>
              <w:rPr>
                <w:color w:val="000000"/>
                <w:sz w:val="22"/>
                <w:szCs w:val="22"/>
                <w:lang w:val="en-US"/>
              </w:rPr>
            </w:pPr>
          </w:p>
        </w:tc>
      </w:tr>
      <w:tr w:rsidR="009572EC" w:rsidRPr="008B425B" w14:paraId="34042181" w14:textId="77777777" w:rsidTr="009572EC">
        <w:trPr>
          <w:trHeight w:val="431"/>
          <w:jc w:val="center"/>
        </w:trPr>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14:paraId="3C8948DA" w14:textId="3BFA0584" w:rsidR="009572EC" w:rsidRPr="008B425B" w:rsidRDefault="00F65FC6" w:rsidP="002352D3">
            <w:pPr>
              <w:spacing w:after="0"/>
              <w:jc w:val="center"/>
              <w:rPr>
                <w:b/>
                <w:color w:val="000000"/>
                <w:sz w:val="22"/>
                <w:szCs w:val="22"/>
                <w:lang w:val="en-US"/>
              </w:rPr>
            </w:pPr>
            <w:r w:rsidRPr="008B425B">
              <w:rPr>
                <w:b/>
                <w:color w:val="000000"/>
                <w:sz w:val="22"/>
                <w:szCs w:val="22"/>
              </w:rPr>
              <w:t>KPI 42</w:t>
            </w:r>
          </w:p>
        </w:tc>
        <w:tc>
          <w:tcPr>
            <w:tcW w:w="4410" w:type="dxa"/>
            <w:tcBorders>
              <w:top w:val="single" w:sz="4" w:space="0" w:color="auto"/>
              <w:left w:val="single" w:sz="4" w:space="0" w:color="auto"/>
              <w:bottom w:val="single" w:sz="4" w:space="0" w:color="auto"/>
              <w:right w:val="single" w:sz="4" w:space="0" w:color="auto"/>
            </w:tcBorders>
            <w:shd w:val="clear" w:color="auto" w:fill="auto"/>
            <w:vAlign w:val="center"/>
          </w:tcPr>
          <w:p w14:paraId="79BC9E58" w14:textId="77777777" w:rsidR="009572EC" w:rsidRPr="008B425B" w:rsidRDefault="009572EC" w:rsidP="002352D3">
            <w:pPr>
              <w:spacing w:after="0"/>
              <w:rPr>
                <w:color w:val="000000"/>
                <w:sz w:val="22"/>
                <w:szCs w:val="22"/>
              </w:rPr>
            </w:pPr>
            <w:r w:rsidRPr="008B425B">
              <w:rPr>
                <w:color w:val="000000"/>
                <w:sz w:val="22"/>
                <w:szCs w:val="22"/>
                <w:lang w:val="en-US"/>
              </w:rPr>
              <w:t xml:space="preserve">Visitors/open day: </w:t>
            </w:r>
            <w:r w:rsidRPr="008B425B">
              <w:rPr>
                <w:b/>
                <w:color w:val="000000"/>
                <w:sz w:val="22"/>
                <w:szCs w:val="22"/>
                <w:lang w:val="en-US"/>
              </w:rPr>
              <w:t>&gt;50</w:t>
            </w:r>
          </w:p>
        </w:tc>
        <w:tc>
          <w:tcPr>
            <w:tcW w:w="540" w:type="dxa"/>
            <w:tcBorders>
              <w:top w:val="single" w:sz="4" w:space="0" w:color="auto"/>
              <w:left w:val="single" w:sz="4" w:space="0" w:color="auto"/>
              <w:bottom w:val="single" w:sz="4" w:space="0" w:color="auto"/>
              <w:right w:val="single" w:sz="4" w:space="0" w:color="auto"/>
            </w:tcBorders>
            <w:vAlign w:val="center"/>
          </w:tcPr>
          <w:p w14:paraId="54139D4A" w14:textId="77777777" w:rsidR="009572EC" w:rsidRPr="008B425B" w:rsidRDefault="009572EC" w:rsidP="002352D3">
            <w:pPr>
              <w:spacing w:after="0"/>
              <w:jc w:val="center"/>
              <w:rPr>
                <w:noProof/>
                <w:sz w:val="22"/>
                <w:szCs w:val="22"/>
                <w:lang w:val="en-US"/>
              </w:rPr>
            </w:pPr>
          </w:p>
        </w:tc>
        <w:tc>
          <w:tcPr>
            <w:tcW w:w="2070" w:type="dxa"/>
            <w:tcBorders>
              <w:top w:val="single" w:sz="4" w:space="0" w:color="auto"/>
              <w:left w:val="single" w:sz="4" w:space="0" w:color="auto"/>
              <w:bottom w:val="single" w:sz="4" w:space="0" w:color="auto"/>
              <w:right w:val="single" w:sz="4" w:space="0" w:color="auto"/>
            </w:tcBorders>
            <w:vAlign w:val="center"/>
          </w:tcPr>
          <w:p w14:paraId="0F85FB86" w14:textId="77777777" w:rsidR="009572EC" w:rsidRPr="008B425B" w:rsidRDefault="009572EC" w:rsidP="002352D3">
            <w:pPr>
              <w:spacing w:after="0"/>
              <w:jc w:val="center"/>
              <w:rPr>
                <w:color w:val="000000"/>
                <w:sz w:val="22"/>
                <w:szCs w:val="22"/>
                <w:lang w:val="en-US"/>
              </w:rPr>
            </w:pPr>
          </w:p>
        </w:tc>
      </w:tr>
    </w:tbl>
    <w:p w14:paraId="1D862915" w14:textId="77777777" w:rsidR="00A12F21" w:rsidRPr="008B425B" w:rsidRDefault="00A12F21" w:rsidP="00A12F21">
      <w:pPr>
        <w:pBdr>
          <w:top w:val="nil"/>
          <w:left w:val="nil"/>
          <w:bottom w:val="nil"/>
          <w:right w:val="nil"/>
          <w:between w:val="nil"/>
        </w:pBdr>
        <w:spacing w:after="0"/>
        <w:rPr>
          <w:rFonts w:cstheme="majorBidi"/>
          <w:i/>
          <w:lang w:val="en-US"/>
        </w:rPr>
      </w:pPr>
    </w:p>
    <w:p w14:paraId="12D5C34F" w14:textId="3EE2CE97" w:rsidR="00A12F21" w:rsidRPr="008B425B" w:rsidRDefault="00A12F21" w:rsidP="00A12F21">
      <w:pPr>
        <w:rPr>
          <w:bCs w:val="0"/>
        </w:rPr>
      </w:pPr>
    </w:p>
    <w:p w14:paraId="5480C3DB" w14:textId="126DE107" w:rsidR="00A12F21" w:rsidRPr="008B425B" w:rsidRDefault="00E13610" w:rsidP="00A12F21">
      <w:pPr>
        <w:numPr>
          <w:ilvl w:val="1"/>
          <w:numId w:val="5"/>
        </w:numPr>
        <w:pBdr>
          <w:top w:val="nil"/>
          <w:left w:val="nil"/>
          <w:bottom w:val="nil"/>
          <w:right w:val="nil"/>
          <w:between w:val="nil"/>
        </w:pBdr>
        <w:spacing w:after="200" w:line="276" w:lineRule="auto"/>
        <w:jc w:val="both"/>
        <w:rPr>
          <w:rFonts w:cstheme="majorBidi"/>
          <w:b/>
          <w:bCs w:val="0"/>
        </w:rPr>
      </w:pPr>
      <w:bookmarkStart w:id="399" w:name="_heading=h.2u6wntf" w:colFirst="0" w:colLast="0"/>
      <w:bookmarkEnd w:id="399"/>
      <w:r w:rsidRPr="008B425B">
        <w:rPr>
          <w:rFonts w:eastAsia="Times New Roman" w:cstheme="majorBidi"/>
          <w:b/>
          <w:bCs w:val="0"/>
        </w:rPr>
        <w:t>Means to measure progress</w:t>
      </w:r>
    </w:p>
    <w:p w14:paraId="0FB5841C" w14:textId="10A129D9" w:rsidR="00A12F21" w:rsidRPr="008B425B" w:rsidRDefault="00A12F21" w:rsidP="00A12F21">
      <w:pPr>
        <w:rPr>
          <w:bCs w:val="0"/>
          <w:iCs w:val="0"/>
          <w:lang w:val="en-US"/>
        </w:rPr>
      </w:pPr>
      <w:r w:rsidRPr="008B425B">
        <w:rPr>
          <w:bCs w:val="0"/>
          <w:iCs w:val="0"/>
          <w:lang w:val="en-US"/>
        </w:rPr>
        <w:t xml:space="preserve">To effectively monitor the Key Performance Indicators (KPIs), a set of evaluation tools and methods will be </w:t>
      </w:r>
      <w:proofErr w:type="spellStart"/>
      <w:r w:rsidRPr="008B425B">
        <w:rPr>
          <w:bCs w:val="0"/>
          <w:iCs w:val="0"/>
          <w:lang w:val="en-US"/>
        </w:rPr>
        <w:t>utilised</w:t>
      </w:r>
      <w:proofErr w:type="spellEnd"/>
      <w:r w:rsidRPr="008B425B">
        <w:rPr>
          <w:bCs w:val="0"/>
          <w:iCs w:val="0"/>
          <w:lang w:val="en-US"/>
        </w:rPr>
        <w:t xml:space="preserve"> to assess the impact of dissemination and communication efforts:</w:t>
      </w:r>
    </w:p>
    <w:p w14:paraId="4C8B33DA" w14:textId="77777777" w:rsidR="00A12F21" w:rsidRPr="008B425B" w:rsidRDefault="00A12F21" w:rsidP="00A12F21">
      <w:pPr>
        <w:pStyle w:val="ListParagraph"/>
        <w:numPr>
          <w:ilvl w:val="0"/>
          <w:numId w:val="24"/>
        </w:numPr>
        <w:rPr>
          <w:bCs w:val="0"/>
          <w:iCs w:val="0"/>
          <w:lang w:val="en-US"/>
        </w:rPr>
      </w:pPr>
      <w:r w:rsidRPr="008B425B">
        <w:rPr>
          <w:b/>
          <w:iCs w:val="0"/>
          <w:lang w:val="en-US"/>
        </w:rPr>
        <w:t>Website Analytics</w:t>
      </w:r>
      <w:r w:rsidRPr="008B425B">
        <w:rPr>
          <w:bCs w:val="0"/>
          <w:iCs w:val="0"/>
          <w:lang w:val="en-US"/>
        </w:rPr>
        <w:t xml:space="preserve">: Using </w:t>
      </w:r>
      <w:proofErr w:type="spellStart"/>
      <w:r w:rsidRPr="008B425B">
        <w:rPr>
          <w:bCs w:val="0"/>
          <w:iCs w:val="0"/>
          <w:lang w:val="en-US"/>
        </w:rPr>
        <w:t>Piwik</w:t>
      </w:r>
      <w:proofErr w:type="spellEnd"/>
      <w:r w:rsidRPr="008B425B">
        <w:rPr>
          <w:bCs w:val="0"/>
          <w:iCs w:val="0"/>
          <w:lang w:val="en-US"/>
        </w:rPr>
        <w:t xml:space="preserve"> (or an equivalent analytics tool) to track website traffic, visitor engagement, and user interactions.</w:t>
      </w:r>
    </w:p>
    <w:p w14:paraId="0F2BD683" w14:textId="77777777" w:rsidR="00A12F21" w:rsidRPr="008B425B" w:rsidRDefault="00A12F21" w:rsidP="00A12F21">
      <w:pPr>
        <w:pStyle w:val="ListParagraph"/>
        <w:numPr>
          <w:ilvl w:val="0"/>
          <w:numId w:val="24"/>
        </w:numPr>
        <w:rPr>
          <w:bCs w:val="0"/>
          <w:iCs w:val="0"/>
          <w:lang w:val="en-US"/>
        </w:rPr>
      </w:pPr>
      <w:r w:rsidRPr="008B425B">
        <w:rPr>
          <w:b/>
          <w:iCs w:val="0"/>
          <w:lang w:val="en-US"/>
        </w:rPr>
        <w:t>Social Media Metrics</w:t>
      </w:r>
      <w:r w:rsidRPr="008B425B">
        <w:rPr>
          <w:bCs w:val="0"/>
          <w:iCs w:val="0"/>
          <w:lang w:val="en-US"/>
        </w:rPr>
        <w:t>: Monitoring audience growth, reach, and engagement across various social media platforms to gauge the effectiveness of online outreach.</w:t>
      </w:r>
    </w:p>
    <w:p w14:paraId="5AE66FDB" w14:textId="77777777" w:rsidR="00A12F21" w:rsidRPr="008B425B" w:rsidRDefault="00A12F21" w:rsidP="00A12F21">
      <w:pPr>
        <w:pStyle w:val="ListParagraph"/>
        <w:numPr>
          <w:ilvl w:val="0"/>
          <w:numId w:val="24"/>
        </w:numPr>
        <w:rPr>
          <w:bCs w:val="0"/>
          <w:iCs w:val="0"/>
          <w:lang w:val="en-US"/>
        </w:rPr>
      </w:pPr>
      <w:r w:rsidRPr="008B425B">
        <w:rPr>
          <w:b/>
          <w:iCs w:val="0"/>
          <w:lang w:val="en-US"/>
        </w:rPr>
        <w:t>Communication Reporting System</w:t>
      </w:r>
      <w:r w:rsidRPr="008B425B">
        <w:rPr>
          <w:bCs w:val="0"/>
          <w:iCs w:val="0"/>
          <w:lang w:val="en-US"/>
        </w:rPr>
        <w:t>:</w:t>
      </w:r>
    </w:p>
    <w:p w14:paraId="45367675" w14:textId="77777777" w:rsidR="00A12F21" w:rsidRPr="008B425B" w:rsidRDefault="00A12F21" w:rsidP="00A12F21">
      <w:pPr>
        <w:pStyle w:val="ListParagraph"/>
        <w:numPr>
          <w:ilvl w:val="1"/>
          <w:numId w:val="24"/>
        </w:numPr>
        <w:rPr>
          <w:bCs w:val="0"/>
          <w:iCs w:val="0"/>
          <w:lang w:val="en-US"/>
        </w:rPr>
      </w:pPr>
      <w:r w:rsidRPr="008B425B">
        <w:rPr>
          <w:bCs w:val="0"/>
          <w:iCs w:val="0"/>
          <w:lang w:val="en-US"/>
        </w:rPr>
        <w:t xml:space="preserve">Project partners will document their dissemination and communication activities in a </w:t>
      </w:r>
      <w:proofErr w:type="spellStart"/>
      <w:r w:rsidRPr="008B425B">
        <w:rPr>
          <w:bCs w:val="0"/>
          <w:iCs w:val="0"/>
          <w:lang w:val="en-US"/>
        </w:rPr>
        <w:t>centralised</w:t>
      </w:r>
      <w:proofErr w:type="spellEnd"/>
      <w:r w:rsidRPr="008B425B">
        <w:rPr>
          <w:bCs w:val="0"/>
          <w:iCs w:val="0"/>
          <w:lang w:val="en-US"/>
        </w:rPr>
        <w:t xml:space="preserve"> reporting file, accessible in the </w:t>
      </w:r>
      <w:proofErr w:type="spellStart"/>
      <w:r w:rsidRPr="008B425B">
        <w:rPr>
          <w:bCs w:val="0"/>
          <w:iCs w:val="0"/>
          <w:lang w:val="en-US"/>
        </w:rPr>
        <w:t>CoEvolution</w:t>
      </w:r>
      <w:proofErr w:type="spellEnd"/>
      <w:r w:rsidRPr="008B425B">
        <w:rPr>
          <w:bCs w:val="0"/>
          <w:iCs w:val="0"/>
          <w:lang w:val="en-US"/>
        </w:rPr>
        <w:t xml:space="preserve"> consortium SharePoint.</w:t>
      </w:r>
    </w:p>
    <w:p w14:paraId="24B3E2E3" w14:textId="11CF25DA" w:rsidR="00A12F21" w:rsidRPr="008B425B" w:rsidRDefault="00A12F21" w:rsidP="00A12F21">
      <w:pPr>
        <w:pStyle w:val="ListParagraph"/>
        <w:numPr>
          <w:ilvl w:val="1"/>
          <w:numId w:val="24"/>
        </w:numPr>
        <w:rPr>
          <w:bCs w:val="0"/>
          <w:iCs w:val="0"/>
          <w:lang w:val="en-US"/>
        </w:rPr>
      </w:pPr>
      <w:r w:rsidRPr="008B425B">
        <w:rPr>
          <w:bCs w:val="0"/>
          <w:iCs w:val="0"/>
          <w:lang w:val="en-US"/>
        </w:rPr>
        <w:t>Partners are encouraged to maintain records of their dissemination efforts, including presentation materials, photos, and social media posts, to ensure comprehensive tracking and reporting.</w:t>
      </w:r>
    </w:p>
    <w:p w14:paraId="63ED2B6B" w14:textId="2413D218" w:rsidR="0062177E" w:rsidRPr="008B425B" w:rsidRDefault="00A12F21" w:rsidP="00A12F21">
      <w:pPr>
        <w:rPr>
          <w:lang w:val="en-US"/>
        </w:rPr>
      </w:pPr>
      <w:r w:rsidRPr="008B425B">
        <w:rPr>
          <w:bCs w:val="0"/>
          <w:iCs w:val="0"/>
          <w:lang w:val="en-US"/>
        </w:rPr>
        <w:t xml:space="preserve">These tools will support a structured and data-driven evaluation of </w:t>
      </w:r>
      <w:proofErr w:type="spellStart"/>
      <w:r w:rsidRPr="008B425B">
        <w:rPr>
          <w:bCs w:val="0"/>
          <w:iCs w:val="0"/>
          <w:lang w:val="en-US"/>
        </w:rPr>
        <w:t>CoEvolution’s</w:t>
      </w:r>
      <w:proofErr w:type="spellEnd"/>
      <w:r w:rsidRPr="008B425B">
        <w:rPr>
          <w:bCs w:val="0"/>
          <w:iCs w:val="0"/>
          <w:lang w:val="en-US"/>
        </w:rPr>
        <w:t xml:space="preserve"> outreach efforts, enabling continuous improvement and alignment with project objectives.</w:t>
      </w:r>
      <w:r w:rsidR="0062177E" w:rsidRPr="008B425B">
        <w:rPr>
          <w:lang w:val="en-US"/>
        </w:rPr>
        <w:br w:type="page"/>
      </w:r>
    </w:p>
    <w:p w14:paraId="32F1F7D5" w14:textId="77777777" w:rsidR="00685FA3" w:rsidRPr="008B425B" w:rsidRDefault="0062177E" w:rsidP="0062177E">
      <w:pPr>
        <w:pStyle w:val="Heading1"/>
        <w:numPr>
          <w:ilvl w:val="0"/>
          <w:numId w:val="5"/>
        </w:numPr>
        <w:rPr>
          <w:b/>
          <w:bCs w:val="0"/>
        </w:rPr>
      </w:pPr>
      <w:bookmarkStart w:id="400" w:name="_Toc193800338"/>
      <w:r w:rsidRPr="008B425B">
        <w:rPr>
          <w:rFonts w:asciiTheme="majorBidi" w:hAnsiTheme="majorBidi"/>
          <w:b/>
          <w:bCs w:val="0"/>
          <w:color w:val="auto"/>
          <w:sz w:val="24"/>
          <w:szCs w:val="24"/>
          <w:lang w:val="en-US"/>
        </w:rPr>
        <w:lastRenderedPageBreak/>
        <w:t>Exploitation Plan</w:t>
      </w:r>
      <w:bookmarkEnd w:id="400"/>
    </w:p>
    <w:p w14:paraId="0478D59F" w14:textId="2D5C50BC" w:rsidR="0062177E" w:rsidRPr="008B425B" w:rsidRDefault="00685FA3" w:rsidP="00685FA3">
      <w:pPr>
        <w:rPr>
          <w:b/>
        </w:rPr>
      </w:pPr>
      <w:r w:rsidRPr="008B425B">
        <w:rPr>
          <w:rFonts w:cstheme="majorBidi"/>
          <w:b/>
          <w:bCs w:val="0"/>
          <w:lang w:val="en-US"/>
        </w:rPr>
        <w:t>Leader: AVL</w:t>
      </w:r>
      <w:r w:rsidR="0062177E" w:rsidRPr="008B425B">
        <w:br w:type="page"/>
      </w:r>
    </w:p>
    <w:p w14:paraId="1CA794D2" w14:textId="5F5999A5" w:rsidR="00E13610" w:rsidRPr="008B425B" w:rsidRDefault="00E13610" w:rsidP="00625CD4">
      <w:pPr>
        <w:pStyle w:val="Heading1"/>
        <w:numPr>
          <w:ilvl w:val="0"/>
          <w:numId w:val="5"/>
        </w:numPr>
        <w:rPr>
          <w:rFonts w:asciiTheme="majorBidi" w:hAnsiTheme="majorBidi"/>
          <w:color w:val="auto"/>
          <w:sz w:val="24"/>
          <w:szCs w:val="24"/>
          <w:lang w:val="en-US"/>
        </w:rPr>
      </w:pPr>
      <w:bookmarkStart w:id="401" w:name="_heading=h.19c6y18" w:colFirst="0" w:colLast="0"/>
      <w:bookmarkStart w:id="402" w:name="_Toc193800339"/>
      <w:bookmarkEnd w:id="401"/>
      <w:r w:rsidRPr="000161F0">
        <w:rPr>
          <w:rFonts w:asciiTheme="majorBidi" w:hAnsiTheme="majorBidi"/>
          <w:b/>
          <w:bCs w:val="0"/>
          <w:color w:val="auto"/>
          <w:sz w:val="24"/>
          <w:szCs w:val="24"/>
          <w:lang w:val="en-US"/>
          <w:rPrChange w:id="403" w:author="Jihane Najar" w:date="2025-04-09T14:40:00Z" w16du:dateUtc="2025-04-09T12:40:00Z">
            <w:rPr>
              <w:rFonts w:asciiTheme="majorBidi" w:hAnsiTheme="majorBidi"/>
              <w:color w:val="auto"/>
              <w:sz w:val="24"/>
              <w:szCs w:val="24"/>
              <w:lang w:val="en-US"/>
            </w:rPr>
          </w:rPrChange>
        </w:rPr>
        <w:lastRenderedPageBreak/>
        <w:t>Conclusion</w:t>
      </w:r>
      <w:r w:rsidRPr="008B425B">
        <w:rPr>
          <w:rFonts w:asciiTheme="majorBidi" w:hAnsiTheme="majorBidi"/>
          <w:color w:val="auto"/>
          <w:sz w:val="24"/>
          <w:szCs w:val="24"/>
          <w:lang w:val="en-US"/>
        </w:rPr>
        <w:t xml:space="preserve"> (approx.. ½ page)</w:t>
      </w:r>
      <w:bookmarkEnd w:id="402"/>
    </w:p>
    <w:p w14:paraId="6404F3CF" w14:textId="23A9A90D" w:rsidR="00E13610" w:rsidRPr="008B425B" w:rsidDel="000161F0" w:rsidRDefault="00E13610" w:rsidP="00E13610">
      <w:pPr>
        <w:pBdr>
          <w:top w:val="nil"/>
          <w:left w:val="nil"/>
          <w:bottom w:val="nil"/>
          <w:right w:val="nil"/>
          <w:between w:val="nil"/>
        </w:pBdr>
        <w:rPr>
          <w:del w:id="404" w:author="Jihane Najar" w:date="2025-04-09T14:40:00Z" w16du:dateUtc="2025-04-09T12:40:00Z"/>
          <w:rFonts w:cstheme="majorBidi"/>
          <w:lang w:val="en-US"/>
        </w:rPr>
      </w:pPr>
      <w:del w:id="405" w:author="Jihane Najar" w:date="2025-04-09T14:40:00Z" w16du:dateUtc="2025-04-09T12:40:00Z">
        <w:r w:rsidRPr="008B425B" w:rsidDel="000161F0">
          <w:rPr>
            <w:rFonts w:eastAsia="Times New Roman" w:cstheme="majorBidi"/>
            <w:lang w:val="en-US"/>
          </w:rPr>
          <w:delText xml:space="preserve"> Leader: AEGIS</w:delText>
        </w:r>
      </w:del>
    </w:p>
    <w:p w14:paraId="2D0A3CE5" w14:textId="2BC5F97B" w:rsidR="00E13610" w:rsidRPr="000161F0" w:rsidDel="000161F0" w:rsidRDefault="00E13610" w:rsidP="00E13610">
      <w:pPr>
        <w:pBdr>
          <w:top w:val="nil"/>
          <w:left w:val="nil"/>
          <w:bottom w:val="nil"/>
          <w:right w:val="nil"/>
          <w:between w:val="nil"/>
        </w:pBdr>
        <w:rPr>
          <w:del w:id="406" w:author="Jihane Najar" w:date="2025-04-09T14:40:00Z" w16du:dateUtc="2025-04-09T12:40:00Z"/>
          <w:rFonts w:cstheme="majorBidi"/>
          <w:lang w:val="en-US"/>
          <w:rPrChange w:id="407" w:author="Jihane Najar" w:date="2025-04-09T14:40:00Z" w16du:dateUtc="2025-04-09T12:40:00Z">
            <w:rPr>
              <w:del w:id="408" w:author="Jihane Najar" w:date="2025-04-09T14:40:00Z" w16du:dateUtc="2025-04-09T12:40:00Z"/>
              <w:rFonts w:cstheme="majorBidi"/>
              <w:i/>
              <w:lang w:val="en-US"/>
            </w:rPr>
          </w:rPrChange>
        </w:rPr>
      </w:pPr>
      <w:del w:id="409" w:author="Jihane Najar" w:date="2025-04-09T14:40:00Z" w16du:dateUtc="2025-04-09T12:40:00Z">
        <w:r w:rsidRPr="000161F0" w:rsidDel="000161F0">
          <w:rPr>
            <w:rFonts w:eastAsia="Times New Roman" w:cstheme="majorBidi"/>
            <w:lang w:val="en-US"/>
          </w:rPr>
          <w:delText>In this section AEGIS will provide a conclusion of the deliverable and an overview of the  short term future plan.</w:delText>
        </w:r>
      </w:del>
    </w:p>
    <w:p w14:paraId="0F2DDC2F" w14:textId="6844C61D" w:rsidR="000161F0" w:rsidRPr="000161F0" w:rsidRDefault="000161F0" w:rsidP="000161F0">
      <w:pPr>
        <w:rPr>
          <w:ins w:id="410" w:author="Jihane Najar" w:date="2025-04-09T14:40:00Z" w16du:dateUtc="2025-04-09T12:40:00Z"/>
          <w:rFonts w:cstheme="majorBidi"/>
          <w:lang w:val="en-US"/>
          <w:rPrChange w:id="411" w:author="Jihane Najar" w:date="2025-04-09T14:40:00Z" w16du:dateUtc="2025-04-09T12:40:00Z">
            <w:rPr>
              <w:ins w:id="412" w:author="Jihane Najar" w:date="2025-04-09T14:40:00Z" w16du:dateUtc="2025-04-09T12:40:00Z"/>
              <w:rFonts w:cstheme="majorBidi"/>
              <w:i/>
              <w:lang w:val="en-US"/>
            </w:rPr>
          </w:rPrChange>
        </w:rPr>
      </w:pPr>
      <w:ins w:id="413" w:author="Jihane Najar" w:date="2025-04-09T14:40:00Z" w16du:dateUtc="2025-04-09T12:40:00Z">
        <w:r w:rsidRPr="000161F0">
          <w:rPr>
            <w:rFonts w:cstheme="majorBidi"/>
            <w:lang w:val="en-US"/>
            <w:rPrChange w:id="414" w:author="Jihane Najar" w:date="2025-04-09T14:40:00Z" w16du:dateUtc="2025-04-09T12:40:00Z">
              <w:rPr>
                <w:rFonts w:cstheme="majorBidi"/>
                <w:i/>
                <w:lang w:val="en-US"/>
              </w:rPr>
            </w:rPrChange>
          </w:rPr>
          <w:t xml:space="preserve">This deliverable outlines the strategic framework that will guide the communication, dissemination, and exploitation activities of the </w:t>
        </w:r>
        <w:proofErr w:type="spellStart"/>
        <w:r w:rsidRPr="000161F0">
          <w:rPr>
            <w:rFonts w:cstheme="majorBidi"/>
            <w:lang w:val="en-US"/>
            <w:rPrChange w:id="415" w:author="Jihane Najar" w:date="2025-04-09T14:40:00Z" w16du:dateUtc="2025-04-09T12:40:00Z">
              <w:rPr>
                <w:rFonts w:cstheme="majorBidi"/>
                <w:i/>
                <w:lang w:val="en-US"/>
              </w:rPr>
            </w:rPrChange>
          </w:rPr>
          <w:t>CoEvolution</w:t>
        </w:r>
        <w:proofErr w:type="spellEnd"/>
        <w:r w:rsidRPr="000161F0">
          <w:rPr>
            <w:rFonts w:cstheme="majorBidi"/>
            <w:lang w:val="en-US"/>
            <w:rPrChange w:id="416" w:author="Jihane Najar" w:date="2025-04-09T14:40:00Z" w16du:dateUtc="2025-04-09T12:40:00Z">
              <w:rPr>
                <w:rFonts w:cstheme="majorBidi"/>
                <w:i/>
                <w:lang w:val="en-US"/>
              </w:rPr>
            </w:rPrChange>
          </w:rPr>
          <w:t xml:space="preserve"> project. It brings together the vision, objectives, roadmap, roles, and responsibilities necessary for impactful outreach and long-term sustainability of the project results. The document functions both as an internal reference for consortium members and as a shared foundation for coordinated dissemination and exploitation efforts across the project's lifecycle.</w:t>
        </w:r>
      </w:ins>
    </w:p>
    <w:p w14:paraId="4826A975" w14:textId="073EFDD9" w:rsidR="000161F0" w:rsidRPr="000161F0" w:rsidRDefault="000161F0" w:rsidP="000161F0">
      <w:pPr>
        <w:rPr>
          <w:ins w:id="417" w:author="Jihane Najar" w:date="2025-04-09T14:40:00Z" w16du:dateUtc="2025-04-09T12:40:00Z"/>
          <w:rFonts w:cstheme="majorBidi"/>
          <w:lang w:val="en-US"/>
          <w:rPrChange w:id="418" w:author="Jihane Najar" w:date="2025-04-09T14:40:00Z" w16du:dateUtc="2025-04-09T12:40:00Z">
            <w:rPr>
              <w:ins w:id="419" w:author="Jihane Najar" w:date="2025-04-09T14:40:00Z" w16du:dateUtc="2025-04-09T12:40:00Z"/>
              <w:rFonts w:cstheme="majorBidi"/>
              <w:i/>
              <w:lang w:val="en-US"/>
            </w:rPr>
          </w:rPrChange>
        </w:rPr>
      </w:pPr>
      <w:ins w:id="420" w:author="Jihane Najar" w:date="2025-04-09T14:40:00Z" w16du:dateUtc="2025-04-09T12:40:00Z">
        <w:r w:rsidRPr="000161F0">
          <w:rPr>
            <w:rFonts w:cstheme="majorBidi"/>
            <w:lang w:val="en-US"/>
            <w:rPrChange w:id="421" w:author="Jihane Najar" w:date="2025-04-09T14:40:00Z" w16du:dateUtc="2025-04-09T12:40:00Z">
              <w:rPr>
                <w:rFonts w:cstheme="majorBidi"/>
                <w:i/>
                <w:lang w:val="en-US"/>
              </w:rPr>
            </w:rPrChange>
          </w:rPr>
          <w:t>By detailing a variety of targeted tools and channels, the deliverable supports proactive engagement with relevant stakeholders, spanning academia, industry, policymakers, and the broader public. It highlights a well-equipped dissemination and communication toolkit, defines key actions and audiences, and provides a timeline of planned activities. Furthermore, a robust monitoring framework based on Key Performance Indicators (KPIs) enables the project team to continuously assess and refine its strategy to ensure maximum visibility and uptake of results.</w:t>
        </w:r>
      </w:ins>
    </w:p>
    <w:p w14:paraId="4036C7FC" w14:textId="6B354AEC" w:rsidR="000161F0" w:rsidRPr="000161F0" w:rsidRDefault="000161F0" w:rsidP="000161F0">
      <w:pPr>
        <w:rPr>
          <w:ins w:id="422" w:author="Jihane Najar" w:date="2025-04-09T14:40:00Z" w16du:dateUtc="2025-04-09T12:40:00Z"/>
          <w:rFonts w:cstheme="majorBidi"/>
          <w:lang w:val="en-US"/>
          <w:rPrChange w:id="423" w:author="Jihane Najar" w:date="2025-04-09T14:40:00Z" w16du:dateUtc="2025-04-09T12:40:00Z">
            <w:rPr>
              <w:ins w:id="424" w:author="Jihane Najar" w:date="2025-04-09T14:40:00Z" w16du:dateUtc="2025-04-09T12:40:00Z"/>
              <w:rFonts w:cstheme="majorBidi"/>
              <w:i/>
              <w:lang w:val="en-US"/>
            </w:rPr>
          </w:rPrChange>
        </w:rPr>
      </w:pPr>
      <w:ins w:id="425" w:author="Jihane Najar" w:date="2025-04-09T14:40:00Z" w16du:dateUtc="2025-04-09T12:40:00Z">
        <w:r w:rsidRPr="000161F0">
          <w:rPr>
            <w:rFonts w:cstheme="majorBidi"/>
            <w:lang w:val="en-US"/>
            <w:rPrChange w:id="426" w:author="Jihane Najar" w:date="2025-04-09T14:40:00Z" w16du:dateUtc="2025-04-09T12:40:00Z">
              <w:rPr>
                <w:rFonts w:cstheme="majorBidi"/>
                <w:i/>
                <w:lang w:val="en-US"/>
              </w:rPr>
            </w:rPrChange>
          </w:rPr>
          <w:t xml:space="preserve">The exploitation section outlines the initial approach for </w:t>
        </w:r>
        <w:proofErr w:type="spellStart"/>
        <w:r w:rsidRPr="000161F0">
          <w:rPr>
            <w:rFonts w:cstheme="majorBidi"/>
            <w:lang w:val="en-US"/>
            <w:rPrChange w:id="427" w:author="Jihane Najar" w:date="2025-04-09T14:40:00Z" w16du:dateUtc="2025-04-09T12:40:00Z">
              <w:rPr>
                <w:rFonts w:cstheme="majorBidi"/>
                <w:i/>
                <w:lang w:val="en-US"/>
              </w:rPr>
            </w:rPrChange>
          </w:rPr>
          <w:t>valorising</w:t>
        </w:r>
        <w:proofErr w:type="spellEnd"/>
        <w:r w:rsidRPr="000161F0">
          <w:rPr>
            <w:rFonts w:cstheme="majorBidi"/>
            <w:lang w:val="en-US"/>
            <w:rPrChange w:id="428" w:author="Jihane Najar" w:date="2025-04-09T14:40:00Z" w16du:dateUtc="2025-04-09T12:40:00Z">
              <w:rPr>
                <w:rFonts w:cstheme="majorBidi"/>
                <w:i/>
                <w:lang w:val="en-US"/>
              </w:rPr>
            </w:rPrChange>
          </w:rPr>
          <w:t xml:space="preserve"> the project outcomes, including considerations for sustainability, IP management, and engagement with potential adopters. As </w:t>
        </w:r>
        <w:proofErr w:type="spellStart"/>
        <w:r w:rsidRPr="000161F0">
          <w:rPr>
            <w:rFonts w:cstheme="majorBidi"/>
            <w:lang w:val="en-US"/>
            <w:rPrChange w:id="429" w:author="Jihane Najar" w:date="2025-04-09T14:40:00Z" w16du:dateUtc="2025-04-09T12:40:00Z">
              <w:rPr>
                <w:rFonts w:cstheme="majorBidi"/>
                <w:i/>
                <w:lang w:val="en-US"/>
              </w:rPr>
            </w:rPrChange>
          </w:rPr>
          <w:t>CoEvolution</w:t>
        </w:r>
        <w:proofErr w:type="spellEnd"/>
        <w:r w:rsidRPr="000161F0">
          <w:rPr>
            <w:rFonts w:cstheme="majorBidi"/>
            <w:lang w:val="en-US"/>
            <w:rPrChange w:id="430" w:author="Jihane Najar" w:date="2025-04-09T14:40:00Z" w16du:dateUtc="2025-04-09T12:40:00Z">
              <w:rPr>
                <w:rFonts w:cstheme="majorBidi"/>
                <w:i/>
                <w:lang w:val="en-US"/>
              </w:rPr>
            </w:rPrChange>
          </w:rPr>
          <w:t xml:space="preserve"> advances, this strategy will evolve in alignment with emerging opportunities, stakeholder needs, and the project’s own trajectory.</w:t>
        </w:r>
      </w:ins>
    </w:p>
    <w:p w14:paraId="7CCED7DB" w14:textId="10A2ED09" w:rsidR="00E13610" w:rsidRPr="000161F0" w:rsidRDefault="000161F0" w:rsidP="000161F0">
      <w:pPr>
        <w:rPr>
          <w:rFonts w:cstheme="majorBidi"/>
          <w:lang w:val="en-US"/>
          <w:rPrChange w:id="431" w:author="Jihane Najar" w:date="2025-04-09T14:40:00Z" w16du:dateUtc="2025-04-09T12:40:00Z">
            <w:rPr>
              <w:rFonts w:cstheme="majorBidi"/>
              <w:i/>
              <w:lang w:val="en-US"/>
            </w:rPr>
          </w:rPrChange>
        </w:rPr>
      </w:pPr>
      <w:ins w:id="432" w:author="Jihane Najar" w:date="2025-04-09T14:40:00Z" w16du:dateUtc="2025-04-09T12:40:00Z">
        <w:r w:rsidRPr="000161F0">
          <w:rPr>
            <w:rFonts w:cstheme="majorBidi"/>
            <w:lang w:val="en-US"/>
            <w:rPrChange w:id="433" w:author="Jihane Najar" w:date="2025-04-09T14:40:00Z" w16du:dateUtc="2025-04-09T12:40:00Z">
              <w:rPr>
                <w:rFonts w:cstheme="majorBidi"/>
                <w:i/>
                <w:lang w:val="en-US"/>
              </w:rPr>
            </w:rPrChange>
          </w:rPr>
          <w:t>Looking ahead, the consortium will continue working closely to implement the outlined strategy, reinforcing cross-partner collaboration and actively engaging with the wider community. The communication and dissemination efforts will be regularly updated and enhanced to ensure their relevance and effectiveness, always aligned with the project’s overarching goals and KPIs.</w:t>
        </w:r>
      </w:ins>
    </w:p>
    <w:p w14:paraId="49126B02" w14:textId="77777777" w:rsidR="00E13610" w:rsidRPr="000161F0" w:rsidRDefault="00E13610" w:rsidP="00D419FF">
      <w:pPr>
        <w:rPr>
          <w:rFonts w:cstheme="majorBidi"/>
          <w:lang w:val="en-US"/>
        </w:rPr>
      </w:pPr>
    </w:p>
    <w:sectPr w:rsidR="00E13610" w:rsidRPr="000161F0">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2" w:author="Jihane Najar" w:date="2025-04-09T15:07:00Z" w:initials="JN">
    <w:p w14:paraId="7CB32857" w14:textId="4F1B31F1" w:rsidR="00584255" w:rsidRPr="00584255" w:rsidRDefault="00584255" w:rsidP="00584255">
      <w:pPr>
        <w:pStyle w:val="CommentText"/>
        <w:rPr>
          <w:lang w:val="en-US"/>
        </w:rPr>
      </w:pPr>
      <w:r>
        <w:rPr>
          <w:rStyle w:val="CommentReference"/>
        </w:rPr>
        <w:annotationRef/>
      </w:r>
      <w:r w:rsidRPr="00584255">
        <w:rPr>
          <w:b/>
          <w:i/>
          <w:lang w:val="en-US"/>
        </w:rPr>
        <w:t>Alternate with the Bluesky ccount to keep chronological order</w:t>
      </w:r>
    </w:p>
  </w:comment>
  <w:comment w:id="292" w:author="Jihane Najar" w:date="2025-04-09T15:11:00Z" w:initials="JN">
    <w:p w14:paraId="1CD146FE" w14:textId="1F3F9477" w:rsidR="00584255" w:rsidRPr="00584255" w:rsidRDefault="00584255" w:rsidP="00584255">
      <w:pPr>
        <w:pStyle w:val="CommentText"/>
        <w:rPr>
          <w:lang w:val="en-US"/>
        </w:rPr>
      </w:pPr>
      <w:r>
        <w:rPr>
          <w:rStyle w:val="CommentReference"/>
        </w:rPr>
        <w:annotationRef/>
      </w:r>
      <w:r>
        <w:rPr>
          <w:rStyle w:val="CommentReference"/>
        </w:rPr>
        <w:annotationRef/>
      </w:r>
      <w:r w:rsidRPr="00584255">
        <w:rPr>
          <w:b/>
          <w:i/>
          <w:lang w:val="en-US"/>
        </w:rPr>
        <w:t>This is STS role in the project and not in D&amp;C.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B32857" w15:done="0"/>
  <w15:commentEx w15:paraId="1CD146F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8A1AB1" w16cex:dateUtc="2025-04-09T13:07:00Z"/>
  <w16cex:commentExtensible w16cex:durableId="03138C65" w16cex:dateUtc="2025-04-09T13: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B32857" w16cid:durableId="718A1AB1"/>
  <w16cid:commentId w16cid:paraId="1CD146FE" w16cid:durableId="03138C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roman"/>
    <w:pitch w:val="variable"/>
    <w:sig w:usb0="E0002AEF" w:usb1="C0007841"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CCB"/>
    <w:multiLevelType w:val="multilevel"/>
    <w:tmpl w:val="C11E13B4"/>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30430A6"/>
    <w:multiLevelType w:val="hybridMultilevel"/>
    <w:tmpl w:val="06E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9668D1"/>
    <w:multiLevelType w:val="hybridMultilevel"/>
    <w:tmpl w:val="C62623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A4B2CEA"/>
    <w:multiLevelType w:val="hybridMultilevel"/>
    <w:tmpl w:val="9C9C7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717F2C"/>
    <w:multiLevelType w:val="multilevel"/>
    <w:tmpl w:val="1DA0E1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9054558"/>
    <w:multiLevelType w:val="hybridMultilevel"/>
    <w:tmpl w:val="FC46A5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AC01E6C"/>
    <w:multiLevelType w:val="hybridMultilevel"/>
    <w:tmpl w:val="749CF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D12383"/>
    <w:multiLevelType w:val="hybridMultilevel"/>
    <w:tmpl w:val="01B022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9A033D"/>
    <w:multiLevelType w:val="hybridMultilevel"/>
    <w:tmpl w:val="BD8E8F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4A52AD4"/>
    <w:multiLevelType w:val="hybridMultilevel"/>
    <w:tmpl w:val="9BCEC9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EA55AFD"/>
    <w:multiLevelType w:val="hybridMultilevel"/>
    <w:tmpl w:val="CB90E5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0E63CA9"/>
    <w:multiLevelType w:val="hybridMultilevel"/>
    <w:tmpl w:val="C1288B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2FC5DDC"/>
    <w:multiLevelType w:val="hybridMultilevel"/>
    <w:tmpl w:val="0A72222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4CD117D"/>
    <w:multiLevelType w:val="hybridMultilevel"/>
    <w:tmpl w:val="53961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C347EA1"/>
    <w:multiLevelType w:val="hybridMultilevel"/>
    <w:tmpl w:val="8E803B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C405632"/>
    <w:multiLevelType w:val="multilevel"/>
    <w:tmpl w:val="087CDEE0"/>
    <w:lvl w:ilvl="0">
      <w:start w:val="1"/>
      <w:numFmt w:val="decimal"/>
      <w:lvlText w:val="%1"/>
      <w:lvlJc w:val="left"/>
      <w:pPr>
        <w:ind w:left="432" w:hanging="432"/>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FB919EE"/>
    <w:multiLevelType w:val="multilevel"/>
    <w:tmpl w:val="0936C13A"/>
    <w:lvl w:ilvl="0">
      <w:start w:val="3"/>
      <w:numFmt w:val="decimal"/>
      <w:lvlText w:val="%1."/>
      <w:lvlJc w:val="left"/>
      <w:pPr>
        <w:ind w:left="516" w:hanging="516"/>
      </w:pPr>
      <w:rPr>
        <w:rFonts w:asciiTheme="majorBidi" w:hAnsiTheme="majorBidi" w:cstheme="majorBidi" w:hint="default"/>
        <w:color w:val="auto"/>
        <w:sz w:val="24"/>
        <w:szCs w:val="24"/>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asciiTheme="majorBidi" w:hAnsiTheme="majorBidi" w:cstheme="majorBidi" w:hint="default"/>
        <w:sz w:val="24"/>
        <w:szCs w:val="24"/>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73D617F"/>
    <w:multiLevelType w:val="multilevel"/>
    <w:tmpl w:val="1B863A70"/>
    <w:lvl w:ilvl="0">
      <w:start w:val="3"/>
      <w:numFmt w:val="decimal"/>
      <w:pStyle w:val="RetraitNormal2"/>
      <w:lvlText w:val="%1."/>
      <w:lvlJc w:val="left"/>
      <w:pPr>
        <w:ind w:left="420" w:hanging="420"/>
      </w:pPr>
    </w:lvl>
    <w:lvl w:ilvl="1">
      <w:start w:val="1"/>
      <w:numFmt w:val="decimal"/>
      <w:lvlText w:val="%1.%2."/>
      <w:lvlJc w:val="left"/>
      <w:pPr>
        <w:ind w:left="720" w:hanging="720"/>
      </w:pPr>
    </w:lvl>
    <w:lvl w:ilvl="2">
      <w:start w:val="1"/>
      <w:numFmt w:val="decimal"/>
      <w:lvlText w:val="%1.%2.%3."/>
      <w:lvlJc w:val="left"/>
      <w:pPr>
        <w:ind w:left="720" w:hanging="720"/>
      </w:pPr>
      <w:rPr>
        <w:b/>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89852DB"/>
    <w:multiLevelType w:val="hybridMultilevel"/>
    <w:tmpl w:val="8A10267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6C456D50"/>
    <w:multiLevelType w:val="hybridMultilevel"/>
    <w:tmpl w:val="C05C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CE73547"/>
    <w:multiLevelType w:val="hybridMultilevel"/>
    <w:tmpl w:val="699E2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F9D32B2"/>
    <w:multiLevelType w:val="multilevel"/>
    <w:tmpl w:val="EDC8CEE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F73552"/>
    <w:multiLevelType w:val="hybridMultilevel"/>
    <w:tmpl w:val="8A6E0FB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BF06D8E"/>
    <w:multiLevelType w:val="hybridMultilevel"/>
    <w:tmpl w:val="5002EEE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32063732">
    <w:abstractNumId w:val="4"/>
  </w:num>
  <w:num w:numId="2" w16cid:durableId="389351322">
    <w:abstractNumId w:val="15"/>
  </w:num>
  <w:num w:numId="3" w16cid:durableId="905338643">
    <w:abstractNumId w:val="0"/>
  </w:num>
  <w:num w:numId="4" w16cid:durableId="1625767322">
    <w:abstractNumId w:val="17"/>
  </w:num>
  <w:num w:numId="5" w16cid:durableId="1857039264">
    <w:abstractNumId w:val="16"/>
  </w:num>
  <w:num w:numId="6" w16cid:durableId="1747413154">
    <w:abstractNumId w:val="13"/>
  </w:num>
  <w:num w:numId="7" w16cid:durableId="659575742">
    <w:abstractNumId w:val="22"/>
  </w:num>
  <w:num w:numId="8" w16cid:durableId="158430971">
    <w:abstractNumId w:val="8"/>
  </w:num>
  <w:num w:numId="9" w16cid:durableId="1459834513">
    <w:abstractNumId w:val="11"/>
  </w:num>
  <w:num w:numId="10" w16cid:durableId="1538809307">
    <w:abstractNumId w:val="20"/>
  </w:num>
  <w:num w:numId="11" w16cid:durableId="82800255">
    <w:abstractNumId w:val="9"/>
  </w:num>
  <w:num w:numId="12" w16cid:durableId="1867913318">
    <w:abstractNumId w:val="5"/>
  </w:num>
  <w:num w:numId="13" w16cid:durableId="1319457026">
    <w:abstractNumId w:val="1"/>
  </w:num>
  <w:num w:numId="14" w16cid:durableId="1159617004">
    <w:abstractNumId w:val="19"/>
  </w:num>
  <w:num w:numId="15" w16cid:durableId="1493062918">
    <w:abstractNumId w:val="2"/>
  </w:num>
  <w:num w:numId="16" w16cid:durableId="263542307">
    <w:abstractNumId w:val="6"/>
  </w:num>
  <w:num w:numId="17" w16cid:durableId="1092161792">
    <w:abstractNumId w:val="14"/>
  </w:num>
  <w:num w:numId="18" w16cid:durableId="1080296158">
    <w:abstractNumId w:val="3"/>
  </w:num>
  <w:num w:numId="19" w16cid:durableId="929965030">
    <w:abstractNumId w:val="21"/>
  </w:num>
  <w:num w:numId="20" w16cid:durableId="942226024">
    <w:abstractNumId w:val="18"/>
  </w:num>
  <w:num w:numId="21" w16cid:durableId="268663220">
    <w:abstractNumId w:val="10"/>
  </w:num>
  <w:num w:numId="22" w16cid:durableId="2010979407">
    <w:abstractNumId w:val="7"/>
  </w:num>
  <w:num w:numId="23" w16cid:durableId="903640455">
    <w:abstractNumId w:val="23"/>
  </w:num>
  <w:num w:numId="24" w16cid:durableId="48532084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hane Najar">
    <w15:presenceInfo w15:providerId="Windows Live" w15:userId="443b4db853dd99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9FF"/>
    <w:rsid w:val="00005457"/>
    <w:rsid w:val="000161F0"/>
    <w:rsid w:val="000201F9"/>
    <w:rsid w:val="00020F6B"/>
    <w:rsid w:val="00032CCC"/>
    <w:rsid w:val="00062B48"/>
    <w:rsid w:val="000A508F"/>
    <w:rsid w:val="000A55BA"/>
    <w:rsid w:val="000D473F"/>
    <w:rsid w:val="000E3208"/>
    <w:rsid w:val="00112176"/>
    <w:rsid w:val="001317F7"/>
    <w:rsid w:val="00146557"/>
    <w:rsid w:val="0018600A"/>
    <w:rsid w:val="00187A57"/>
    <w:rsid w:val="001A3C9B"/>
    <w:rsid w:val="001B32DE"/>
    <w:rsid w:val="00224726"/>
    <w:rsid w:val="00226F4F"/>
    <w:rsid w:val="00247FFC"/>
    <w:rsid w:val="00273669"/>
    <w:rsid w:val="002845AA"/>
    <w:rsid w:val="002B6B9B"/>
    <w:rsid w:val="002E0FC0"/>
    <w:rsid w:val="002E31F1"/>
    <w:rsid w:val="002E7DE2"/>
    <w:rsid w:val="002F4148"/>
    <w:rsid w:val="00352107"/>
    <w:rsid w:val="003914A8"/>
    <w:rsid w:val="00392F1F"/>
    <w:rsid w:val="00395459"/>
    <w:rsid w:val="003A31B1"/>
    <w:rsid w:val="003E7423"/>
    <w:rsid w:val="00411FBB"/>
    <w:rsid w:val="00415E9F"/>
    <w:rsid w:val="00422A09"/>
    <w:rsid w:val="00432B94"/>
    <w:rsid w:val="00433501"/>
    <w:rsid w:val="004817F5"/>
    <w:rsid w:val="00482BBC"/>
    <w:rsid w:val="004B041F"/>
    <w:rsid w:val="004B61C4"/>
    <w:rsid w:val="004F4790"/>
    <w:rsid w:val="005411EC"/>
    <w:rsid w:val="00553B38"/>
    <w:rsid w:val="00557D54"/>
    <w:rsid w:val="00565027"/>
    <w:rsid w:val="00573D08"/>
    <w:rsid w:val="00575E47"/>
    <w:rsid w:val="00584255"/>
    <w:rsid w:val="005A478B"/>
    <w:rsid w:val="005B09D0"/>
    <w:rsid w:val="005C325D"/>
    <w:rsid w:val="005D7570"/>
    <w:rsid w:val="005E08C9"/>
    <w:rsid w:val="00606655"/>
    <w:rsid w:val="00607CAB"/>
    <w:rsid w:val="00616040"/>
    <w:rsid w:val="0062177E"/>
    <w:rsid w:val="00625CD4"/>
    <w:rsid w:val="00636594"/>
    <w:rsid w:val="00665D39"/>
    <w:rsid w:val="00672FAF"/>
    <w:rsid w:val="00685FA3"/>
    <w:rsid w:val="00691885"/>
    <w:rsid w:val="006A304F"/>
    <w:rsid w:val="006D0308"/>
    <w:rsid w:val="006D4300"/>
    <w:rsid w:val="006D499B"/>
    <w:rsid w:val="006D62DA"/>
    <w:rsid w:val="006D7D7E"/>
    <w:rsid w:val="00713C11"/>
    <w:rsid w:val="00725612"/>
    <w:rsid w:val="00741836"/>
    <w:rsid w:val="007B2A14"/>
    <w:rsid w:val="007B774D"/>
    <w:rsid w:val="0083137E"/>
    <w:rsid w:val="008806DE"/>
    <w:rsid w:val="0088592D"/>
    <w:rsid w:val="008B425B"/>
    <w:rsid w:val="008C1DCB"/>
    <w:rsid w:val="008E2672"/>
    <w:rsid w:val="008F3845"/>
    <w:rsid w:val="00927124"/>
    <w:rsid w:val="00930272"/>
    <w:rsid w:val="00931CE1"/>
    <w:rsid w:val="00953D25"/>
    <w:rsid w:val="009572EC"/>
    <w:rsid w:val="009935C1"/>
    <w:rsid w:val="009950DA"/>
    <w:rsid w:val="009A2E77"/>
    <w:rsid w:val="009C319A"/>
    <w:rsid w:val="009D47C0"/>
    <w:rsid w:val="009E736D"/>
    <w:rsid w:val="009F0B74"/>
    <w:rsid w:val="00A0135B"/>
    <w:rsid w:val="00A01E1F"/>
    <w:rsid w:val="00A12F21"/>
    <w:rsid w:val="00A17923"/>
    <w:rsid w:val="00A4399D"/>
    <w:rsid w:val="00A63B7C"/>
    <w:rsid w:val="00A72BF5"/>
    <w:rsid w:val="00A8111E"/>
    <w:rsid w:val="00AA7BEB"/>
    <w:rsid w:val="00AB6F35"/>
    <w:rsid w:val="00AB74E8"/>
    <w:rsid w:val="00AE08A1"/>
    <w:rsid w:val="00AF22B6"/>
    <w:rsid w:val="00B03C69"/>
    <w:rsid w:val="00B07034"/>
    <w:rsid w:val="00B315D8"/>
    <w:rsid w:val="00B53D9C"/>
    <w:rsid w:val="00B654A8"/>
    <w:rsid w:val="00B90CFC"/>
    <w:rsid w:val="00BC36C2"/>
    <w:rsid w:val="00BD26BB"/>
    <w:rsid w:val="00BE5583"/>
    <w:rsid w:val="00BF32DD"/>
    <w:rsid w:val="00C85DBD"/>
    <w:rsid w:val="00C96B89"/>
    <w:rsid w:val="00CB697A"/>
    <w:rsid w:val="00CD6356"/>
    <w:rsid w:val="00D02EA7"/>
    <w:rsid w:val="00D30507"/>
    <w:rsid w:val="00D409A5"/>
    <w:rsid w:val="00D419FF"/>
    <w:rsid w:val="00D45EA9"/>
    <w:rsid w:val="00D507FB"/>
    <w:rsid w:val="00D722AC"/>
    <w:rsid w:val="00DE1A88"/>
    <w:rsid w:val="00DF2A98"/>
    <w:rsid w:val="00E13610"/>
    <w:rsid w:val="00E13FAF"/>
    <w:rsid w:val="00E167C8"/>
    <w:rsid w:val="00E207E1"/>
    <w:rsid w:val="00E371C5"/>
    <w:rsid w:val="00E45A50"/>
    <w:rsid w:val="00E479CE"/>
    <w:rsid w:val="00E531E9"/>
    <w:rsid w:val="00E60BFC"/>
    <w:rsid w:val="00E70D36"/>
    <w:rsid w:val="00E76B7C"/>
    <w:rsid w:val="00E774C0"/>
    <w:rsid w:val="00E8065C"/>
    <w:rsid w:val="00E8666C"/>
    <w:rsid w:val="00E924DE"/>
    <w:rsid w:val="00ED2D13"/>
    <w:rsid w:val="00F2204E"/>
    <w:rsid w:val="00F22948"/>
    <w:rsid w:val="00F239D1"/>
    <w:rsid w:val="00F351D9"/>
    <w:rsid w:val="00F65FC6"/>
    <w:rsid w:val="00F758C0"/>
    <w:rsid w:val="00FE247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E5C276"/>
  <w15:chartTrackingRefBased/>
  <w15:docId w15:val="{55297297-5A4B-4B93-9854-1E5371AB4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b/>
        <w:bCs/>
        <w:i/>
        <w:iCs/>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501"/>
    <w:rPr>
      <w:rFonts w:asciiTheme="majorBidi" w:hAnsiTheme="majorBidi"/>
      <w:b w:val="0"/>
      <w:i w:val="0"/>
    </w:rPr>
  </w:style>
  <w:style w:type="paragraph" w:styleId="Heading1">
    <w:name w:val="heading 1"/>
    <w:aliases w:val="Heading 1 Emeralds"/>
    <w:basedOn w:val="Normal"/>
    <w:next w:val="Normal"/>
    <w:link w:val="Heading1Char"/>
    <w:uiPriority w:val="9"/>
    <w:qFormat/>
    <w:rsid w:val="00D41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1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Heading 3 Emeralds"/>
    <w:basedOn w:val="Normal"/>
    <w:next w:val="Normal"/>
    <w:link w:val="Heading3Char"/>
    <w:uiPriority w:val="9"/>
    <w:unhideWhenUsed/>
    <w:qFormat/>
    <w:rsid w:val="00D41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19FF"/>
    <w:pPr>
      <w:keepNext/>
      <w:keepLines/>
      <w:spacing w:before="80" w:after="40"/>
      <w:outlineLvl w:val="3"/>
    </w:pPr>
    <w:rPr>
      <w:rFonts w:eastAsiaTheme="majorEastAsia"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D41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9FF"/>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D41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9FF"/>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D41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Emeralds Char"/>
    <w:basedOn w:val="DefaultParagraphFont"/>
    <w:link w:val="Heading1"/>
    <w:uiPriority w:val="9"/>
    <w:rsid w:val="00D41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9FF"/>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Heading 3 Emeralds Char"/>
    <w:basedOn w:val="DefaultParagraphFont"/>
    <w:link w:val="Heading3"/>
    <w:uiPriority w:val="9"/>
    <w:rsid w:val="00D41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419FF"/>
    <w:rPr>
      <w:rFonts w:eastAsiaTheme="majorEastAsia" w:cstheme="majorBidi"/>
      <w:i w:val="0"/>
      <w:iCs w:val="0"/>
      <w:color w:val="2F5496" w:themeColor="accent1" w:themeShade="BF"/>
    </w:rPr>
  </w:style>
  <w:style w:type="character" w:customStyle="1" w:styleId="Heading5Char">
    <w:name w:val="Heading 5 Char"/>
    <w:basedOn w:val="DefaultParagraphFont"/>
    <w:link w:val="Heading5"/>
    <w:uiPriority w:val="9"/>
    <w:semiHidden/>
    <w:rsid w:val="00D41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9FF"/>
    <w:rPr>
      <w:rFonts w:eastAsiaTheme="majorEastAsia" w:cstheme="majorBidi"/>
      <w:i w:val="0"/>
      <w:iCs w:val="0"/>
      <w:color w:val="595959" w:themeColor="text1" w:themeTint="A6"/>
    </w:rPr>
  </w:style>
  <w:style w:type="character" w:customStyle="1" w:styleId="Heading7Char">
    <w:name w:val="Heading 7 Char"/>
    <w:basedOn w:val="DefaultParagraphFont"/>
    <w:link w:val="Heading7"/>
    <w:uiPriority w:val="9"/>
    <w:semiHidden/>
    <w:rsid w:val="00D41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9FF"/>
    <w:rPr>
      <w:rFonts w:eastAsiaTheme="majorEastAsia" w:cstheme="majorBidi"/>
      <w:i w:val="0"/>
      <w:iCs w:val="0"/>
      <w:color w:val="272727" w:themeColor="text1" w:themeTint="D8"/>
    </w:rPr>
  </w:style>
  <w:style w:type="character" w:customStyle="1" w:styleId="Heading9Char">
    <w:name w:val="Heading 9 Char"/>
    <w:basedOn w:val="DefaultParagraphFont"/>
    <w:link w:val="Heading9"/>
    <w:uiPriority w:val="9"/>
    <w:semiHidden/>
    <w:rsid w:val="00D419FF"/>
    <w:rPr>
      <w:rFonts w:eastAsiaTheme="majorEastAsia" w:cstheme="majorBidi"/>
      <w:color w:val="272727" w:themeColor="text1" w:themeTint="D8"/>
    </w:rPr>
  </w:style>
  <w:style w:type="paragraph" w:styleId="Title">
    <w:name w:val="Title"/>
    <w:basedOn w:val="Normal"/>
    <w:next w:val="Normal"/>
    <w:link w:val="TitleChar"/>
    <w:uiPriority w:val="10"/>
    <w:qFormat/>
    <w:rsid w:val="00D41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9FF"/>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D419FF"/>
    <w:rPr>
      <w:i w:val="0"/>
      <w:iCs w:val="0"/>
      <w:color w:val="404040" w:themeColor="text1" w:themeTint="BF"/>
    </w:rPr>
  </w:style>
  <w:style w:type="paragraph" w:styleId="ListParagraph">
    <w:name w:val="List Paragraph"/>
    <w:aliases w:val="VICINITY paragraph,Lista viñetas,BULLETS,Bullet List,FooterText,3 Txt tabla,obr-tab,Odrážky_GMES,1st level - Bullet List Paragraph,Lettre d'introduction,Paragrafo elenco,List Paragraph1,Medium Grid 1 - Accent 21,Normal bullet 2"/>
    <w:basedOn w:val="Normal"/>
    <w:link w:val="ListParagraphChar"/>
    <w:uiPriority w:val="34"/>
    <w:qFormat/>
    <w:rsid w:val="00D419FF"/>
    <w:pPr>
      <w:ind w:left="720"/>
      <w:contextualSpacing/>
    </w:pPr>
  </w:style>
  <w:style w:type="character" w:styleId="IntenseEmphasis">
    <w:name w:val="Intense Emphasis"/>
    <w:basedOn w:val="DefaultParagraphFont"/>
    <w:uiPriority w:val="21"/>
    <w:qFormat/>
    <w:rsid w:val="00D419FF"/>
    <w:rPr>
      <w:i w:val="0"/>
      <w:iCs w:val="0"/>
      <w:color w:val="2F5496" w:themeColor="accent1" w:themeShade="BF"/>
    </w:rPr>
  </w:style>
  <w:style w:type="paragraph" w:styleId="IntenseQuote">
    <w:name w:val="Intense Quote"/>
    <w:basedOn w:val="Normal"/>
    <w:next w:val="Normal"/>
    <w:link w:val="IntenseQuoteChar"/>
    <w:uiPriority w:val="30"/>
    <w:qFormat/>
    <w:rsid w:val="00D419FF"/>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D419FF"/>
    <w:rPr>
      <w:i w:val="0"/>
      <w:iCs w:val="0"/>
      <w:color w:val="2F5496" w:themeColor="accent1" w:themeShade="BF"/>
    </w:rPr>
  </w:style>
  <w:style w:type="character" w:styleId="IntenseReference">
    <w:name w:val="Intense Reference"/>
    <w:basedOn w:val="DefaultParagraphFont"/>
    <w:uiPriority w:val="32"/>
    <w:qFormat/>
    <w:rsid w:val="00D419FF"/>
    <w:rPr>
      <w:b w:val="0"/>
      <w:bCs w:val="0"/>
      <w:smallCaps/>
      <w:color w:val="2F5496" w:themeColor="accent1" w:themeShade="BF"/>
      <w:spacing w:val="5"/>
    </w:rPr>
  </w:style>
  <w:style w:type="paragraph" w:customStyle="1" w:styleId="RetraitNormal2">
    <w:name w:val="RetraitNormal2"/>
    <w:basedOn w:val="NormalIndent"/>
    <w:rsid w:val="00E13610"/>
    <w:pPr>
      <w:numPr>
        <w:numId w:val="4"/>
      </w:numPr>
      <w:tabs>
        <w:tab w:val="num" w:pos="1300"/>
      </w:tabs>
      <w:spacing w:after="120" w:line="240" w:lineRule="auto"/>
      <w:jc w:val="both"/>
    </w:pPr>
    <w:rPr>
      <w:rFonts w:ascii="Times New Roman" w:eastAsia="Times New Roman" w:hAnsi="Times New Roman"/>
      <w:b/>
      <w:bCs w:val="0"/>
      <w:i/>
      <w:iCs w:val="0"/>
      <w:lang w:val="en-GB" w:eastAsia="de-DE"/>
    </w:rPr>
  </w:style>
  <w:style w:type="paragraph" w:styleId="NormalIndent">
    <w:name w:val="Normal Indent"/>
    <w:basedOn w:val="Normal"/>
    <w:uiPriority w:val="99"/>
    <w:semiHidden/>
    <w:unhideWhenUsed/>
    <w:rsid w:val="00E13610"/>
    <w:pPr>
      <w:ind w:left="708"/>
    </w:pPr>
  </w:style>
  <w:style w:type="paragraph" w:styleId="TOCHeading">
    <w:name w:val="TOC Heading"/>
    <w:basedOn w:val="Heading1"/>
    <w:next w:val="Normal"/>
    <w:uiPriority w:val="39"/>
    <w:unhideWhenUsed/>
    <w:qFormat/>
    <w:rsid w:val="00553B38"/>
    <w:pPr>
      <w:spacing w:before="240" w:after="0"/>
      <w:outlineLvl w:val="9"/>
    </w:pPr>
    <w:rPr>
      <w:b/>
      <w:bCs w:val="0"/>
      <w:i/>
      <w:iCs w:val="0"/>
      <w:sz w:val="32"/>
      <w:szCs w:val="32"/>
      <w:lang w:val="en-US"/>
    </w:rPr>
  </w:style>
  <w:style w:type="paragraph" w:styleId="TOC1">
    <w:name w:val="toc 1"/>
    <w:basedOn w:val="Normal"/>
    <w:next w:val="Normal"/>
    <w:autoRedefine/>
    <w:uiPriority w:val="39"/>
    <w:unhideWhenUsed/>
    <w:rsid w:val="00553B38"/>
    <w:pPr>
      <w:spacing w:after="100"/>
    </w:pPr>
  </w:style>
  <w:style w:type="paragraph" w:styleId="TOC2">
    <w:name w:val="toc 2"/>
    <w:basedOn w:val="Normal"/>
    <w:next w:val="Normal"/>
    <w:autoRedefine/>
    <w:uiPriority w:val="39"/>
    <w:unhideWhenUsed/>
    <w:rsid w:val="00553B38"/>
    <w:pPr>
      <w:spacing w:after="100"/>
      <w:ind w:left="240"/>
    </w:pPr>
  </w:style>
  <w:style w:type="paragraph" w:styleId="TOC3">
    <w:name w:val="toc 3"/>
    <w:basedOn w:val="Normal"/>
    <w:next w:val="Normal"/>
    <w:autoRedefine/>
    <w:uiPriority w:val="39"/>
    <w:unhideWhenUsed/>
    <w:rsid w:val="00553B38"/>
    <w:pPr>
      <w:spacing w:after="100"/>
      <w:ind w:left="480"/>
    </w:pPr>
  </w:style>
  <w:style w:type="character" w:styleId="Hyperlink">
    <w:name w:val="Hyperlink"/>
    <w:basedOn w:val="DefaultParagraphFont"/>
    <w:uiPriority w:val="99"/>
    <w:unhideWhenUsed/>
    <w:rsid w:val="00553B38"/>
    <w:rPr>
      <w:color w:val="0563C1" w:themeColor="hyperlink"/>
      <w:u w:val="single"/>
    </w:rPr>
  </w:style>
  <w:style w:type="paragraph" w:styleId="Caption">
    <w:name w:val="caption"/>
    <w:aliases w:val="Figure Caption"/>
    <w:basedOn w:val="Normal"/>
    <w:next w:val="Normal"/>
    <w:unhideWhenUsed/>
    <w:qFormat/>
    <w:rsid w:val="00247FFC"/>
    <w:pPr>
      <w:spacing w:after="200" w:line="240" w:lineRule="auto"/>
    </w:pPr>
    <w:rPr>
      <w:i/>
      <w:iCs w:val="0"/>
      <w:color w:val="44546A" w:themeColor="text2"/>
      <w:sz w:val="18"/>
      <w:szCs w:val="18"/>
    </w:rPr>
  </w:style>
  <w:style w:type="character" w:styleId="UnresolvedMention">
    <w:name w:val="Unresolved Mention"/>
    <w:basedOn w:val="DefaultParagraphFont"/>
    <w:uiPriority w:val="99"/>
    <w:semiHidden/>
    <w:unhideWhenUsed/>
    <w:rsid w:val="00BC36C2"/>
    <w:rPr>
      <w:color w:val="605E5C"/>
      <w:shd w:val="clear" w:color="auto" w:fill="E1DFDD"/>
    </w:rPr>
  </w:style>
  <w:style w:type="character" w:customStyle="1" w:styleId="ListParagraphChar">
    <w:name w:val="List Paragraph Char"/>
    <w:aliases w:val="VICINITY paragraph Char,Lista viñetas Char,BULLETS Char,Bullet List Char,FooterText Char,3 Txt tabla Char,obr-tab Char,Odrážky_GMES Char,1st level - Bullet List Paragraph Char,Lettre d'introduction Char,Paragrafo elenco Char"/>
    <w:basedOn w:val="DefaultParagraphFont"/>
    <w:link w:val="ListParagraph"/>
    <w:uiPriority w:val="34"/>
    <w:qFormat/>
    <w:locked/>
    <w:rsid w:val="00E774C0"/>
    <w:rPr>
      <w:rFonts w:asciiTheme="majorBidi" w:hAnsiTheme="majorBidi"/>
      <w:b w:val="0"/>
      <w:i w:val="0"/>
    </w:rPr>
  </w:style>
  <w:style w:type="table" w:styleId="TableGrid">
    <w:name w:val="Table Grid"/>
    <w:basedOn w:val="TableNormal"/>
    <w:uiPriority w:val="39"/>
    <w:rsid w:val="00020F6B"/>
    <w:pPr>
      <w:spacing w:after="120" w:line="240" w:lineRule="auto"/>
      <w:jc w:val="both"/>
    </w:pPr>
    <w:rPr>
      <w:rFonts w:ascii="Times New Roman" w:eastAsia="SimSun" w:hAnsi="Times New Roman"/>
      <w:b w:val="0"/>
      <w:bCs w:val="0"/>
      <w:i w:val="0"/>
      <w:iCs w:val="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qFormat/>
    <w:rsid w:val="007B774D"/>
    <w:pPr>
      <w:spacing w:after="120" w:line="240" w:lineRule="auto"/>
      <w:jc w:val="both"/>
    </w:pPr>
    <w:rPr>
      <w:rFonts w:ascii="Times New Roman" w:eastAsia="Times New Roman" w:hAnsi="Times New Roman"/>
      <w:bCs w:val="0"/>
      <w:iCs w:val="0"/>
      <w:lang w:val="en-GB"/>
    </w:rPr>
  </w:style>
  <w:style w:type="character" w:customStyle="1" w:styleId="BodyTextChar">
    <w:name w:val="Body Text Char"/>
    <w:basedOn w:val="DefaultParagraphFont"/>
    <w:link w:val="BodyText"/>
    <w:rsid w:val="007B774D"/>
    <w:rPr>
      <w:rFonts w:ascii="Times New Roman" w:eastAsia="Times New Roman" w:hAnsi="Times New Roman"/>
      <w:b w:val="0"/>
      <w:bCs w:val="0"/>
      <w:i w:val="0"/>
      <w:iCs w:val="0"/>
      <w:lang w:val="en-GB"/>
    </w:rPr>
  </w:style>
  <w:style w:type="paragraph" w:styleId="Revision">
    <w:name w:val="Revision"/>
    <w:hidden/>
    <w:uiPriority w:val="99"/>
    <w:semiHidden/>
    <w:rsid w:val="009D47C0"/>
    <w:pPr>
      <w:spacing w:after="0" w:line="240" w:lineRule="auto"/>
    </w:pPr>
    <w:rPr>
      <w:rFonts w:asciiTheme="majorBidi" w:hAnsiTheme="majorBidi"/>
      <w:b w:val="0"/>
      <w:i w:val="0"/>
    </w:rPr>
  </w:style>
  <w:style w:type="character" w:styleId="CommentReference">
    <w:name w:val="annotation reference"/>
    <w:basedOn w:val="DefaultParagraphFont"/>
    <w:uiPriority w:val="99"/>
    <w:semiHidden/>
    <w:unhideWhenUsed/>
    <w:rsid w:val="00584255"/>
    <w:rPr>
      <w:sz w:val="16"/>
      <w:szCs w:val="16"/>
    </w:rPr>
  </w:style>
  <w:style w:type="paragraph" w:styleId="CommentText">
    <w:name w:val="annotation text"/>
    <w:basedOn w:val="Normal"/>
    <w:link w:val="CommentTextChar"/>
    <w:uiPriority w:val="99"/>
    <w:semiHidden/>
    <w:unhideWhenUsed/>
    <w:rsid w:val="00584255"/>
    <w:pPr>
      <w:spacing w:line="240" w:lineRule="auto"/>
    </w:pPr>
    <w:rPr>
      <w:sz w:val="20"/>
      <w:szCs w:val="20"/>
    </w:rPr>
  </w:style>
  <w:style w:type="character" w:customStyle="1" w:styleId="CommentTextChar">
    <w:name w:val="Comment Text Char"/>
    <w:basedOn w:val="DefaultParagraphFont"/>
    <w:link w:val="CommentText"/>
    <w:uiPriority w:val="99"/>
    <w:semiHidden/>
    <w:rsid w:val="00584255"/>
    <w:rPr>
      <w:rFonts w:asciiTheme="majorBidi" w:hAnsiTheme="majorBidi"/>
      <w:b w:val="0"/>
      <w:i w:val="0"/>
      <w:sz w:val="20"/>
      <w:szCs w:val="20"/>
    </w:rPr>
  </w:style>
  <w:style w:type="paragraph" w:styleId="CommentSubject">
    <w:name w:val="annotation subject"/>
    <w:basedOn w:val="CommentText"/>
    <w:next w:val="CommentText"/>
    <w:link w:val="CommentSubjectChar"/>
    <w:uiPriority w:val="99"/>
    <w:semiHidden/>
    <w:unhideWhenUsed/>
    <w:rsid w:val="00584255"/>
    <w:rPr>
      <w:b/>
    </w:rPr>
  </w:style>
  <w:style w:type="character" w:customStyle="1" w:styleId="CommentSubjectChar">
    <w:name w:val="Comment Subject Char"/>
    <w:basedOn w:val="CommentTextChar"/>
    <w:link w:val="CommentSubject"/>
    <w:uiPriority w:val="99"/>
    <w:semiHidden/>
    <w:rsid w:val="00584255"/>
    <w:rPr>
      <w:rFonts w:asciiTheme="majorBidi" w:hAnsiTheme="majorBidi"/>
      <w:b/>
      <w:i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8806">
      <w:bodyDiv w:val="1"/>
      <w:marLeft w:val="0"/>
      <w:marRight w:val="0"/>
      <w:marTop w:val="0"/>
      <w:marBottom w:val="0"/>
      <w:divBdr>
        <w:top w:val="none" w:sz="0" w:space="0" w:color="auto"/>
        <w:left w:val="none" w:sz="0" w:space="0" w:color="auto"/>
        <w:bottom w:val="none" w:sz="0" w:space="0" w:color="auto"/>
        <w:right w:val="none" w:sz="0" w:space="0" w:color="auto"/>
      </w:divBdr>
    </w:div>
    <w:div w:id="85466273">
      <w:bodyDiv w:val="1"/>
      <w:marLeft w:val="0"/>
      <w:marRight w:val="0"/>
      <w:marTop w:val="0"/>
      <w:marBottom w:val="0"/>
      <w:divBdr>
        <w:top w:val="none" w:sz="0" w:space="0" w:color="auto"/>
        <w:left w:val="none" w:sz="0" w:space="0" w:color="auto"/>
        <w:bottom w:val="none" w:sz="0" w:space="0" w:color="auto"/>
        <w:right w:val="none" w:sz="0" w:space="0" w:color="auto"/>
      </w:divBdr>
      <w:divsChild>
        <w:div w:id="333076706">
          <w:marLeft w:val="0"/>
          <w:marRight w:val="0"/>
          <w:marTop w:val="0"/>
          <w:marBottom w:val="0"/>
          <w:divBdr>
            <w:top w:val="none" w:sz="0" w:space="0" w:color="auto"/>
            <w:left w:val="none" w:sz="0" w:space="0" w:color="auto"/>
            <w:bottom w:val="none" w:sz="0" w:space="0" w:color="auto"/>
            <w:right w:val="none" w:sz="0" w:space="0" w:color="auto"/>
          </w:divBdr>
        </w:div>
      </w:divsChild>
    </w:div>
    <w:div w:id="90784998">
      <w:bodyDiv w:val="1"/>
      <w:marLeft w:val="0"/>
      <w:marRight w:val="0"/>
      <w:marTop w:val="0"/>
      <w:marBottom w:val="0"/>
      <w:divBdr>
        <w:top w:val="none" w:sz="0" w:space="0" w:color="auto"/>
        <w:left w:val="none" w:sz="0" w:space="0" w:color="auto"/>
        <w:bottom w:val="none" w:sz="0" w:space="0" w:color="auto"/>
        <w:right w:val="none" w:sz="0" w:space="0" w:color="auto"/>
      </w:divBdr>
    </w:div>
    <w:div w:id="97214061">
      <w:bodyDiv w:val="1"/>
      <w:marLeft w:val="0"/>
      <w:marRight w:val="0"/>
      <w:marTop w:val="0"/>
      <w:marBottom w:val="0"/>
      <w:divBdr>
        <w:top w:val="none" w:sz="0" w:space="0" w:color="auto"/>
        <w:left w:val="none" w:sz="0" w:space="0" w:color="auto"/>
        <w:bottom w:val="none" w:sz="0" w:space="0" w:color="auto"/>
        <w:right w:val="none" w:sz="0" w:space="0" w:color="auto"/>
      </w:divBdr>
    </w:div>
    <w:div w:id="97331783">
      <w:bodyDiv w:val="1"/>
      <w:marLeft w:val="0"/>
      <w:marRight w:val="0"/>
      <w:marTop w:val="0"/>
      <w:marBottom w:val="0"/>
      <w:divBdr>
        <w:top w:val="none" w:sz="0" w:space="0" w:color="auto"/>
        <w:left w:val="none" w:sz="0" w:space="0" w:color="auto"/>
        <w:bottom w:val="none" w:sz="0" w:space="0" w:color="auto"/>
        <w:right w:val="none" w:sz="0" w:space="0" w:color="auto"/>
      </w:divBdr>
    </w:div>
    <w:div w:id="117922170">
      <w:bodyDiv w:val="1"/>
      <w:marLeft w:val="0"/>
      <w:marRight w:val="0"/>
      <w:marTop w:val="0"/>
      <w:marBottom w:val="0"/>
      <w:divBdr>
        <w:top w:val="none" w:sz="0" w:space="0" w:color="auto"/>
        <w:left w:val="none" w:sz="0" w:space="0" w:color="auto"/>
        <w:bottom w:val="none" w:sz="0" w:space="0" w:color="auto"/>
        <w:right w:val="none" w:sz="0" w:space="0" w:color="auto"/>
      </w:divBdr>
    </w:div>
    <w:div w:id="132988525">
      <w:bodyDiv w:val="1"/>
      <w:marLeft w:val="0"/>
      <w:marRight w:val="0"/>
      <w:marTop w:val="0"/>
      <w:marBottom w:val="0"/>
      <w:divBdr>
        <w:top w:val="none" w:sz="0" w:space="0" w:color="auto"/>
        <w:left w:val="none" w:sz="0" w:space="0" w:color="auto"/>
        <w:bottom w:val="none" w:sz="0" w:space="0" w:color="auto"/>
        <w:right w:val="none" w:sz="0" w:space="0" w:color="auto"/>
      </w:divBdr>
    </w:div>
    <w:div w:id="152723235">
      <w:bodyDiv w:val="1"/>
      <w:marLeft w:val="0"/>
      <w:marRight w:val="0"/>
      <w:marTop w:val="0"/>
      <w:marBottom w:val="0"/>
      <w:divBdr>
        <w:top w:val="none" w:sz="0" w:space="0" w:color="auto"/>
        <w:left w:val="none" w:sz="0" w:space="0" w:color="auto"/>
        <w:bottom w:val="none" w:sz="0" w:space="0" w:color="auto"/>
        <w:right w:val="none" w:sz="0" w:space="0" w:color="auto"/>
      </w:divBdr>
    </w:div>
    <w:div w:id="200018864">
      <w:bodyDiv w:val="1"/>
      <w:marLeft w:val="0"/>
      <w:marRight w:val="0"/>
      <w:marTop w:val="0"/>
      <w:marBottom w:val="0"/>
      <w:divBdr>
        <w:top w:val="none" w:sz="0" w:space="0" w:color="auto"/>
        <w:left w:val="none" w:sz="0" w:space="0" w:color="auto"/>
        <w:bottom w:val="none" w:sz="0" w:space="0" w:color="auto"/>
        <w:right w:val="none" w:sz="0" w:space="0" w:color="auto"/>
      </w:divBdr>
    </w:div>
    <w:div w:id="251663578">
      <w:bodyDiv w:val="1"/>
      <w:marLeft w:val="0"/>
      <w:marRight w:val="0"/>
      <w:marTop w:val="0"/>
      <w:marBottom w:val="0"/>
      <w:divBdr>
        <w:top w:val="none" w:sz="0" w:space="0" w:color="auto"/>
        <w:left w:val="none" w:sz="0" w:space="0" w:color="auto"/>
        <w:bottom w:val="none" w:sz="0" w:space="0" w:color="auto"/>
        <w:right w:val="none" w:sz="0" w:space="0" w:color="auto"/>
      </w:divBdr>
    </w:div>
    <w:div w:id="253437140">
      <w:bodyDiv w:val="1"/>
      <w:marLeft w:val="0"/>
      <w:marRight w:val="0"/>
      <w:marTop w:val="0"/>
      <w:marBottom w:val="0"/>
      <w:divBdr>
        <w:top w:val="none" w:sz="0" w:space="0" w:color="auto"/>
        <w:left w:val="none" w:sz="0" w:space="0" w:color="auto"/>
        <w:bottom w:val="none" w:sz="0" w:space="0" w:color="auto"/>
        <w:right w:val="none" w:sz="0" w:space="0" w:color="auto"/>
      </w:divBdr>
      <w:divsChild>
        <w:div w:id="1779060568">
          <w:marLeft w:val="0"/>
          <w:marRight w:val="0"/>
          <w:marTop w:val="0"/>
          <w:marBottom w:val="0"/>
          <w:divBdr>
            <w:top w:val="none" w:sz="0" w:space="0" w:color="auto"/>
            <w:left w:val="none" w:sz="0" w:space="0" w:color="auto"/>
            <w:bottom w:val="none" w:sz="0" w:space="0" w:color="auto"/>
            <w:right w:val="none" w:sz="0" w:space="0" w:color="auto"/>
          </w:divBdr>
        </w:div>
      </w:divsChild>
    </w:div>
    <w:div w:id="263079394">
      <w:bodyDiv w:val="1"/>
      <w:marLeft w:val="0"/>
      <w:marRight w:val="0"/>
      <w:marTop w:val="0"/>
      <w:marBottom w:val="0"/>
      <w:divBdr>
        <w:top w:val="none" w:sz="0" w:space="0" w:color="auto"/>
        <w:left w:val="none" w:sz="0" w:space="0" w:color="auto"/>
        <w:bottom w:val="none" w:sz="0" w:space="0" w:color="auto"/>
        <w:right w:val="none" w:sz="0" w:space="0" w:color="auto"/>
      </w:divBdr>
      <w:divsChild>
        <w:div w:id="1294679241">
          <w:marLeft w:val="0"/>
          <w:marRight w:val="0"/>
          <w:marTop w:val="0"/>
          <w:marBottom w:val="0"/>
          <w:divBdr>
            <w:top w:val="none" w:sz="0" w:space="0" w:color="auto"/>
            <w:left w:val="none" w:sz="0" w:space="0" w:color="auto"/>
            <w:bottom w:val="none" w:sz="0" w:space="0" w:color="auto"/>
            <w:right w:val="none" w:sz="0" w:space="0" w:color="auto"/>
          </w:divBdr>
        </w:div>
        <w:div w:id="1960912017">
          <w:marLeft w:val="0"/>
          <w:marRight w:val="0"/>
          <w:marTop w:val="0"/>
          <w:marBottom w:val="0"/>
          <w:divBdr>
            <w:top w:val="none" w:sz="0" w:space="0" w:color="auto"/>
            <w:left w:val="none" w:sz="0" w:space="0" w:color="auto"/>
            <w:bottom w:val="none" w:sz="0" w:space="0" w:color="auto"/>
            <w:right w:val="none" w:sz="0" w:space="0" w:color="auto"/>
          </w:divBdr>
        </w:div>
        <w:div w:id="1554149371">
          <w:marLeft w:val="0"/>
          <w:marRight w:val="0"/>
          <w:marTop w:val="0"/>
          <w:marBottom w:val="0"/>
          <w:divBdr>
            <w:top w:val="none" w:sz="0" w:space="0" w:color="auto"/>
            <w:left w:val="none" w:sz="0" w:space="0" w:color="auto"/>
            <w:bottom w:val="none" w:sz="0" w:space="0" w:color="auto"/>
            <w:right w:val="none" w:sz="0" w:space="0" w:color="auto"/>
          </w:divBdr>
        </w:div>
      </w:divsChild>
    </w:div>
    <w:div w:id="290745980">
      <w:bodyDiv w:val="1"/>
      <w:marLeft w:val="0"/>
      <w:marRight w:val="0"/>
      <w:marTop w:val="0"/>
      <w:marBottom w:val="0"/>
      <w:divBdr>
        <w:top w:val="none" w:sz="0" w:space="0" w:color="auto"/>
        <w:left w:val="none" w:sz="0" w:space="0" w:color="auto"/>
        <w:bottom w:val="none" w:sz="0" w:space="0" w:color="auto"/>
        <w:right w:val="none" w:sz="0" w:space="0" w:color="auto"/>
      </w:divBdr>
    </w:div>
    <w:div w:id="335304569">
      <w:bodyDiv w:val="1"/>
      <w:marLeft w:val="0"/>
      <w:marRight w:val="0"/>
      <w:marTop w:val="0"/>
      <w:marBottom w:val="0"/>
      <w:divBdr>
        <w:top w:val="none" w:sz="0" w:space="0" w:color="auto"/>
        <w:left w:val="none" w:sz="0" w:space="0" w:color="auto"/>
        <w:bottom w:val="none" w:sz="0" w:space="0" w:color="auto"/>
        <w:right w:val="none" w:sz="0" w:space="0" w:color="auto"/>
      </w:divBdr>
    </w:div>
    <w:div w:id="357778227">
      <w:bodyDiv w:val="1"/>
      <w:marLeft w:val="0"/>
      <w:marRight w:val="0"/>
      <w:marTop w:val="0"/>
      <w:marBottom w:val="0"/>
      <w:divBdr>
        <w:top w:val="none" w:sz="0" w:space="0" w:color="auto"/>
        <w:left w:val="none" w:sz="0" w:space="0" w:color="auto"/>
        <w:bottom w:val="none" w:sz="0" w:space="0" w:color="auto"/>
        <w:right w:val="none" w:sz="0" w:space="0" w:color="auto"/>
      </w:divBdr>
      <w:divsChild>
        <w:div w:id="1466699330">
          <w:marLeft w:val="0"/>
          <w:marRight w:val="0"/>
          <w:marTop w:val="0"/>
          <w:marBottom w:val="0"/>
          <w:divBdr>
            <w:top w:val="none" w:sz="0" w:space="0" w:color="auto"/>
            <w:left w:val="none" w:sz="0" w:space="0" w:color="auto"/>
            <w:bottom w:val="none" w:sz="0" w:space="0" w:color="auto"/>
            <w:right w:val="none" w:sz="0" w:space="0" w:color="auto"/>
          </w:divBdr>
        </w:div>
      </w:divsChild>
    </w:div>
    <w:div w:id="383724552">
      <w:bodyDiv w:val="1"/>
      <w:marLeft w:val="0"/>
      <w:marRight w:val="0"/>
      <w:marTop w:val="0"/>
      <w:marBottom w:val="0"/>
      <w:divBdr>
        <w:top w:val="none" w:sz="0" w:space="0" w:color="auto"/>
        <w:left w:val="none" w:sz="0" w:space="0" w:color="auto"/>
        <w:bottom w:val="none" w:sz="0" w:space="0" w:color="auto"/>
        <w:right w:val="none" w:sz="0" w:space="0" w:color="auto"/>
      </w:divBdr>
      <w:divsChild>
        <w:div w:id="1945308271">
          <w:marLeft w:val="547"/>
          <w:marRight w:val="0"/>
          <w:marTop w:val="0"/>
          <w:marBottom w:val="0"/>
          <w:divBdr>
            <w:top w:val="none" w:sz="0" w:space="0" w:color="auto"/>
            <w:left w:val="none" w:sz="0" w:space="0" w:color="auto"/>
            <w:bottom w:val="none" w:sz="0" w:space="0" w:color="auto"/>
            <w:right w:val="none" w:sz="0" w:space="0" w:color="auto"/>
          </w:divBdr>
        </w:div>
      </w:divsChild>
    </w:div>
    <w:div w:id="440224915">
      <w:bodyDiv w:val="1"/>
      <w:marLeft w:val="0"/>
      <w:marRight w:val="0"/>
      <w:marTop w:val="0"/>
      <w:marBottom w:val="0"/>
      <w:divBdr>
        <w:top w:val="none" w:sz="0" w:space="0" w:color="auto"/>
        <w:left w:val="none" w:sz="0" w:space="0" w:color="auto"/>
        <w:bottom w:val="none" w:sz="0" w:space="0" w:color="auto"/>
        <w:right w:val="none" w:sz="0" w:space="0" w:color="auto"/>
      </w:divBdr>
    </w:div>
    <w:div w:id="447436529">
      <w:bodyDiv w:val="1"/>
      <w:marLeft w:val="0"/>
      <w:marRight w:val="0"/>
      <w:marTop w:val="0"/>
      <w:marBottom w:val="0"/>
      <w:divBdr>
        <w:top w:val="none" w:sz="0" w:space="0" w:color="auto"/>
        <w:left w:val="none" w:sz="0" w:space="0" w:color="auto"/>
        <w:bottom w:val="none" w:sz="0" w:space="0" w:color="auto"/>
        <w:right w:val="none" w:sz="0" w:space="0" w:color="auto"/>
      </w:divBdr>
    </w:div>
    <w:div w:id="461460518">
      <w:bodyDiv w:val="1"/>
      <w:marLeft w:val="0"/>
      <w:marRight w:val="0"/>
      <w:marTop w:val="0"/>
      <w:marBottom w:val="0"/>
      <w:divBdr>
        <w:top w:val="none" w:sz="0" w:space="0" w:color="auto"/>
        <w:left w:val="none" w:sz="0" w:space="0" w:color="auto"/>
        <w:bottom w:val="none" w:sz="0" w:space="0" w:color="auto"/>
        <w:right w:val="none" w:sz="0" w:space="0" w:color="auto"/>
      </w:divBdr>
    </w:div>
    <w:div w:id="470173024">
      <w:bodyDiv w:val="1"/>
      <w:marLeft w:val="0"/>
      <w:marRight w:val="0"/>
      <w:marTop w:val="0"/>
      <w:marBottom w:val="0"/>
      <w:divBdr>
        <w:top w:val="none" w:sz="0" w:space="0" w:color="auto"/>
        <w:left w:val="none" w:sz="0" w:space="0" w:color="auto"/>
        <w:bottom w:val="none" w:sz="0" w:space="0" w:color="auto"/>
        <w:right w:val="none" w:sz="0" w:space="0" w:color="auto"/>
      </w:divBdr>
    </w:div>
    <w:div w:id="514153636">
      <w:bodyDiv w:val="1"/>
      <w:marLeft w:val="0"/>
      <w:marRight w:val="0"/>
      <w:marTop w:val="0"/>
      <w:marBottom w:val="0"/>
      <w:divBdr>
        <w:top w:val="none" w:sz="0" w:space="0" w:color="auto"/>
        <w:left w:val="none" w:sz="0" w:space="0" w:color="auto"/>
        <w:bottom w:val="none" w:sz="0" w:space="0" w:color="auto"/>
        <w:right w:val="none" w:sz="0" w:space="0" w:color="auto"/>
      </w:divBdr>
    </w:div>
    <w:div w:id="519440076">
      <w:bodyDiv w:val="1"/>
      <w:marLeft w:val="0"/>
      <w:marRight w:val="0"/>
      <w:marTop w:val="0"/>
      <w:marBottom w:val="0"/>
      <w:divBdr>
        <w:top w:val="none" w:sz="0" w:space="0" w:color="auto"/>
        <w:left w:val="none" w:sz="0" w:space="0" w:color="auto"/>
        <w:bottom w:val="none" w:sz="0" w:space="0" w:color="auto"/>
        <w:right w:val="none" w:sz="0" w:space="0" w:color="auto"/>
      </w:divBdr>
      <w:divsChild>
        <w:div w:id="246622488">
          <w:marLeft w:val="0"/>
          <w:marRight w:val="0"/>
          <w:marTop w:val="0"/>
          <w:marBottom w:val="0"/>
          <w:divBdr>
            <w:top w:val="none" w:sz="0" w:space="0" w:color="auto"/>
            <w:left w:val="none" w:sz="0" w:space="0" w:color="auto"/>
            <w:bottom w:val="none" w:sz="0" w:space="0" w:color="auto"/>
            <w:right w:val="none" w:sz="0" w:space="0" w:color="auto"/>
          </w:divBdr>
        </w:div>
      </w:divsChild>
    </w:div>
    <w:div w:id="526067043">
      <w:bodyDiv w:val="1"/>
      <w:marLeft w:val="0"/>
      <w:marRight w:val="0"/>
      <w:marTop w:val="0"/>
      <w:marBottom w:val="0"/>
      <w:divBdr>
        <w:top w:val="none" w:sz="0" w:space="0" w:color="auto"/>
        <w:left w:val="none" w:sz="0" w:space="0" w:color="auto"/>
        <w:bottom w:val="none" w:sz="0" w:space="0" w:color="auto"/>
        <w:right w:val="none" w:sz="0" w:space="0" w:color="auto"/>
      </w:divBdr>
    </w:div>
    <w:div w:id="533231449">
      <w:bodyDiv w:val="1"/>
      <w:marLeft w:val="0"/>
      <w:marRight w:val="0"/>
      <w:marTop w:val="0"/>
      <w:marBottom w:val="0"/>
      <w:divBdr>
        <w:top w:val="none" w:sz="0" w:space="0" w:color="auto"/>
        <w:left w:val="none" w:sz="0" w:space="0" w:color="auto"/>
        <w:bottom w:val="none" w:sz="0" w:space="0" w:color="auto"/>
        <w:right w:val="none" w:sz="0" w:space="0" w:color="auto"/>
      </w:divBdr>
    </w:div>
    <w:div w:id="599409412">
      <w:bodyDiv w:val="1"/>
      <w:marLeft w:val="0"/>
      <w:marRight w:val="0"/>
      <w:marTop w:val="0"/>
      <w:marBottom w:val="0"/>
      <w:divBdr>
        <w:top w:val="none" w:sz="0" w:space="0" w:color="auto"/>
        <w:left w:val="none" w:sz="0" w:space="0" w:color="auto"/>
        <w:bottom w:val="none" w:sz="0" w:space="0" w:color="auto"/>
        <w:right w:val="none" w:sz="0" w:space="0" w:color="auto"/>
      </w:divBdr>
    </w:div>
    <w:div w:id="623467166">
      <w:bodyDiv w:val="1"/>
      <w:marLeft w:val="0"/>
      <w:marRight w:val="0"/>
      <w:marTop w:val="0"/>
      <w:marBottom w:val="0"/>
      <w:divBdr>
        <w:top w:val="none" w:sz="0" w:space="0" w:color="auto"/>
        <w:left w:val="none" w:sz="0" w:space="0" w:color="auto"/>
        <w:bottom w:val="none" w:sz="0" w:space="0" w:color="auto"/>
        <w:right w:val="none" w:sz="0" w:space="0" w:color="auto"/>
      </w:divBdr>
    </w:div>
    <w:div w:id="625697069">
      <w:bodyDiv w:val="1"/>
      <w:marLeft w:val="0"/>
      <w:marRight w:val="0"/>
      <w:marTop w:val="0"/>
      <w:marBottom w:val="0"/>
      <w:divBdr>
        <w:top w:val="none" w:sz="0" w:space="0" w:color="auto"/>
        <w:left w:val="none" w:sz="0" w:space="0" w:color="auto"/>
        <w:bottom w:val="none" w:sz="0" w:space="0" w:color="auto"/>
        <w:right w:val="none" w:sz="0" w:space="0" w:color="auto"/>
      </w:divBdr>
    </w:div>
    <w:div w:id="697238828">
      <w:bodyDiv w:val="1"/>
      <w:marLeft w:val="0"/>
      <w:marRight w:val="0"/>
      <w:marTop w:val="0"/>
      <w:marBottom w:val="0"/>
      <w:divBdr>
        <w:top w:val="none" w:sz="0" w:space="0" w:color="auto"/>
        <w:left w:val="none" w:sz="0" w:space="0" w:color="auto"/>
        <w:bottom w:val="none" w:sz="0" w:space="0" w:color="auto"/>
        <w:right w:val="none" w:sz="0" w:space="0" w:color="auto"/>
      </w:divBdr>
    </w:div>
    <w:div w:id="743643348">
      <w:bodyDiv w:val="1"/>
      <w:marLeft w:val="0"/>
      <w:marRight w:val="0"/>
      <w:marTop w:val="0"/>
      <w:marBottom w:val="0"/>
      <w:divBdr>
        <w:top w:val="none" w:sz="0" w:space="0" w:color="auto"/>
        <w:left w:val="none" w:sz="0" w:space="0" w:color="auto"/>
        <w:bottom w:val="none" w:sz="0" w:space="0" w:color="auto"/>
        <w:right w:val="none" w:sz="0" w:space="0" w:color="auto"/>
      </w:divBdr>
    </w:div>
    <w:div w:id="860242003">
      <w:bodyDiv w:val="1"/>
      <w:marLeft w:val="0"/>
      <w:marRight w:val="0"/>
      <w:marTop w:val="0"/>
      <w:marBottom w:val="0"/>
      <w:divBdr>
        <w:top w:val="none" w:sz="0" w:space="0" w:color="auto"/>
        <w:left w:val="none" w:sz="0" w:space="0" w:color="auto"/>
        <w:bottom w:val="none" w:sz="0" w:space="0" w:color="auto"/>
        <w:right w:val="none" w:sz="0" w:space="0" w:color="auto"/>
      </w:divBdr>
    </w:div>
    <w:div w:id="862670881">
      <w:bodyDiv w:val="1"/>
      <w:marLeft w:val="0"/>
      <w:marRight w:val="0"/>
      <w:marTop w:val="0"/>
      <w:marBottom w:val="0"/>
      <w:divBdr>
        <w:top w:val="none" w:sz="0" w:space="0" w:color="auto"/>
        <w:left w:val="none" w:sz="0" w:space="0" w:color="auto"/>
        <w:bottom w:val="none" w:sz="0" w:space="0" w:color="auto"/>
        <w:right w:val="none" w:sz="0" w:space="0" w:color="auto"/>
      </w:divBdr>
    </w:div>
    <w:div w:id="877552207">
      <w:bodyDiv w:val="1"/>
      <w:marLeft w:val="0"/>
      <w:marRight w:val="0"/>
      <w:marTop w:val="0"/>
      <w:marBottom w:val="0"/>
      <w:divBdr>
        <w:top w:val="none" w:sz="0" w:space="0" w:color="auto"/>
        <w:left w:val="none" w:sz="0" w:space="0" w:color="auto"/>
        <w:bottom w:val="none" w:sz="0" w:space="0" w:color="auto"/>
        <w:right w:val="none" w:sz="0" w:space="0" w:color="auto"/>
      </w:divBdr>
    </w:div>
    <w:div w:id="903835164">
      <w:bodyDiv w:val="1"/>
      <w:marLeft w:val="0"/>
      <w:marRight w:val="0"/>
      <w:marTop w:val="0"/>
      <w:marBottom w:val="0"/>
      <w:divBdr>
        <w:top w:val="none" w:sz="0" w:space="0" w:color="auto"/>
        <w:left w:val="none" w:sz="0" w:space="0" w:color="auto"/>
        <w:bottom w:val="none" w:sz="0" w:space="0" w:color="auto"/>
        <w:right w:val="none" w:sz="0" w:space="0" w:color="auto"/>
      </w:divBdr>
    </w:div>
    <w:div w:id="939525535">
      <w:bodyDiv w:val="1"/>
      <w:marLeft w:val="0"/>
      <w:marRight w:val="0"/>
      <w:marTop w:val="0"/>
      <w:marBottom w:val="0"/>
      <w:divBdr>
        <w:top w:val="none" w:sz="0" w:space="0" w:color="auto"/>
        <w:left w:val="none" w:sz="0" w:space="0" w:color="auto"/>
        <w:bottom w:val="none" w:sz="0" w:space="0" w:color="auto"/>
        <w:right w:val="none" w:sz="0" w:space="0" w:color="auto"/>
      </w:divBdr>
      <w:divsChild>
        <w:div w:id="317659064">
          <w:marLeft w:val="0"/>
          <w:marRight w:val="0"/>
          <w:marTop w:val="0"/>
          <w:marBottom w:val="0"/>
          <w:divBdr>
            <w:top w:val="none" w:sz="0" w:space="0" w:color="auto"/>
            <w:left w:val="none" w:sz="0" w:space="0" w:color="auto"/>
            <w:bottom w:val="none" w:sz="0" w:space="0" w:color="auto"/>
            <w:right w:val="none" w:sz="0" w:space="0" w:color="auto"/>
          </w:divBdr>
        </w:div>
        <w:div w:id="1777165581">
          <w:marLeft w:val="0"/>
          <w:marRight w:val="0"/>
          <w:marTop w:val="0"/>
          <w:marBottom w:val="0"/>
          <w:divBdr>
            <w:top w:val="none" w:sz="0" w:space="0" w:color="auto"/>
            <w:left w:val="none" w:sz="0" w:space="0" w:color="auto"/>
            <w:bottom w:val="none" w:sz="0" w:space="0" w:color="auto"/>
            <w:right w:val="none" w:sz="0" w:space="0" w:color="auto"/>
          </w:divBdr>
        </w:div>
      </w:divsChild>
    </w:div>
    <w:div w:id="963275127">
      <w:bodyDiv w:val="1"/>
      <w:marLeft w:val="0"/>
      <w:marRight w:val="0"/>
      <w:marTop w:val="0"/>
      <w:marBottom w:val="0"/>
      <w:divBdr>
        <w:top w:val="none" w:sz="0" w:space="0" w:color="auto"/>
        <w:left w:val="none" w:sz="0" w:space="0" w:color="auto"/>
        <w:bottom w:val="none" w:sz="0" w:space="0" w:color="auto"/>
        <w:right w:val="none" w:sz="0" w:space="0" w:color="auto"/>
      </w:divBdr>
    </w:div>
    <w:div w:id="996609190">
      <w:bodyDiv w:val="1"/>
      <w:marLeft w:val="0"/>
      <w:marRight w:val="0"/>
      <w:marTop w:val="0"/>
      <w:marBottom w:val="0"/>
      <w:divBdr>
        <w:top w:val="none" w:sz="0" w:space="0" w:color="auto"/>
        <w:left w:val="none" w:sz="0" w:space="0" w:color="auto"/>
        <w:bottom w:val="none" w:sz="0" w:space="0" w:color="auto"/>
        <w:right w:val="none" w:sz="0" w:space="0" w:color="auto"/>
      </w:divBdr>
    </w:div>
    <w:div w:id="1043602249">
      <w:bodyDiv w:val="1"/>
      <w:marLeft w:val="0"/>
      <w:marRight w:val="0"/>
      <w:marTop w:val="0"/>
      <w:marBottom w:val="0"/>
      <w:divBdr>
        <w:top w:val="none" w:sz="0" w:space="0" w:color="auto"/>
        <w:left w:val="none" w:sz="0" w:space="0" w:color="auto"/>
        <w:bottom w:val="none" w:sz="0" w:space="0" w:color="auto"/>
        <w:right w:val="none" w:sz="0" w:space="0" w:color="auto"/>
      </w:divBdr>
    </w:div>
    <w:div w:id="1069310764">
      <w:bodyDiv w:val="1"/>
      <w:marLeft w:val="0"/>
      <w:marRight w:val="0"/>
      <w:marTop w:val="0"/>
      <w:marBottom w:val="0"/>
      <w:divBdr>
        <w:top w:val="none" w:sz="0" w:space="0" w:color="auto"/>
        <w:left w:val="none" w:sz="0" w:space="0" w:color="auto"/>
        <w:bottom w:val="none" w:sz="0" w:space="0" w:color="auto"/>
        <w:right w:val="none" w:sz="0" w:space="0" w:color="auto"/>
      </w:divBdr>
    </w:div>
    <w:div w:id="1113936227">
      <w:bodyDiv w:val="1"/>
      <w:marLeft w:val="0"/>
      <w:marRight w:val="0"/>
      <w:marTop w:val="0"/>
      <w:marBottom w:val="0"/>
      <w:divBdr>
        <w:top w:val="none" w:sz="0" w:space="0" w:color="auto"/>
        <w:left w:val="none" w:sz="0" w:space="0" w:color="auto"/>
        <w:bottom w:val="none" w:sz="0" w:space="0" w:color="auto"/>
        <w:right w:val="none" w:sz="0" w:space="0" w:color="auto"/>
      </w:divBdr>
    </w:div>
    <w:div w:id="1142120842">
      <w:bodyDiv w:val="1"/>
      <w:marLeft w:val="0"/>
      <w:marRight w:val="0"/>
      <w:marTop w:val="0"/>
      <w:marBottom w:val="0"/>
      <w:divBdr>
        <w:top w:val="none" w:sz="0" w:space="0" w:color="auto"/>
        <w:left w:val="none" w:sz="0" w:space="0" w:color="auto"/>
        <w:bottom w:val="none" w:sz="0" w:space="0" w:color="auto"/>
        <w:right w:val="none" w:sz="0" w:space="0" w:color="auto"/>
      </w:divBdr>
    </w:div>
    <w:div w:id="1146363854">
      <w:bodyDiv w:val="1"/>
      <w:marLeft w:val="0"/>
      <w:marRight w:val="0"/>
      <w:marTop w:val="0"/>
      <w:marBottom w:val="0"/>
      <w:divBdr>
        <w:top w:val="none" w:sz="0" w:space="0" w:color="auto"/>
        <w:left w:val="none" w:sz="0" w:space="0" w:color="auto"/>
        <w:bottom w:val="none" w:sz="0" w:space="0" w:color="auto"/>
        <w:right w:val="none" w:sz="0" w:space="0" w:color="auto"/>
      </w:divBdr>
    </w:div>
    <w:div w:id="1151366605">
      <w:bodyDiv w:val="1"/>
      <w:marLeft w:val="0"/>
      <w:marRight w:val="0"/>
      <w:marTop w:val="0"/>
      <w:marBottom w:val="0"/>
      <w:divBdr>
        <w:top w:val="none" w:sz="0" w:space="0" w:color="auto"/>
        <w:left w:val="none" w:sz="0" w:space="0" w:color="auto"/>
        <w:bottom w:val="none" w:sz="0" w:space="0" w:color="auto"/>
        <w:right w:val="none" w:sz="0" w:space="0" w:color="auto"/>
      </w:divBdr>
    </w:div>
    <w:div w:id="1209416868">
      <w:bodyDiv w:val="1"/>
      <w:marLeft w:val="0"/>
      <w:marRight w:val="0"/>
      <w:marTop w:val="0"/>
      <w:marBottom w:val="0"/>
      <w:divBdr>
        <w:top w:val="none" w:sz="0" w:space="0" w:color="auto"/>
        <w:left w:val="none" w:sz="0" w:space="0" w:color="auto"/>
        <w:bottom w:val="none" w:sz="0" w:space="0" w:color="auto"/>
        <w:right w:val="none" w:sz="0" w:space="0" w:color="auto"/>
      </w:divBdr>
    </w:div>
    <w:div w:id="1247694517">
      <w:bodyDiv w:val="1"/>
      <w:marLeft w:val="0"/>
      <w:marRight w:val="0"/>
      <w:marTop w:val="0"/>
      <w:marBottom w:val="0"/>
      <w:divBdr>
        <w:top w:val="none" w:sz="0" w:space="0" w:color="auto"/>
        <w:left w:val="none" w:sz="0" w:space="0" w:color="auto"/>
        <w:bottom w:val="none" w:sz="0" w:space="0" w:color="auto"/>
        <w:right w:val="none" w:sz="0" w:space="0" w:color="auto"/>
      </w:divBdr>
    </w:div>
    <w:div w:id="1287083996">
      <w:bodyDiv w:val="1"/>
      <w:marLeft w:val="0"/>
      <w:marRight w:val="0"/>
      <w:marTop w:val="0"/>
      <w:marBottom w:val="0"/>
      <w:divBdr>
        <w:top w:val="none" w:sz="0" w:space="0" w:color="auto"/>
        <w:left w:val="none" w:sz="0" w:space="0" w:color="auto"/>
        <w:bottom w:val="none" w:sz="0" w:space="0" w:color="auto"/>
        <w:right w:val="none" w:sz="0" w:space="0" w:color="auto"/>
      </w:divBdr>
    </w:div>
    <w:div w:id="1296061711">
      <w:bodyDiv w:val="1"/>
      <w:marLeft w:val="0"/>
      <w:marRight w:val="0"/>
      <w:marTop w:val="0"/>
      <w:marBottom w:val="0"/>
      <w:divBdr>
        <w:top w:val="none" w:sz="0" w:space="0" w:color="auto"/>
        <w:left w:val="none" w:sz="0" w:space="0" w:color="auto"/>
        <w:bottom w:val="none" w:sz="0" w:space="0" w:color="auto"/>
        <w:right w:val="none" w:sz="0" w:space="0" w:color="auto"/>
      </w:divBdr>
    </w:div>
    <w:div w:id="1296447938">
      <w:bodyDiv w:val="1"/>
      <w:marLeft w:val="0"/>
      <w:marRight w:val="0"/>
      <w:marTop w:val="0"/>
      <w:marBottom w:val="0"/>
      <w:divBdr>
        <w:top w:val="none" w:sz="0" w:space="0" w:color="auto"/>
        <w:left w:val="none" w:sz="0" w:space="0" w:color="auto"/>
        <w:bottom w:val="none" w:sz="0" w:space="0" w:color="auto"/>
        <w:right w:val="none" w:sz="0" w:space="0" w:color="auto"/>
      </w:divBdr>
    </w:div>
    <w:div w:id="1335912747">
      <w:bodyDiv w:val="1"/>
      <w:marLeft w:val="0"/>
      <w:marRight w:val="0"/>
      <w:marTop w:val="0"/>
      <w:marBottom w:val="0"/>
      <w:divBdr>
        <w:top w:val="none" w:sz="0" w:space="0" w:color="auto"/>
        <w:left w:val="none" w:sz="0" w:space="0" w:color="auto"/>
        <w:bottom w:val="none" w:sz="0" w:space="0" w:color="auto"/>
        <w:right w:val="none" w:sz="0" w:space="0" w:color="auto"/>
      </w:divBdr>
    </w:div>
    <w:div w:id="1337534690">
      <w:bodyDiv w:val="1"/>
      <w:marLeft w:val="0"/>
      <w:marRight w:val="0"/>
      <w:marTop w:val="0"/>
      <w:marBottom w:val="0"/>
      <w:divBdr>
        <w:top w:val="none" w:sz="0" w:space="0" w:color="auto"/>
        <w:left w:val="none" w:sz="0" w:space="0" w:color="auto"/>
        <w:bottom w:val="none" w:sz="0" w:space="0" w:color="auto"/>
        <w:right w:val="none" w:sz="0" w:space="0" w:color="auto"/>
      </w:divBdr>
    </w:div>
    <w:div w:id="1376081522">
      <w:bodyDiv w:val="1"/>
      <w:marLeft w:val="0"/>
      <w:marRight w:val="0"/>
      <w:marTop w:val="0"/>
      <w:marBottom w:val="0"/>
      <w:divBdr>
        <w:top w:val="none" w:sz="0" w:space="0" w:color="auto"/>
        <w:left w:val="none" w:sz="0" w:space="0" w:color="auto"/>
        <w:bottom w:val="none" w:sz="0" w:space="0" w:color="auto"/>
        <w:right w:val="none" w:sz="0" w:space="0" w:color="auto"/>
      </w:divBdr>
    </w:div>
    <w:div w:id="1386682601">
      <w:bodyDiv w:val="1"/>
      <w:marLeft w:val="0"/>
      <w:marRight w:val="0"/>
      <w:marTop w:val="0"/>
      <w:marBottom w:val="0"/>
      <w:divBdr>
        <w:top w:val="none" w:sz="0" w:space="0" w:color="auto"/>
        <w:left w:val="none" w:sz="0" w:space="0" w:color="auto"/>
        <w:bottom w:val="none" w:sz="0" w:space="0" w:color="auto"/>
        <w:right w:val="none" w:sz="0" w:space="0" w:color="auto"/>
      </w:divBdr>
    </w:div>
    <w:div w:id="1402603097">
      <w:bodyDiv w:val="1"/>
      <w:marLeft w:val="0"/>
      <w:marRight w:val="0"/>
      <w:marTop w:val="0"/>
      <w:marBottom w:val="0"/>
      <w:divBdr>
        <w:top w:val="none" w:sz="0" w:space="0" w:color="auto"/>
        <w:left w:val="none" w:sz="0" w:space="0" w:color="auto"/>
        <w:bottom w:val="none" w:sz="0" w:space="0" w:color="auto"/>
        <w:right w:val="none" w:sz="0" w:space="0" w:color="auto"/>
      </w:divBdr>
      <w:divsChild>
        <w:div w:id="709763080">
          <w:marLeft w:val="0"/>
          <w:marRight w:val="0"/>
          <w:marTop w:val="0"/>
          <w:marBottom w:val="0"/>
          <w:divBdr>
            <w:top w:val="none" w:sz="0" w:space="0" w:color="auto"/>
            <w:left w:val="none" w:sz="0" w:space="0" w:color="auto"/>
            <w:bottom w:val="none" w:sz="0" w:space="0" w:color="auto"/>
            <w:right w:val="none" w:sz="0" w:space="0" w:color="auto"/>
          </w:divBdr>
        </w:div>
        <w:div w:id="1843428530">
          <w:marLeft w:val="0"/>
          <w:marRight w:val="0"/>
          <w:marTop w:val="0"/>
          <w:marBottom w:val="0"/>
          <w:divBdr>
            <w:top w:val="none" w:sz="0" w:space="0" w:color="auto"/>
            <w:left w:val="none" w:sz="0" w:space="0" w:color="auto"/>
            <w:bottom w:val="none" w:sz="0" w:space="0" w:color="auto"/>
            <w:right w:val="none" w:sz="0" w:space="0" w:color="auto"/>
          </w:divBdr>
        </w:div>
      </w:divsChild>
    </w:div>
    <w:div w:id="1433160736">
      <w:bodyDiv w:val="1"/>
      <w:marLeft w:val="0"/>
      <w:marRight w:val="0"/>
      <w:marTop w:val="0"/>
      <w:marBottom w:val="0"/>
      <w:divBdr>
        <w:top w:val="none" w:sz="0" w:space="0" w:color="auto"/>
        <w:left w:val="none" w:sz="0" w:space="0" w:color="auto"/>
        <w:bottom w:val="none" w:sz="0" w:space="0" w:color="auto"/>
        <w:right w:val="none" w:sz="0" w:space="0" w:color="auto"/>
      </w:divBdr>
    </w:div>
    <w:div w:id="1439106655">
      <w:bodyDiv w:val="1"/>
      <w:marLeft w:val="0"/>
      <w:marRight w:val="0"/>
      <w:marTop w:val="0"/>
      <w:marBottom w:val="0"/>
      <w:divBdr>
        <w:top w:val="none" w:sz="0" w:space="0" w:color="auto"/>
        <w:left w:val="none" w:sz="0" w:space="0" w:color="auto"/>
        <w:bottom w:val="none" w:sz="0" w:space="0" w:color="auto"/>
        <w:right w:val="none" w:sz="0" w:space="0" w:color="auto"/>
      </w:divBdr>
    </w:div>
    <w:div w:id="1468428568">
      <w:bodyDiv w:val="1"/>
      <w:marLeft w:val="0"/>
      <w:marRight w:val="0"/>
      <w:marTop w:val="0"/>
      <w:marBottom w:val="0"/>
      <w:divBdr>
        <w:top w:val="none" w:sz="0" w:space="0" w:color="auto"/>
        <w:left w:val="none" w:sz="0" w:space="0" w:color="auto"/>
        <w:bottom w:val="none" w:sz="0" w:space="0" w:color="auto"/>
        <w:right w:val="none" w:sz="0" w:space="0" w:color="auto"/>
      </w:divBdr>
    </w:div>
    <w:div w:id="1479609902">
      <w:bodyDiv w:val="1"/>
      <w:marLeft w:val="0"/>
      <w:marRight w:val="0"/>
      <w:marTop w:val="0"/>
      <w:marBottom w:val="0"/>
      <w:divBdr>
        <w:top w:val="none" w:sz="0" w:space="0" w:color="auto"/>
        <w:left w:val="none" w:sz="0" w:space="0" w:color="auto"/>
        <w:bottom w:val="none" w:sz="0" w:space="0" w:color="auto"/>
        <w:right w:val="none" w:sz="0" w:space="0" w:color="auto"/>
      </w:divBdr>
    </w:div>
    <w:div w:id="1499153974">
      <w:bodyDiv w:val="1"/>
      <w:marLeft w:val="0"/>
      <w:marRight w:val="0"/>
      <w:marTop w:val="0"/>
      <w:marBottom w:val="0"/>
      <w:divBdr>
        <w:top w:val="none" w:sz="0" w:space="0" w:color="auto"/>
        <w:left w:val="none" w:sz="0" w:space="0" w:color="auto"/>
        <w:bottom w:val="none" w:sz="0" w:space="0" w:color="auto"/>
        <w:right w:val="none" w:sz="0" w:space="0" w:color="auto"/>
      </w:divBdr>
    </w:div>
    <w:div w:id="1501849476">
      <w:bodyDiv w:val="1"/>
      <w:marLeft w:val="0"/>
      <w:marRight w:val="0"/>
      <w:marTop w:val="0"/>
      <w:marBottom w:val="0"/>
      <w:divBdr>
        <w:top w:val="none" w:sz="0" w:space="0" w:color="auto"/>
        <w:left w:val="none" w:sz="0" w:space="0" w:color="auto"/>
        <w:bottom w:val="none" w:sz="0" w:space="0" w:color="auto"/>
        <w:right w:val="none" w:sz="0" w:space="0" w:color="auto"/>
      </w:divBdr>
    </w:div>
    <w:div w:id="1530872101">
      <w:bodyDiv w:val="1"/>
      <w:marLeft w:val="0"/>
      <w:marRight w:val="0"/>
      <w:marTop w:val="0"/>
      <w:marBottom w:val="0"/>
      <w:divBdr>
        <w:top w:val="none" w:sz="0" w:space="0" w:color="auto"/>
        <w:left w:val="none" w:sz="0" w:space="0" w:color="auto"/>
        <w:bottom w:val="none" w:sz="0" w:space="0" w:color="auto"/>
        <w:right w:val="none" w:sz="0" w:space="0" w:color="auto"/>
      </w:divBdr>
    </w:div>
    <w:div w:id="1531265036">
      <w:bodyDiv w:val="1"/>
      <w:marLeft w:val="0"/>
      <w:marRight w:val="0"/>
      <w:marTop w:val="0"/>
      <w:marBottom w:val="0"/>
      <w:divBdr>
        <w:top w:val="none" w:sz="0" w:space="0" w:color="auto"/>
        <w:left w:val="none" w:sz="0" w:space="0" w:color="auto"/>
        <w:bottom w:val="none" w:sz="0" w:space="0" w:color="auto"/>
        <w:right w:val="none" w:sz="0" w:space="0" w:color="auto"/>
      </w:divBdr>
    </w:div>
    <w:div w:id="1544978052">
      <w:bodyDiv w:val="1"/>
      <w:marLeft w:val="0"/>
      <w:marRight w:val="0"/>
      <w:marTop w:val="0"/>
      <w:marBottom w:val="0"/>
      <w:divBdr>
        <w:top w:val="none" w:sz="0" w:space="0" w:color="auto"/>
        <w:left w:val="none" w:sz="0" w:space="0" w:color="auto"/>
        <w:bottom w:val="none" w:sz="0" w:space="0" w:color="auto"/>
        <w:right w:val="none" w:sz="0" w:space="0" w:color="auto"/>
      </w:divBdr>
    </w:div>
    <w:div w:id="1557473502">
      <w:bodyDiv w:val="1"/>
      <w:marLeft w:val="0"/>
      <w:marRight w:val="0"/>
      <w:marTop w:val="0"/>
      <w:marBottom w:val="0"/>
      <w:divBdr>
        <w:top w:val="none" w:sz="0" w:space="0" w:color="auto"/>
        <w:left w:val="none" w:sz="0" w:space="0" w:color="auto"/>
        <w:bottom w:val="none" w:sz="0" w:space="0" w:color="auto"/>
        <w:right w:val="none" w:sz="0" w:space="0" w:color="auto"/>
      </w:divBdr>
      <w:divsChild>
        <w:div w:id="1680080949">
          <w:marLeft w:val="0"/>
          <w:marRight w:val="0"/>
          <w:marTop w:val="0"/>
          <w:marBottom w:val="0"/>
          <w:divBdr>
            <w:top w:val="none" w:sz="0" w:space="0" w:color="auto"/>
            <w:left w:val="none" w:sz="0" w:space="0" w:color="auto"/>
            <w:bottom w:val="none" w:sz="0" w:space="0" w:color="auto"/>
            <w:right w:val="none" w:sz="0" w:space="0" w:color="auto"/>
          </w:divBdr>
        </w:div>
        <w:div w:id="2058701833">
          <w:marLeft w:val="0"/>
          <w:marRight w:val="0"/>
          <w:marTop w:val="0"/>
          <w:marBottom w:val="0"/>
          <w:divBdr>
            <w:top w:val="none" w:sz="0" w:space="0" w:color="auto"/>
            <w:left w:val="none" w:sz="0" w:space="0" w:color="auto"/>
            <w:bottom w:val="none" w:sz="0" w:space="0" w:color="auto"/>
            <w:right w:val="none" w:sz="0" w:space="0" w:color="auto"/>
          </w:divBdr>
        </w:div>
        <w:div w:id="194656839">
          <w:marLeft w:val="0"/>
          <w:marRight w:val="0"/>
          <w:marTop w:val="0"/>
          <w:marBottom w:val="0"/>
          <w:divBdr>
            <w:top w:val="none" w:sz="0" w:space="0" w:color="auto"/>
            <w:left w:val="none" w:sz="0" w:space="0" w:color="auto"/>
            <w:bottom w:val="none" w:sz="0" w:space="0" w:color="auto"/>
            <w:right w:val="none" w:sz="0" w:space="0" w:color="auto"/>
          </w:divBdr>
        </w:div>
      </w:divsChild>
    </w:div>
    <w:div w:id="1581871817">
      <w:bodyDiv w:val="1"/>
      <w:marLeft w:val="0"/>
      <w:marRight w:val="0"/>
      <w:marTop w:val="0"/>
      <w:marBottom w:val="0"/>
      <w:divBdr>
        <w:top w:val="none" w:sz="0" w:space="0" w:color="auto"/>
        <w:left w:val="none" w:sz="0" w:space="0" w:color="auto"/>
        <w:bottom w:val="none" w:sz="0" w:space="0" w:color="auto"/>
        <w:right w:val="none" w:sz="0" w:space="0" w:color="auto"/>
      </w:divBdr>
    </w:div>
    <w:div w:id="1615362262">
      <w:bodyDiv w:val="1"/>
      <w:marLeft w:val="0"/>
      <w:marRight w:val="0"/>
      <w:marTop w:val="0"/>
      <w:marBottom w:val="0"/>
      <w:divBdr>
        <w:top w:val="none" w:sz="0" w:space="0" w:color="auto"/>
        <w:left w:val="none" w:sz="0" w:space="0" w:color="auto"/>
        <w:bottom w:val="none" w:sz="0" w:space="0" w:color="auto"/>
        <w:right w:val="none" w:sz="0" w:space="0" w:color="auto"/>
      </w:divBdr>
    </w:div>
    <w:div w:id="1626622433">
      <w:bodyDiv w:val="1"/>
      <w:marLeft w:val="0"/>
      <w:marRight w:val="0"/>
      <w:marTop w:val="0"/>
      <w:marBottom w:val="0"/>
      <w:divBdr>
        <w:top w:val="none" w:sz="0" w:space="0" w:color="auto"/>
        <w:left w:val="none" w:sz="0" w:space="0" w:color="auto"/>
        <w:bottom w:val="none" w:sz="0" w:space="0" w:color="auto"/>
        <w:right w:val="none" w:sz="0" w:space="0" w:color="auto"/>
      </w:divBdr>
    </w:div>
    <w:div w:id="1699161113">
      <w:bodyDiv w:val="1"/>
      <w:marLeft w:val="0"/>
      <w:marRight w:val="0"/>
      <w:marTop w:val="0"/>
      <w:marBottom w:val="0"/>
      <w:divBdr>
        <w:top w:val="none" w:sz="0" w:space="0" w:color="auto"/>
        <w:left w:val="none" w:sz="0" w:space="0" w:color="auto"/>
        <w:bottom w:val="none" w:sz="0" w:space="0" w:color="auto"/>
        <w:right w:val="none" w:sz="0" w:space="0" w:color="auto"/>
      </w:divBdr>
    </w:div>
    <w:div w:id="1709841701">
      <w:bodyDiv w:val="1"/>
      <w:marLeft w:val="0"/>
      <w:marRight w:val="0"/>
      <w:marTop w:val="0"/>
      <w:marBottom w:val="0"/>
      <w:divBdr>
        <w:top w:val="none" w:sz="0" w:space="0" w:color="auto"/>
        <w:left w:val="none" w:sz="0" w:space="0" w:color="auto"/>
        <w:bottom w:val="none" w:sz="0" w:space="0" w:color="auto"/>
        <w:right w:val="none" w:sz="0" w:space="0" w:color="auto"/>
      </w:divBdr>
    </w:div>
    <w:div w:id="1751079287">
      <w:bodyDiv w:val="1"/>
      <w:marLeft w:val="0"/>
      <w:marRight w:val="0"/>
      <w:marTop w:val="0"/>
      <w:marBottom w:val="0"/>
      <w:divBdr>
        <w:top w:val="none" w:sz="0" w:space="0" w:color="auto"/>
        <w:left w:val="none" w:sz="0" w:space="0" w:color="auto"/>
        <w:bottom w:val="none" w:sz="0" w:space="0" w:color="auto"/>
        <w:right w:val="none" w:sz="0" w:space="0" w:color="auto"/>
      </w:divBdr>
    </w:div>
    <w:div w:id="1808932233">
      <w:bodyDiv w:val="1"/>
      <w:marLeft w:val="0"/>
      <w:marRight w:val="0"/>
      <w:marTop w:val="0"/>
      <w:marBottom w:val="0"/>
      <w:divBdr>
        <w:top w:val="none" w:sz="0" w:space="0" w:color="auto"/>
        <w:left w:val="none" w:sz="0" w:space="0" w:color="auto"/>
        <w:bottom w:val="none" w:sz="0" w:space="0" w:color="auto"/>
        <w:right w:val="none" w:sz="0" w:space="0" w:color="auto"/>
      </w:divBdr>
    </w:div>
    <w:div w:id="1819607569">
      <w:bodyDiv w:val="1"/>
      <w:marLeft w:val="0"/>
      <w:marRight w:val="0"/>
      <w:marTop w:val="0"/>
      <w:marBottom w:val="0"/>
      <w:divBdr>
        <w:top w:val="none" w:sz="0" w:space="0" w:color="auto"/>
        <w:left w:val="none" w:sz="0" w:space="0" w:color="auto"/>
        <w:bottom w:val="none" w:sz="0" w:space="0" w:color="auto"/>
        <w:right w:val="none" w:sz="0" w:space="0" w:color="auto"/>
      </w:divBdr>
    </w:div>
    <w:div w:id="1876652073">
      <w:bodyDiv w:val="1"/>
      <w:marLeft w:val="0"/>
      <w:marRight w:val="0"/>
      <w:marTop w:val="0"/>
      <w:marBottom w:val="0"/>
      <w:divBdr>
        <w:top w:val="none" w:sz="0" w:space="0" w:color="auto"/>
        <w:left w:val="none" w:sz="0" w:space="0" w:color="auto"/>
        <w:bottom w:val="none" w:sz="0" w:space="0" w:color="auto"/>
        <w:right w:val="none" w:sz="0" w:space="0" w:color="auto"/>
      </w:divBdr>
    </w:div>
    <w:div w:id="1878276181">
      <w:bodyDiv w:val="1"/>
      <w:marLeft w:val="0"/>
      <w:marRight w:val="0"/>
      <w:marTop w:val="0"/>
      <w:marBottom w:val="0"/>
      <w:divBdr>
        <w:top w:val="none" w:sz="0" w:space="0" w:color="auto"/>
        <w:left w:val="none" w:sz="0" w:space="0" w:color="auto"/>
        <w:bottom w:val="none" w:sz="0" w:space="0" w:color="auto"/>
        <w:right w:val="none" w:sz="0" w:space="0" w:color="auto"/>
      </w:divBdr>
    </w:div>
    <w:div w:id="1900899873">
      <w:bodyDiv w:val="1"/>
      <w:marLeft w:val="0"/>
      <w:marRight w:val="0"/>
      <w:marTop w:val="0"/>
      <w:marBottom w:val="0"/>
      <w:divBdr>
        <w:top w:val="none" w:sz="0" w:space="0" w:color="auto"/>
        <w:left w:val="none" w:sz="0" w:space="0" w:color="auto"/>
        <w:bottom w:val="none" w:sz="0" w:space="0" w:color="auto"/>
        <w:right w:val="none" w:sz="0" w:space="0" w:color="auto"/>
      </w:divBdr>
    </w:div>
    <w:div w:id="1967613204">
      <w:bodyDiv w:val="1"/>
      <w:marLeft w:val="0"/>
      <w:marRight w:val="0"/>
      <w:marTop w:val="0"/>
      <w:marBottom w:val="0"/>
      <w:divBdr>
        <w:top w:val="none" w:sz="0" w:space="0" w:color="auto"/>
        <w:left w:val="none" w:sz="0" w:space="0" w:color="auto"/>
        <w:bottom w:val="none" w:sz="0" w:space="0" w:color="auto"/>
        <w:right w:val="none" w:sz="0" w:space="0" w:color="auto"/>
      </w:divBdr>
    </w:div>
    <w:div w:id="1999380409">
      <w:bodyDiv w:val="1"/>
      <w:marLeft w:val="0"/>
      <w:marRight w:val="0"/>
      <w:marTop w:val="0"/>
      <w:marBottom w:val="0"/>
      <w:divBdr>
        <w:top w:val="none" w:sz="0" w:space="0" w:color="auto"/>
        <w:left w:val="none" w:sz="0" w:space="0" w:color="auto"/>
        <w:bottom w:val="none" w:sz="0" w:space="0" w:color="auto"/>
        <w:right w:val="none" w:sz="0" w:space="0" w:color="auto"/>
      </w:divBdr>
    </w:div>
    <w:div w:id="2007322241">
      <w:bodyDiv w:val="1"/>
      <w:marLeft w:val="0"/>
      <w:marRight w:val="0"/>
      <w:marTop w:val="0"/>
      <w:marBottom w:val="0"/>
      <w:divBdr>
        <w:top w:val="none" w:sz="0" w:space="0" w:color="auto"/>
        <w:left w:val="none" w:sz="0" w:space="0" w:color="auto"/>
        <w:bottom w:val="none" w:sz="0" w:space="0" w:color="auto"/>
        <w:right w:val="none" w:sz="0" w:space="0" w:color="auto"/>
      </w:divBdr>
    </w:div>
    <w:div w:id="2007974060">
      <w:bodyDiv w:val="1"/>
      <w:marLeft w:val="0"/>
      <w:marRight w:val="0"/>
      <w:marTop w:val="0"/>
      <w:marBottom w:val="0"/>
      <w:divBdr>
        <w:top w:val="none" w:sz="0" w:space="0" w:color="auto"/>
        <w:left w:val="none" w:sz="0" w:space="0" w:color="auto"/>
        <w:bottom w:val="none" w:sz="0" w:space="0" w:color="auto"/>
        <w:right w:val="none" w:sz="0" w:space="0" w:color="auto"/>
      </w:divBdr>
    </w:div>
    <w:div w:id="2066634662">
      <w:bodyDiv w:val="1"/>
      <w:marLeft w:val="0"/>
      <w:marRight w:val="0"/>
      <w:marTop w:val="0"/>
      <w:marBottom w:val="0"/>
      <w:divBdr>
        <w:top w:val="none" w:sz="0" w:space="0" w:color="auto"/>
        <w:left w:val="none" w:sz="0" w:space="0" w:color="auto"/>
        <w:bottom w:val="none" w:sz="0" w:space="0" w:color="auto"/>
        <w:right w:val="none" w:sz="0" w:space="0" w:color="auto"/>
      </w:divBdr>
    </w:div>
    <w:div w:id="2070423870">
      <w:bodyDiv w:val="1"/>
      <w:marLeft w:val="0"/>
      <w:marRight w:val="0"/>
      <w:marTop w:val="0"/>
      <w:marBottom w:val="0"/>
      <w:divBdr>
        <w:top w:val="none" w:sz="0" w:space="0" w:color="auto"/>
        <w:left w:val="none" w:sz="0" w:space="0" w:color="auto"/>
        <w:bottom w:val="none" w:sz="0" w:space="0" w:color="auto"/>
        <w:right w:val="none" w:sz="0" w:space="0" w:color="auto"/>
      </w:divBdr>
    </w:div>
    <w:div w:id="21444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hyperlink" Target="https://x.com/coevolution_eu" TargetMode="External"/><Relationship Id="rId26" Type="http://schemas.openxmlformats.org/officeDocument/2006/relationships/image" Target="media/image7.png"/><Relationship Id="rId39" Type="http://schemas.openxmlformats.org/officeDocument/2006/relationships/hyperlink" Target="https://ieeexplore.ieee.org/xpl/RecentIssue.jsp?punumber=34" TargetMode="External"/><Relationship Id="rId21" Type="http://schemas.openxmlformats.org/officeDocument/2006/relationships/hyperlink" Target="https://bsky.app/profile/coevolution-eu.bsky.social" TargetMode="External"/><Relationship Id="rId34" Type="http://schemas.openxmlformats.org/officeDocument/2006/relationships/hyperlink" Target="https://isc2-2025.org/" TargetMode="External"/><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yperlink" Target="https://www.facebook.com/profile.php?id=61572810781073" TargetMode="External"/><Relationship Id="rId29" Type="http://schemas.openxmlformats.org/officeDocument/2006/relationships/image" Target="media/image1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2.jpeg"/><Relationship Id="rId24" Type="http://schemas.openxmlformats.org/officeDocument/2006/relationships/image" Target="media/image5.png"/><Relationship Id="rId32" Type="http://schemas.openxmlformats.org/officeDocument/2006/relationships/hyperlink" Target="https://2025.ieeemlsp.org/en/" TargetMode="External"/><Relationship Id="rId37" Type="http://schemas.openxmlformats.org/officeDocument/2006/relationships/hyperlink" Target="https://www.percom.org/" TargetMode="External"/><Relationship Id="rId40"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ieeexplore.ieee.org/xpl/RecentIssue.jsp?punumber=8013" TargetMode="External"/><Relationship Id="rId10" Type="http://schemas.microsoft.com/office/2018/08/relationships/commentsExtensible" Target="commentsExtensible.xml"/><Relationship Id="rId19" Type="http://schemas.openxmlformats.org/officeDocument/2006/relationships/hyperlink" Target="https://www.linkedin.com/company/106186299" TargetMode="External"/><Relationship Id="rId31" Type="http://schemas.openxmlformats.org/officeDocument/2006/relationships/hyperlink" Target="https://www.usenix.org/conference/usenixsecurity25" TargetMode="Externa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diagramQuickStyle" Target="diagrams/quickStyle1.xml"/><Relationship Id="rId22" Type="http://schemas.openxmlformats.org/officeDocument/2006/relationships/hyperlink" Target="https://www.youtube.com/@CoEvolutionEUH2020"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2026.ieeeicassp.org/" TargetMode="External"/><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image" Target="media/image3.png"/><Relationship Id="rId25" Type="http://schemas.openxmlformats.org/officeDocument/2006/relationships/image" Target="media/image6.png"/><Relationship Id="rId33" Type="http://schemas.openxmlformats.org/officeDocument/2006/relationships/hyperlink" Target="https://iecon2025.org/" TargetMode="External"/><Relationship Id="rId38" Type="http://schemas.openxmlformats.org/officeDocument/2006/relationships/hyperlink" Target="https://neurips.cc" TargetMode="External"/></Relationships>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CA98CDE-60A2-4CCD-ABFC-A6FEB43900D7}" type="doc">
      <dgm:prSet loTypeId="urn:microsoft.com/office/officeart/2005/8/layout/orgChart1" loCatId="hierarchy" qsTypeId="urn:microsoft.com/office/officeart/2005/8/quickstyle/3d1" qsCatId="3D" csTypeId="urn:microsoft.com/office/officeart/2005/8/colors/accent1_4" csCatId="accent1" phldr="1"/>
      <dgm:spPr/>
      <dgm:t>
        <a:bodyPr/>
        <a:lstStyle/>
        <a:p>
          <a:endParaRPr lang="en-US"/>
        </a:p>
      </dgm:t>
    </dgm:pt>
    <dgm:pt modelId="{3A9BC9B2-3E0D-416C-83F6-0CF0BD0E4ADD}">
      <dgm:prSet phldrT="[Text]" custT="1"/>
      <dgm:spPr/>
      <dgm:t>
        <a:bodyPr/>
        <a:lstStyle/>
        <a:p>
          <a:r>
            <a:rPr lang="en-US" sz="1200" dirty="0"/>
            <a:t> </a:t>
          </a:r>
          <a:r>
            <a:rPr lang="en-GB" sz="1200" i="0"/>
            <a:t>CoEvolution</a:t>
          </a:r>
          <a:r>
            <a:rPr lang="en-GB" sz="1200"/>
            <a:t> </a:t>
          </a:r>
          <a:r>
            <a:rPr lang="en-US" sz="1200" dirty="0"/>
            <a:t>Website</a:t>
          </a:r>
        </a:p>
      </dgm:t>
    </dgm:pt>
    <dgm:pt modelId="{FADEA470-0E98-4738-8B02-06EDA71364AB}" type="parTrans" cxnId="{9456609C-16B3-4831-A9FD-792999D87EAE}">
      <dgm:prSet/>
      <dgm:spPr/>
      <dgm:t>
        <a:bodyPr/>
        <a:lstStyle/>
        <a:p>
          <a:endParaRPr lang="en-US" sz="1200"/>
        </a:p>
      </dgm:t>
    </dgm:pt>
    <dgm:pt modelId="{7EDA9548-6434-49C6-8F9F-7CFDD6A75AA1}" type="sibTrans" cxnId="{9456609C-16B3-4831-A9FD-792999D87EAE}">
      <dgm:prSet/>
      <dgm:spPr/>
      <dgm:t>
        <a:bodyPr/>
        <a:lstStyle/>
        <a:p>
          <a:endParaRPr lang="en-US" sz="1200"/>
        </a:p>
      </dgm:t>
    </dgm:pt>
    <dgm:pt modelId="{528659E6-8C81-4433-92C5-D1D7E23AC8EE}">
      <dgm:prSet phldrT="[Text]" custT="1"/>
      <dgm:spPr/>
      <dgm:t>
        <a:bodyPr/>
        <a:lstStyle/>
        <a:p>
          <a:r>
            <a:rPr lang="en-US" sz="1100" dirty="0"/>
            <a:t>Home</a:t>
          </a:r>
          <a:endParaRPr lang="en-US" sz="1200" dirty="0"/>
        </a:p>
      </dgm:t>
    </dgm:pt>
    <dgm:pt modelId="{D2DD0E39-D19D-4382-8EDE-8B2439227586}" type="parTrans" cxnId="{D0F3E352-4039-4300-A834-842228603959}">
      <dgm:prSet/>
      <dgm:spPr/>
      <dgm:t>
        <a:bodyPr/>
        <a:lstStyle/>
        <a:p>
          <a:endParaRPr lang="en-US" sz="1200"/>
        </a:p>
      </dgm:t>
    </dgm:pt>
    <dgm:pt modelId="{97509A5F-B9CA-4529-AB0C-5EB9A890913C}" type="sibTrans" cxnId="{D0F3E352-4039-4300-A834-842228603959}">
      <dgm:prSet/>
      <dgm:spPr/>
      <dgm:t>
        <a:bodyPr/>
        <a:lstStyle/>
        <a:p>
          <a:endParaRPr lang="en-US" sz="1200"/>
        </a:p>
      </dgm:t>
    </dgm:pt>
    <dgm:pt modelId="{144FA660-CBF7-47CA-827B-DC76BC60B554}">
      <dgm:prSet phldrT="[Text]" custT="1"/>
      <dgm:spPr/>
      <dgm:t>
        <a:bodyPr/>
        <a:lstStyle/>
        <a:p>
          <a:pPr algn="ctr"/>
          <a:r>
            <a:rPr lang="en-US" sz="1100" dirty="0"/>
            <a:t>Project</a:t>
          </a:r>
          <a:endParaRPr lang="en-US" sz="1200" dirty="0"/>
        </a:p>
      </dgm:t>
    </dgm:pt>
    <dgm:pt modelId="{07D3C705-58CC-4AAB-98FB-E6E67EE83CAB}" type="parTrans" cxnId="{C16A9416-F2EE-4266-9DED-49D44C9AA2B6}">
      <dgm:prSet/>
      <dgm:spPr/>
      <dgm:t>
        <a:bodyPr/>
        <a:lstStyle/>
        <a:p>
          <a:endParaRPr lang="en-US" sz="1200"/>
        </a:p>
      </dgm:t>
    </dgm:pt>
    <dgm:pt modelId="{AEB80363-13BF-45F4-ACAF-7B890A6D00B9}" type="sibTrans" cxnId="{C16A9416-F2EE-4266-9DED-49D44C9AA2B6}">
      <dgm:prSet/>
      <dgm:spPr/>
      <dgm:t>
        <a:bodyPr/>
        <a:lstStyle/>
        <a:p>
          <a:endParaRPr lang="en-US" sz="1200"/>
        </a:p>
      </dgm:t>
    </dgm:pt>
    <dgm:pt modelId="{997DD3E1-541C-4BF1-9B17-04CAB4BF83E0}">
      <dgm:prSet custT="1"/>
      <dgm:spPr/>
      <dgm:t>
        <a:bodyPr/>
        <a:lstStyle/>
        <a:p>
          <a:pPr algn="ctr"/>
          <a:r>
            <a:rPr lang="en-US" sz="1100" dirty="0"/>
            <a:t>News  &amp; Events</a:t>
          </a:r>
        </a:p>
      </dgm:t>
    </dgm:pt>
    <dgm:pt modelId="{82F0E2E3-EBFC-46C5-9A47-F3A02645B2C3}" type="parTrans" cxnId="{78700679-79C7-476D-9C46-49112D8CEC95}">
      <dgm:prSet/>
      <dgm:spPr/>
      <dgm:t>
        <a:bodyPr/>
        <a:lstStyle/>
        <a:p>
          <a:endParaRPr lang="en-US" sz="1200"/>
        </a:p>
      </dgm:t>
    </dgm:pt>
    <dgm:pt modelId="{2C0EE07E-502D-44CF-8467-1DDA742CAF5D}" type="sibTrans" cxnId="{78700679-79C7-476D-9C46-49112D8CEC95}">
      <dgm:prSet/>
      <dgm:spPr/>
      <dgm:t>
        <a:bodyPr/>
        <a:lstStyle/>
        <a:p>
          <a:endParaRPr lang="en-US" sz="1200"/>
        </a:p>
      </dgm:t>
    </dgm:pt>
    <dgm:pt modelId="{D532C566-4BDC-4E1C-AC79-E1964AEF04B0}">
      <dgm:prSet custT="1"/>
      <dgm:spPr/>
      <dgm:t>
        <a:bodyPr/>
        <a:lstStyle/>
        <a:p>
          <a:r>
            <a:rPr lang="en-US" sz="1100"/>
            <a:t>About CoEvolution</a:t>
          </a:r>
          <a:endParaRPr lang="en-US" sz="3200"/>
        </a:p>
      </dgm:t>
    </dgm:pt>
    <dgm:pt modelId="{D2447FFC-CA25-4218-A3C3-79459456F9B6}" type="parTrans" cxnId="{B174FDA7-F8D6-4D28-B000-776A6B48A539}">
      <dgm:prSet/>
      <dgm:spPr/>
      <dgm:t>
        <a:bodyPr/>
        <a:lstStyle/>
        <a:p>
          <a:endParaRPr lang="en-US"/>
        </a:p>
      </dgm:t>
    </dgm:pt>
    <dgm:pt modelId="{2CA175E6-6C6B-48F8-B44A-E4ED29D8A1B8}" type="sibTrans" cxnId="{B174FDA7-F8D6-4D28-B000-776A6B48A539}">
      <dgm:prSet/>
      <dgm:spPr/>
      <dgm:t>
        <a:bodyPr/>
        <a:lstStyle/>
        <a:p>
          <a:endParaRPr lang="en-US"/>
        </a:p>
      </dgm:t>
    </dgm:pt>
    <dgm:pt modelId="{B7F4E2D8-5B6E-4F65-9EBC-975A8AAFAB55}">
      <dgm:prSet custT="1"/>
      <dgm:spPr/>
      <dgm:t>
        <a:bodyPr/>
        <a:lstStyle/>
        <a:p>
          <a:r>
            <a:rPr lang="en-US" sz="1100"/>
            <a:t>Objectives</a:t>
          </a:r>
          <a:endParaRPr lang="en-US" sz="1200"/>
        </a:p>
      </dgm:t>
    </dgm:pt>
    <dgm:pt modelId="{CC4D41EA-31FC-4B69-9F48-C5B32CBBBB07}" type="parTrans" cxnId="{87CD3E47-92D9-45B4-9352-83B4323AABEC}">
      <dgm:prSet/>
      <dgm:spPr/>
      <dgm:t>
        <a:bodyPr/>
        <a:lstStyle/>
        <a:p>
          <a:endParaRPr lang="en-US"/>
        </a:p>
      </dgm:t>
    </dgm:pt>
    <dgm:pt modelId="{C3C6CBC0-09DA-4233-92D2-058D00E3E8D7}" type="sibTrans" cxnId="{87CD3E47-92D9-45B4-9352-83B4323AABEC}">
      <dgm:prSet/>
      <dgm:spPr/>
      <dgm:t>
        <a:bodyPr/>
        <a:lstStyle/>
        <a:p>
          <a:endParaRPr lang="en-US"/>
        </a:p>
      </dgm:t>
    </dgm:pt>
    <dgm:pt modelId="{E0CF2ED0-0F8E-45A2-B358-FD1E54A1E78E}">
      <dgm:prSet custT="1"/>
      <dgm:spPr/>
      <dgm:t>
        <a:bodyPr/>
        <a:lstStyle/>
        <a:p>
          <a:r>
            <a:rPr lang="de-DE" sz="1100"/>
            <a:t>Workplan</a:t>
          </a:r>
          <a:endParaRPr lang="de-DE" sz="2000"/>
        </a:p>
      </dgm:t>
    </dgm:pt>
    <dgm:pt modelId="{66E0D696-584D-4775-AB37-4D5F874F2708}" type="parTrans" cxnId="{FA89B015-CAD0-46B3-98EA-870DC16C94E8}">
      <dgm:prSet/>
      <dgm:spPr/>
      <dgm:t>
        <a:bodyPr/>
        <a:lstStyle/>
        <a:p>
          <a:endParaRPr lang="en-US"/>
        </a:p>
      </dgm:t>
    </dgm:pt>
    <dgm:pt modelId="{ED9A79DD-7765-4CA2-8D02-771C1DD5D9A2}" type="sibTrans" cxnId="{FA89B015-CAD0-46B3-98EA-870DC16C94E8}">
      <dgm:prSet/>
      <dgm:spPr/>
      <dgm:t>
        <a:bodyPr/>
        <a:lstStyle/>
        <a:p>
          <a:endParaRPr lang="en-US"/>
        </a:p>
      </dgm:t>
    </dgm:pt>
    <dgm:pt modelId="{0A259425-5654-4818-90A9-FB69A26D4867}">
      <dgm:prSet custT="1"/>
      <dgm:spPr/>
      <dgm:t>
        <a:bodyPr/>
        <a:lstStyle/>
        <a:p>
          <a:r>
            <a:rPr lang="en-US" sz="1100" dirty="0"/>
            <a:t>Resources</a:t>
          </a:r>
        </a:p>
      </dgm:t>
    </dgm:pt>
    <dgm:pt modelId="{2AD8DC29-171B-4A7F-9120-702E220A84B7}" type="parTrans" cxnId="{21FDD5CE-19A5-4080-96B8-9904912DAFF0}">
      <dgm:prSet/>
      <dgm:spPr/>
      <dgm:t>
        <a:bodyPr/>
        <a:lstStyle/>
        <a:p>
          <a:endParaRPr lang="en-US"/>
        </a:p>
      </dgm:t>
    </dgm:pt>
    <dgm:pt modelId="{0A2872E4-D766-44C3-8417-4C8369605650}" type="sibTrans" cxnId="{21FDD5CE-19A5-4080-96B8-9904912DAFF0}">
      <dgm:prSet/>
      <dgm:spPr/>
      <dgm:t>
        <a:bodyPr/>
        <a:lstStyle/>
        <a:p>
          <a:endParaRPr lang="en-US"/>
        </a:p>
      </dgm:t>
    </dgm:pt>
    <dgm:pt modelId="{E913A1DC-2884-4E6B-A3A0-DB2B8B8D5F38}">
      <dgm:prSet custT="1"/>
      <dgm:spPr/>
      <dgm:t>
        <a:bodyPr/>
        <a:lstStyle/>
        <a:p>
          <a:r>
            <a:rPr lang="en-US" sz="1100" dirty="0"/>
            <a:t>Contact us</a:t>
          </a:r>
        </a:p>
      </dgm:t>
    </dgm:pt>
    <dgm:pt modelId="{7F2AF520-4FBE-4B24-A93A-7C8A1D248D93}" type="parTrans" cxnId="{B81CF703-A480-4671-BB1C-F79FC487A5B1}">
      <dgm:prSet/>
      <dgm:spPr/>
      <dgm:t>
        <a:bodyPr/>
        <a:lstStyle/>
        <a:p>
          <a:endParaRPr lang="en-US"/>
        </a:p>
      </dgm:t>
    </dgm:pt>
    <dgm:pt modelId="{29FA8276-6F4B-421F-AB8B-2B3777812D77}" type="sibTrans" cxnId="{B81CF703-A480-4671-BB1C-F79FC487A5B1}">
      <dgm:prSet/>
      <dgm:spPr/>
      <dgm:t>
        <a:bodyPr/>
        <a:lstStyle/>
        <a:p>
          <a:endParaRPr lang="en-US"/>
        </a:p>
      </dgm:t>
    </dgm:pt>
    <dgm:pt modelId="{43E86F07-808F-4E58-9DCF-53B2AD3D4C6F}">
      <dgm:prSet custT="1"/>
      <dgm:spPr/>
      <dgm:t>
        <a:bodyPr/>
        <a:lstStyle/>
        <a:p>
          <a:r>
            <a:rPr lang="de-DE" sz="1100"/>
            <a:t>Consortium</a:t>
          </a:r>
        </a:p>
      </dgm:t>
    </dgm:pt>
    <dgm:pt modelId="{45973AD7-767F-4E55-AFA5-26E4481958C0}" type="parTrans" cxnId="{BAAE305E-4A8F-41FF-A4BB-2F41B78F0A10}">
      <dgm:prSet/>
      <dgm:spPr/>
      <dgm:t>
        <a:bodyPr/>
        <a:lstStyle/>
        <a:p>
          <a:endParaRPr lang="en-US"/>
        </a:p>
      </dgm:t>
    </dgm:pt>
    <dgm:pt modelId="{42C4CE0B-BE3E-4732-BB4C-1B56DA125A26}" type="sibTrans" cxnId="{BAAE305E-4A8F-41FF-A4BB-2F41B78F0A10}">
      <dgm:prSet/>
      <dgm:spPr/>
      <dgm:t>
        <a:bodyPr/>
        <a:lstStyle/>
        <a:p>
          <a:endParaRPr lang="en-US"/>
        </a:p>
      </dgm:t>
    </dgm:pt>
    <dgm:pt modelId="{BAA09E0C-4162-4F4A-8A6C-9AF14CC0C7F3}">
      <dgm:prSet custT="1"/>
      <dgm:spPr/>
      <dgm:t>
        <a:bodyPr/>
        <a:lstStyle/>
        <a:p>
          <a:r>
            <a:rPr lang="en-US" sz="1100"/>
            <a:t>Events</a:t>
          </a:r>
        </a:p>
      </dgm:t>
    </dgm:pt>
    <dgm:pt modelId="{F0C17909-0B8A-4866-AD69-73A624911A9D}" type="parTrans" cxnId="{FB39FD3C-5CDB-4A90-BB56-7E41C1EB9F62}">
      <dgm:prSet/>
      <dgm:spPr/>
      <dgm:t>
        <a:bodyPr/>
        <a:lstStyle/>
        <a:p>
          <a:endParaRPr lang="en-US"/>
        </a:p>
      </dgm:t>
    </dgm:pt>
    <dgm:pt modelId="{BF771819-DD2D-4BDF-9A6C-BFB89338D034}" type="sibTrans" cxnId="{FB39FD3C-5CDB-4A90-BB56-7E41C1EB9F62}">
      <dgm:prSet/>
      <dgm:spPr/>
      <dgm:t>
        <a:bodyPr/>
        <a:lstStyle/>
        <a:p>
          <a:endParaRPr lang="en-US"/>
        </a:p>
      </dgm:t>
    </dgm:pt>
    <dgm:pt modelId="{746D1C4D-F9CB-4BF1-85A6-76520E82B818}">
      <dgm:prSet custT="1"/>
      <dgm:spPr/>
      <dgm:t>
        <a:bodyPr/>
        <a:lstStyle/>
        <a:p>
          <a:r>
            <a:rPr lang="en-US" sz="1100"/>
            <a:t>Articles</a:t>
          </a:r>
        </a:p>
      </dgm:t>
    </dgm:pt>
    <dgm:pt modelId="{DD3CDA77-280C-46AB-843E-87BDA183428A}" type="parTrans" cxnId="{8396DF70-A601-43BB-8B46-AEED0332D605}">
      <dgm:prSet/>
      <dgm:spPr/>
      <dgm:t>
        <a:bodyPr/>
        <a:lstStyle/>
        <a:p>
          <a:endParaRPr lang="en-US"/>
        </a:p>
      </dgm:t>
    </dgm:pt>
    <dgm:pt modelId="{29092F3C-05C7-44FA-ABCD-FAC3FC7B5B1A}" type="sibTrans" cxnId="{8396DF70-A601-43BB-8B46-AEED0332D605}">
      <dgm:prSet/>
      <dgm:spPr/>
      <dgm:t>
        <a:bodyPr/>
        <a:lstStyle/>
        <a:p>
          <a:endParaRPr lang="en-US"/>
        </a:p>
      </dgm:t>
    </dgm:pt>
    <dgm:pt modelId="{9BFB4DB1-B189-4092-8459-FED4185DAB69}">
      <dgm:prSet custT="1"/>
      <dgm:spPr/>
      <dgm:t>
        <a:bodyPr/>
        <a:lstStyle/>
        <a:p>
          <a:r>
            <a:rPr lang="en-US" sz="1100"/>
            <a:t>Newsletters</a:t>
          </a:r>
          <a:endParaRPr lang="en-US" sz="1200"/>
        </a:p>
      </dgm:t>
    </dgm:pt>
    <dgm:pt modelId="{E47DADDF-A8EA-42A0-BDAB-C72057B71D7C}" type="parTrans" cxnId="{BD73DC13-8E11-4FF0-BEE6-41E7B66B2733}">
      <dgm:prSet/>
      <dgm:spPr/>
      <dgm:t>
        <a:bodyPr/>
        <a:lstStyle/>
        <a:p>
          <a:endParaRPr lang="en-US"/>
        </a:p>
      </dgm:t>
    </dgm:pt>
    <dgm:pt modelId="{72974018-0C1D-41A2-B7E8-51A3FA306829}" type="sibTrans" cxnId="{BD73DC13-8E11-4FF0-BEE6-41E7B66B2733}">
      <dgm:prSet/>
      <dgm:spPr/>
      <dgm:t>
        <a:bodyPr/>
        <a:lstStyle/>
        <a:p>
          <a:endParaRPr lang="en-US"/>
        </a:p>
      </dgm:t>
    </dgm:pt>
    <dgm:pt modelId="{741C706F-BDFC-445E-83C4-1BC5439A99A9}">
      <dgm:prSet custT="1"/>
      <dgm:spPr/>
      <dgm:t>
        <a:bodyPr/>
        <a:lstStyle/>
        <a:p>
          <a:r>
            <a:rPr lang="en-US" sz="1100"/>
            <a:t>Deliverables</a:t>
          </a:r>
          <a:endParaRPr lang="en-US" sz="1200"/>
        </a:p>
      </dgm:t>
    </dgm:pt>
    <dgm:pt modelId="{61092AC3-6104-4AEC-8023-A47B5D935C65}" type="parTrans" cxnId="{AC88EB1F-BFB2-4EAF-A074-79E7A9620907}">
      <dgm:prSet/>
      <dgm:spPr/>
      <dgm:t>
        <a:bodyPr/>
        <a:lstStyle/>
        <a:p>
          <a:endParaRPr lang="en-US"/>
        </a:p>
      </dgm:t>
    </dgm:pt>
    <dgm:pt modelId="{E3E22135-6A00-464A-B2EF-763C66143687}" type="sibTrans" cxnId="{AC88EB1F-BFB2-4EAF-A074-79E7A9620907}">
      <dgm:prSet/>
      <dgm:spPr/>
      <dgm:t>
        <a:bodyPr/>
        <a:lstStyle/>
        <a:p>
          <a:endParaRPr lang="en-US"/>
        </a:p>
      </dgm:t>
    </dgm:pt>
    <dgm:pt modelId="{8C3B1DD0-DE36-4D06-8AEC-40132F5E60E2}">
      <dgm:prSet custT="1"/>
      <dgm:spPr/>
      <dgm:t>
        <a:bodyPr/>
        <a:lstStyle/>
        <a:p>
          <a:r>
            <a:rPr lang="en-US" sz="1100"/>
            <a:t>Publications</a:t>
          </a:r>
          <a:endParaRPr lang="en-US" sz="1200"/>
        </a:p>
      </dgm:t>
    </dgm:pt>
    <dgm:pt modelId="{9F2882F8-1300-4BAD-8B1B-E055EB9E0F6B}" type="parTrans" cxnId="{289836BB-A604-4867-B318-2E5CD2E157AC}">
      <dgm:prSet/>
      <dgm:spPr/>
      <dgm:t>
        <a:bodyPr/>
        <a:lstStyle/>
        <a:p>
          <a:endParaRPr lang="en-US"/>
        </a:p>
      </dgm:t>
    </dgm:pt>
    <dgm:pt modelId="{7304DB22-2EBD-4DC8-875A-8A10890E34D8}" type="sibTrans" cxnId="{289836BB-A604-4867-B318-2E5CD2E157AC}">
      <dgm:prSet/>
      <dgm:spPr/>
      <dgm:t>
        <a:bodyPr/>
        <a:lstStyle/>
        <a:p>
          <a:endParaRPr lang="en-US"/>
        </a:p>
      </dgm:t>
    </dgm:pt>
    <dgm:pt modelId="{C78BE7BE-3A77-4EA2-8F14-D57CAF284935}">
      <dgm:prSet custT="1"/>
      <dgm:spPr/>
      <dgm:t>
        <a:bodyPr/>
        <a:lstStyle/>
        <a:p>
          <a:r>
            <a:rPr lang="de-DE" sz="1100"/>
            <a:t>Media</a:t>
          </a:r>
        </a:p>
      </dgm:t>
    </dgm:pt>
    <dgm:pt modelId="{4F46E5A2-263D-4DA0-BA91-E647573C52DD}" type="parTrans" cxnId="{505B176A-6363-4C38-994D-84A4A5D98B7A}">
      <dgm:prSet/>
      <dgm:spPr/>
    </dgm:pt>
    <dgm:pt modelId="{A92A72E5-EEF8-4CCF-A6B0-13050F2CF8E8}" type="sibTrans" cxnId="{505B176A-6363-4C38-994D-84A4A5D98B7A}">
      <dgm:prSet/>
      <dgm:spPr/>
    </dgm:pt>
    <dgm:pt modelId="{39E800D9-C2CE-4ACA-B132-7BD671A1B73D}" type="pres">
      <dgm:prSet presAssocID="{9CA98CDE-60A2-4CCD-ABFC-A6FEB43900D7}" presName="hierChild1" presStyleCnt="0">
        <dgm:presLayoutVars>
          <dgm:orgChart val="1"/>
          <dgm:chPref val="1"/>
          <dgm:dir/>
          <dgm:animOne val="branch"/>
          <dgm:animLvl val="lvl"/>
          <dgm:resizeHandles/>
        </dgm:presLayoutVars>
      </dgm:prSet>
      <dgm:spPr/>
    </dgm:pt>
    <dgm:pt modelId="{D423BF22-E4D5-41B9-8417-1543920593C9}" type="pres">
      <dgm:prSet presAssocID="{3A9BC9B2-3E0D-416C-83F6-0CF0BD0E4ADD}" presName="hierRoot1" presStyleCnt="0">
        <dgm:presLayoutVars>
          <dgm:hierBranch val="init"/>
        </dgm:presLayoutVars>
      </dgm:prSet>
      <dgm:spPr/>
    </dgm:pt>
    <dgm:pt modelId="{F17CD024-D406-402B-AE63-137D42E60379}" type="pres">
      <dgm:prSet presAssocID="{3A9BC9B2-3E0D-416C-83F6-0CF0BD0E4ADD}" presName="rootComposite1" presStyleCnt="0"/>
      <dgm:spPr/>
    </dgm:pt>
    <dgm:pt modelId="{16A47F39-2881-4D53-913D-E7FD873275DB}" type="pres">
      <dgm:prSet presAssocID="{3A9BC9B2-3E0D-416C-83F6-0CF0BD0E4ADD}" presName="rootText1" presStyleLbl="node0" presStyleIdx="0" presStyleCnt="1" custScaleX="242390" custScaleY="90179">
        <dgm:presLayoutVars>
          <dgm:chPref val="3"/>
        </dgm:presLayoutVars>
      </dgm:prSet>
      <dgm:spPr/>
    </dgm:pt>
    <dgm:pt modelId="{33F44ECE-1754-4C0D-A009-3220B8D8439D}" type="pres">
      <dgm:prSet presAssocID="{3A9BC9B2-3E0D-416C-83F6-0CF0BD0E4ADD}" presName="rootConnector1" presStyleLbl="node1" presStyleIdx="0" presStyleCnt="0"/>
      <dgm:spPr/>
    </dgm:pt>
    <dgm:pt modelId="{526A7AA0-9FF3-413A-98AA-AE33C2F94837}" type="pres">
      <dgm:prSet presAssocID="{3A9BC9B2-3E0D-416C-83F6-0CF0BD0E4ADD}" presName="hierChild2" presStyleCnt="0"/>
      <dgm:spPr/>
    </dgm:pt>
    <dgm:pt modelId="{6423CA0F-28D7-4641-83C3-07F1AD24DBDD}" type="pres">
      <dgm:prSet presAssocID="{D2DD0E39-D19D-4382-8EDE-8B2439227586}" presName="Name37" presStyleLbl="parChTrans1D2" presStyleIdx="0" presStyleCnt="5"/>
      <dgm:spPr/>
    </dgm:pt>
    <dgm:pt modelId="{A14E7F16-090E-49B8-A8B0-0F026FA14CCF}" type="pres">
      <dgm:prSet presAssocID="{528659E6-8C81-4433-92C5-D1D7E23AC8EE}" presName="hierRoot2" presStyleCnt="0">
        <dgm:presLayoutVars>
          <dgm:hierBranch val="init"/>
        </dgm:presLayoutVars>
      </dgm:prSet>
      <dgm:spPr/>
    </dgm:pt>
    <dgm:pt modelId="{D14D71B1-8BC2-4403-B9B6-6BB30C31FCFC}" type="pres">
      <dgm:prSet presAssocID="{528659E6-8C81-4433-92C5-D1D7E23AC8EE}" presName="rootComposite" presStyleCnt="0"/>
      <dgm:spPr/>
    </dgm:pt>
    <dgm:pt modelId="{3145419A-E8D9-4585-B0DC-233F8884E710}" type="pres">
      <dgm:prSet presAssocID="{528659E6-8C81-4433-92C5-D1D7E23AC8EE}" presName="rootText" presStyleLbl="node2" presStyleIdx="0" presStyleCnt="5">
        <dgm:presLayoutVars>
          <dgm:chPref val="3"/>
        </dgm:presLayoutVars>
      </dgm:prSet>
      <dgm:spPr/>
    </dgm:pt>
    <dgm:pt modelId="{168F0F3E-1A50-48F6-8312-4CD759BC5274}" type="pres">
      <dgm:prSet presAssocID="{528659E6-8C81-4433-92C5-D1D7E23AC8EE}" presName="rootConnector" presStyleLbl="node2" presStyleIdx="0" presStyleCnt="5"/>
      <dgm:spPr/>
    </dgm:pt>
    <dgm:pt modelId="{29198B86-B3C3-4F6E-B9EB-3010197CE22F}" type="pres">
      <dgm:prSet presAssocID="{528659E6-8C81-4433-92C5-D1D7E23AC8EE}" presName="hierChild4" presStyleCnt="0"/>
      <dgm:spPr/>
    </dgm:pt>
    <dgm:pt modelId="{89BCE2F2-4002-428D-A2F6-8B43A79234DC}" type="pres">
      <dgm:prSet presAssocID="{528659E6-8C81-4433-92C5-D1D7E23AC8EE}" presName="hierChild5" presStyleCnt="0"/>
      <dgm:spPr/>
    </dgm:pt>
    <dgm:pt modelId="{FA346A10-57D7-485A-8F67-ED9BC51C933E}" type="pres">
      <dgm:prSet presAssocID="{07D3C705-58CC-4AAB-98FB-E6E67EE83CAB}" presName="Name37" presStyleLbl="parChTrans1D2" presStyleIdx="1" presStyleCnt="5"/>
      <dgm:spPr/>
    </dgm:pt>
    <dgm:pt modelId="{FF85AED8-7D08-4B94-A442-4EA871A403D5}" type="pres">
      <dgm:prSet presAssocID="{144FA660-CBF7-47CA-827B-DC76BC60B554}" presName="hierRoot2" presStyleCnt="0">
        <dgm:presLayoutVars>
          <dgm:hierBranch val="init"/>
        </dgm:presLayoutVars>
      </dgm:prSet>
      <dgm:spPr/>
    </dgm:pt>
    <dgm:pt modelId="{F2DF46EC-D8DF-4AAB-99AA-E35AFAC329A0}" type="pres">
      <dgm:prSet presAssocID="{144FA660-CBF7-47CA-827B-DC76BC60B554}" presName="rootComposite" presStyleCnt="0"/>
      <dgm:spPr/>
    </dgm:pt>
    <dgm:pt modelId="{071A6983-678A-48E1-BF81-CDC7CF436EFD}" type="pres">
      <dgm:prSet presAssocID="{144FA660-CBF7-47CA-827B-DC76BC60B554}" presName="rootText" presStyleLbl="node2" presStyleIdx="1" presStyleCnt="5">
        <dgm:presLayoutVars>
          <dgm:chPref val="3"/>
        </dgm:presLayoutVars>
      </dgm:prSet>
      <dgm:spPr/>
    </dgm:pt>
    <dgm:pt modelId="{207E5A29-82B6-4911-9706-99473D46B450}" type="pres">
      <dgm:prSet presAssocID="{144FA660-CBF7-47CA-827B-DC76BC60B554}" presName="rootConnector" presStyleLbl="node2" presStyleIdx="1" presStyleCnt="5"/>
      <dgm:spPr/>
    </dgm:pt>
    <dgm:pt modelId="{A3AD5BEF-2CCC-4654-B285-1E993455BCCC}" type="pres">
      <dgm:prSet presAssocID="{144FA660-CBF7-47CA-827B-DC76BC60B554}" presName="hierChild4" presStyleCnt="0"/>
      <dgm:spPr/>
    </dgm:pt>
    <dgm:pt modelId="{D4AB45D2-68A2-4C2D-8898-2789F59956C4}" type="pres">
      <dgm:prSet presAssocID="{D2447FFC-CA25-4218-A3C3-79459456F9B6}" presName="Name37" presStyleLbl="parChTrans1D3" presStyleIdx="0" presStyleCnt="10"/>
      <dgm:spPr/>
    </dgm:pt>
    <dgm:pt modelId="{F6D3AEE1-E52D-4BD4-B8FE-8A4936003F01}" type="pres">
      <dgm:prSet presAssocID="{D532C566-4BDC-4E1C-AC79-E1964AEF04B0}" presName="hierRoot2" presStyleCnt="0">
        <dgm:presLayoutVars>
          <dgm:hierBranch val="init"/>
        </dgm:presLayoutVars>
      </dgm:prSet>
      <dgm:spPr/>
    </dgm:pt>
    <dgm:pt modelId="{244EF6FA-AC6D-49EC-BE0F-44B8F53D775C}" type="pres">
      <dgm:prSet presAssocID="{D532C566-4BDC-4E1C-AC79-E1964AEF04B0}" presName="rootComposite" presStyleCnt="0"/>
      <dgm:spPr/>
    </dgm:pt>
    <dgm:pt modelId="{AB26804D-B616-4248-B9B9-5C76BF80824A}" type="pres">
      <dgm:prSet presAssocID="{D532C566-4BDC-4E1C-AC79-E1964AEF04B0}" presName="rootText" presStyleLbl="node3" presStyleIdx="0" presStyleCnt="10">
        <dgm:presLayoutVars>
          <dgm:chPref val="3"/>
        </dgm:presLayoutVars>
      </dgm:prSet>
      <dgm:spPr/>
    </dgm:pt>
    <dgm:pt modelId="{9AAC4F70-0BF8-4DDD-9065-C3D555EAB9C8}" type="pres">
      <dgm:prSet presAssocID="{D532C566-4BDC-4E1C-AC79-E1964AEF04B0}" presName="rootConnector" presStyleLbl="node3" presStyleIdx="0" presStyleCnt="10"/>
      <dgm:spPr/>
    </dgm:pt>
    <dgm:pt modelId="{BC4919A6-DAC4-4823-86DD-E853A40D67B6}" type="pres">
      <dgm:prSet presAssocID="{D532C566-4BDC-4E1C-AC79-E1964AEF04B0}" presName="hierChild4" presStyleCnt="0"/>
      <dgm:spPr/>
    </dgm:pt>
    <dgm:pt modelId="{352E00EE-63AC-4611-B12C-EC2D796F524C}" type="pres">
      <dgm:prSet presAssocID="{D532C566-4BDC-4E1C-AC79-E1964AEF04B0}" presName="hierChild5" presStyleCnt="0"/>
      <dgm:spPr/>
    </dgm:pt>
    <dgm:pt modelId="{A7316ABA-D1A9-47FC-AB9F-1B2246E85505}" type="pres">
      <dgm:prSet presAssocID="{CC4D41EA-31FC-4B69-9F48-C5B32CBBBB07}" presName="Name37" presStyleLbl="parChTrans1D3" presStyleIdx="1" presStyleCnt="10"/>
      <dgm:spPr/>
    </dgm:pt>
    <dgm:pt modelId="{78A8C7B9-FA66-4913-AC1C-04C58B8FA3EF}" type="pres">
      <dgm:prSet presAssocID="{B7F4E2D8-5B6E-4F65-9EBC-975A8AAFAB55}" presName="hierRoot2" presStyleCnt="0">
        <dgm:presLayoutVars>
          <dgm:hierBranch val="init"/>
        </dgm:presLayoutVars>
      </dgm:prSet>
      <dgm:spPr/>
    </dgm:pt>
    <dgm:pt modelId="{90B16DF4-706D-4E2C-8222-547D8D170464}" type="pres">
      <dgm:prSet presAssocID="{B7F4E2D8-5B6E-4F65-9EBC-975A8AAFAB55}" presName="rootComposite" presStyleCnt="0"/>
      <dgm:spPr/>
    </dgm:pt>
    <dgm:pt modelId="{32C519BA-0A52-4A16-9490-412946DC6811}" type="pres">
      <dgm:prSet presAssocID="{B7F4E2D8-5B6E-4F65-9EBC-975A8AAFAB55}" presName="rootText" presStyleLbl="node3" presStyleIdx="1" presStyleCnt="10">
        <dgm:presLayoutVars>
          <dgm:chPref val="3"/>
        </dgm:presLayoutVars>
      </dgm:prSet>
      <dgm:spPr/>
    </dgm:pt>
    <dgm:pt modelId="{185801DF-1BB6-4296-9A60-A4C13F662F8D}" type="pres">
      <dgm:prSet presAssocID="{B7F4E2D8-5B6E-4F65-9EBC-975A8AAFAB55}" presName="rootConnector" presStyleLbl="node3" presStyleIdx="1" presStyleCnt="10"/>
      <dgm:spPr/>
    </dgm:pt>
    <dgm:pt modelId="{6318306F-1552-486D-A907-D8411F55116D}" type="pres">
      <dgm:prSet presAssocID="{B7F4E2D8-5B6E-4F65-9EBC-975A8AAFAB55}" presName="hierChild4" presStyleCnt="0"/>
      <dgm:spPr/>
    </dgm:pt>
    <dgm:pt modelId="{5EFAE985-5399-4FB4-A5F4-F7E6674C29F3}" type="pres">
      <dgm:prSet presAssocID="{B7F4E2D8-5B6E-4F65-9EBC-975A8AAFAB55}" presName="hierChild5" presStyleCnt="0"/>
      <dgm:spPr/>
    </dgm:pt>
    <dgm:pt modelId="{EC8F4B51-EDE9-4BBD-9442-0F46EB31672F}" type="pres">
      <dgm:prSet presAssocID="{66E0D696-584D-4775-AB37-4D5F874F2708}" presName="Name37" presStyleLbl="parChTrans1D3" presStyleIdx="2" presStyleCnt="10"/>
      <dgm:spPr/>
    </dgm:pt>
    <dgm:pt modelId="{26DD8ACB-EC2B-40A5-AD6D-34012F2008E1}" type="pres">
      <dgm:prSet presAssocID="{E0CF2ED0-0F8E-45A2-B358-FD1E54A1E78E}" presName="hierRoot2" presStyleCnt="0">
        <dgm:presLayoutVars>
          <dgm:hierBranch val="init"/>
        </dgm:presLayoutVars>
      </dgm:prSet>
      <dgm:spPr/>
    </dgm:pt>
    <dgm:pt modelId="{26CA46F6-6FA9-404B-9384-4D3525FFF75D}" type="pres">
      <dgm:prSet presAssocID="{E0CF2ED0-0F8E-45A2-B358-FD1E54A1E78E}" presName="rootComposite" presStyleCnt="0"/>
      <dgm:spPr/>
    </dgm:pt>
    <dgm:pt modelId="{6E54E5BC-5C79-4A2F-93B2-712667922AC1}" type="pres">
      <dgm:prSet presAssocID="{E0CF2ED0-0F8E-45A2-B358-FD1E54A1E78E}" presName="rootText" presStyleLbl="node3" presStyleIdx="2" presStyleCnt="10">
        <dgm:presLayoutVars>
          <dgm:chPref val="3"/>
        </dgm:presLayoutVars>
      </dgm:prSet>
      <dgm:spPr/>
    </dgm:pt>
    <dgm:pt modelId="{F67DCE98-751E-4D01-9F47-C53654550750}" type="pres">
      <dgm:prSet presAssocID="{E0CF2ED0-0F8E-45A2-B358-FD1E54A1E78E}" presName="rootConnector" presStyleLbl="node3" presStyleIdx="2" presStyleCnt="10"/>
      <dgm:spPr/>
    </dgm:pt>
    <dgm:pt modelId="{186000F7-EF80-42C2-8621-454E9C56B69A}" type="pres">
      <dgm:prSet presAssocID="{E0CF2ED0-0F8E-45A2-B358-FD1E54A1E78E}" presName="hierChild4" presStyleCnt="0"/>
      <dgm:spPr/>
    </dgm:pt>
    <dgm:pt modelId="{5735AE85-4142-4503-9B78-667FC06E391F}" type="pres">
      <dgm:prSet presAssocID="{E0CF2ED0-0F8E-45A2-B358-FD1E54A1E78E}" presName="hierChild5" presStyleCnt="0"/>
      <dgm:spPr/>
    </dgm:pt>
    <dgm:pt modelId="{4466F47F-D9F4-4E38-A16E-D3ECE34AF708}" type="pres">
      <dgm:prSet presAssocID="{45973AD7-767F-4E55-AFA5-26E4481958C0}" presName="Name37" presStyleLbl="parChTrans1D3" presStyleIdx="3" presStyleCnt="10"/>
      <dgm:spPr/>
    </dgm:pt>
    <dgm:pt modelId="{E8983A78-A310-4381-9830-866EEF273194}" type="pres">
      <dgm:prSet presAssocID="{43E86F07-808F-4E58-9DCF-53B2AD3D4C6F}" presName="hierRoot2" presStyleCnt="0">
        <dgm:presLayoutVars>
          <dgm:hierBranch val="init"/>
        </dgm:presLayoutVars>
      </dgm:prSet>
      <dgm:spPr/>
    </dgm:pt>
    <dgm:pt modelId="{CBA0EEBB-F172-43F8-AADF-3C27AF22AA57}" type="pres">
      <dgm:prSet presAssocID="{43E86F07-808F-4E58-9DCF-53B2AD3D4C6F}" presName="rootComposite" presStyleCnt="0"/>
      <dgm:spPr/>
    </dgm:pt>
    <dgm:pt modelId="{B14A640B-5ACB-4270-8C21-2EE47FC82C41}" type="pres">
      <dgm:prSet presAssocID="{43E86F07-808F-4E58-9DCF-53B2AD3D4C6F}" presName="rootText" presStyleLbl="node3" presStyleIdx="3" presStyleCnt="10">
        <dgm:presLayoutVars>
          <dgm:chPref val="3"/>
        </dgm:presLayoutVars>
      </dgm:prSet>
      <dgm:spPr/>
    </dgm:pt>
    <dgm:pt modelId="{820EC833-0A3D-46E9-BC80-E2C5C090C90B}" type="pres">
      <dgm:prSet presAssocID="{43E86F07-808F-4E58-9DCF-53B2AD3D4C6F}" presName="rootConnector" presStyleLbl="node3" presStyleIdx="3" presStyleCnt="10"/>
      <dgm:spPr/>
    </dgm:pt>
    <dgm:pt modelId="{A9ED878F-9C03-4F3A-919C-4C45D4D77B8D}" type="pres">
      <dgm:prSet presAssocID="{43E86F07-808F-4E58-9DCF-53B2AD3D4C6F}" presName="hierChild4" presStyleCnt="0"/>
      <dgm:spPr/>
    </dgm:pt>
    <dgm:pt modelId="{4A3798C6-38C6-436B-AC47-5E6AF4759E0A}" type="pres">
      <dgm:prSet presAssocID="{43E86F07-808F-4E58-9DCF-53B2AD3D4C6F}" presName="hierChild5" presStyleCnt="0"/>
      <dgm:spPr/>
    </dgm:pt>
    <dgm:pt modelId="{237D43A3-D786-4192-9334-0056A2F144B9}" type="pres">
      <dgm:prSet presAssocID="{144FA660-CBF7-47CA-827B-DC76BC60B554}" presName="hierChild5" presStyleCnt="0"/>
      <dgm:spPr/>
    </dgm:pt>
    <dgm:pt modelId="{87906A3C-FD09-4EE8-9464-87D71282508F}" type="pres">
      <dgm:prSet presAssocID="{82F0E2E3-EBFC-46C5-9A47-F3A02645B2C3}" presName="Name37" presStyleLbl="parChTrans1D2" presStyleIdx="2" presStyleCnt="5"/>
      <dgm:spPr/>
    </dgm:pt>
    <dgm:pt modelId="{AD261628-DDB8-4757-A4DF-E964BC6873E9}" type="pres">
      <dgm:prSet presAssocID="{997DD3E1-541C-4BF1-9B17-04CAB4BF83E0}" presName="hierRoot2" presStyleCnt="0">
        <dgm:presLayoutVars>
          <dgm:hierBranch val="init"/>
        </dgm:presLayoutVars>
      </dgm:prSet>
      <dgm:spPr/>
    </dgm:pt>
    <dgm:pt modelId="{B505EC99-A913-44D6-8EA5-1000ED2DDA86}" type="pres">
      <dgm:prSet presAssocID="{997DD3E1-541C-4BF1-9B17-04CAB4BF83E0}" presName="rootComposite" presStyleCnt="0"/>
      <dgm:spPr/>
    </dgm:pt>
    <dgm:pt modelId="{28732DD4-A4B1-4FE5-ACD9-7C4FBD5D106E}" type="pres">
      <dgm:prSet presAssocID="{997DD3E1-541C-4BF1-9B17-04CAB4BF83E0}" presName="rootText" presStyleLbl="node2" presStyleIdx="2" presStyleCnt="5">
        <dgm:presLayoutVars>
          <dgm:chPref val="3"/>
        </dgm:presLayoutVars>
      </dgm:prSet>
      <dgm:spPr/>
    </dgm:pt>
    <dgm:pt modelId="{4E4A70F7-E563-4858-86A2-E05644E9F72F}" type="pres">
      <dgm:prSet presAssocID="{997DD3E1-541C-4BF1-9B17-04CAB4BF83E0}" presName="rootConnector" presStyleLbl="node2" presStyleIdx="2" presStyleCnt="5"/>
      <dgm:spPr/>
    </dgm:pt>
    <dgm:pt modelId="{AC8A2B83-766D-4A28-9AA7-0A1F6F6E78A3}" type="pres">
      <dgm:prSet presAssocID="{997DD3E1-541C-4BF1-9B17-04CAB4BF83E0}" presName="hierChild4" presStyleCnt="0"/>
      <dgm:spPr/>
    </dgm:pt>
    <dgm:pt modelId="{85379577-158B-41A6-972E-FE514F89B76E}" type="pres">
      <dgm:prSet presAssocID="{F0C17909-0B8A-4866-AD69-73A624911A9D}" presName="Name37" presStyleLbl="parChTrans1D3" presStyleIdx="4" presStyleCnt="10"/>
      <dgm:spPr/>
    </dgm:pt>
    <dgm:pt modelId="{42C3C669-7455-4141-8B06-3851935E295D}" type="pres">
      <dgm:prSet presAssocID="{BAA09E0C-4162-4F4A-8A6C-9AF14CC0C7F3}" presName="hierRoot2" presStyleCnt="0">
        <dgm:presLayoutVars>
          <dgm:hierBranch val="init"/>
        </dgm:presLayoutVars>
      </dgm:prSet>
      <dgm:spPr/>
    </dgm:pt>
    <dgm:pt modelId="{892EE143-1065-4F54-BA09-A0B675868201}" type="pres">
      <dgm:prSet presAssocID="{BAA09E0C-4162-4F4A-8A6C-9AF14CC0C7F3}" presName="rootComposite" presStyleCnt="0"/>
      <dgm:spPr/>
    </dgm:pt>
    <dgm:pt modelId="{B2EA7A61-5201-4A04-8011-FF690ABA4E89}" type="pres">
      <dgm:prSet presAssocID="{BAA09E0C-4162-4F4A-8A6C-9AF14CC0C7F3}" presName="rootText" presStyleLbl="node3" presStyleIdx="4" presStyleCnt="10">
        <dgm:presLayoutVars>
          <dgm:chPref val="3"/>
        </dgm:presLayoutVars>
      </dgm:prSet>
      <dgm:spPr/>
    </dgm:pt>
    <dgm:pt modelId="{3F49F897-E497-464A-96C9-8CD17E39FBE7}" type="pres">
      <dgm:prSet presAssocID="{BAA09E0C-4162-4F4A-8A6C-9AF14CC0C7F3}" presName="rootConnector" presStyleLbl="node3" presStyleIdx="4" presStyleCnt="10"/>
      <dgm:spPr/>
    </dgm:pt>
    <dgm:pt modelId="{833E3970-55F3-42D8-8A95-ECCB0B24C1F2}" type="pres">
      <dgm:prSet presAssocID="{BAA09E0C-4162-4F4A-8A6C-9AF14CC0C7F3}" presName="hierChild4" presStyleCnt="0"/>
      <dgm:spPr/>
    </dgm:pt>
    <dgm:pt modelId="{E2F555A0-5467-4C9F-AAAE-C1EF3A6AE789}" type="pres">
      <dgm:prSet presAssocID="{BAA09E0C-4162-4F4A-8A6C-9AF14CC0C7F3}" presName="hierChild5" presStyleCnt="0"/>
      <dgm:spPr/>
    </dgm:pt>
    <dgm:pt modelId="{6CB828A9-2E91-4084-BE8B-02EFEC5CF61E}" type="pres">
      <dgm:prSet presAssocID="{DD3CDA77-280C-46AB-843E-87BDA183428A}" presName="Name37" presStyleLbl="parChTrans1D3" presStyleIdx="5" presStyleCnt="10"/>
      <dgm:spPr/>
    </dgm:pt>
    <dgm:pt modelId="{327A3932-D530-4CE8-80C4-086B43621F82}" type="pres">
      <dgm:prSet presAssocID="{746D1C4D-F9CB-4BF1-85A6-76520E82B818}" presName="hierRoot2" presStyleCnt="0">
        <dgm:presLayoutVars>
          <dgm:hierBranch val="init"/>
        </dgm:presLayoutVars>
      </dgm:prSet>
      <dgm:spPr/>
    </dgm:pt>
    <dgm:pt modelId="{DD47969B-8DA8-4F30-83A4-DD341E2A23B3}" type="pres">
      <dgm:prSet presAssocID="{746D1C4D-F9CB-4BF1-85A6-76520E82B818}" presName="rootComposite" presStyleCnt="0"/>
      <dgm:spPr/>
    </dgm:pt>
    <dgm:pt modelId="{2DD72506-BA2B-45F3-8354-2E97BB3FF33E}" type="pres">
      <dgm:prSet presAssocID="{746D1C4D-F9CB-4BF1-85A6-76520E82B818}" presName="rootText" presStyleLbl="node3" presStyleIdx="5" presStyleCnt="10">
        <dgm:presLayoutVars>
          <dgm:chPref val="3"/>
        </dgm:presLayoutVars>
      </dgm:prSet>
      <dgm:spPr/>
    </dgm:pt>
    <dgm:pt modelId="{43503805-3C48-470A-A3E2-40B59AD757B8}" type="pres">
      <dgm:prSet presAssocID="{746D1C4D-F9CB-4BF1-85A6-76520E82B818}" presName="rootConnector" presStyleLbl="node3" presStyleIdx="5" presStyleCnt="10"/>
      <dgm:spPr/>
    </dgm:pt>
    <dgm:pt modelId="{BE416886-8D55-498C-895E-118EC0328C9C}" type="pres">
      <dgm:prSet presAssocID="{746D1C4D-F9CB-4BF1-85A6-76520E82B818}" presName="hierChild4" presStyleCnt="0"/>
      <dgm:spPr/>
    </dgm:pt>
    <dgm:pt modelId="{DA009B08-8D6A-4A08-99E6-D5530183D3BF}" type="pres">
      <dgm:prSet presAssocID="{746D1C4D-F9CB-4BF1-85A6-76520E82B818}" presName="hierChild5" presStyleCnt="0"/>
      <dgm:spPr/>
    </dgm:pt>
    <dgm:pt modelId="{6756EDE6-C824-47FE-A59E-81E920E8A9CF}" type="pres">
      <dgm:prSet presAssocID="{E47DADDF-A8EA-42A0-BDAB-C72057B71D7C}" presName="Name37" presStyleLbl="parChTrans1D3" presStyleIdx="6" presStyleCnt="10"/>
      <dgm:spPr/>
    </dgm:pt>
    <dgm:pt modelId="{A6943D22-0F31-41A4-BC1B-2DE0CEE9FD5F}" type="pres">
      <dgm:prSet presAssocID="{9BFB4DB1-B189-4092-8459-FED4185DAB69}" presName="hierRoot2" presStyleCnt="0">
        <dgm:presLayoutVars>
          <dgm:hierBranch val="init"/>
        </dgm:presLayoutVars>
      </dgm:prSet>
      <dgm:spPr/>
    </dgm:pt>
    <dgm:pt modelId="{1C31B289-351B-4B0E-AE28-980B87FABA49}" type="pres">
      <dgm:prSet presAssocID="{9BFB4DB1-B189-4092-8459-FED4185DAB69}" presName="rootComposite" presStyleCnt="0"/>
      <dgm:spPr/>
    </dgm:pt>
    <dgm:pt modelId="{8BB81533-A06A-4854-8E0A-7598CDB98295}" type="pres">
      <dgm:prSet presAssocID="{9BFB4DB1-B189-4092-8459-FED4185DAB69}" presName="rootText" presStyleLbl="node3" presStyleIdx="6" presStyleCnt="10">
        <dgm:presLayoutVars>
          <dgm:chPref val="3"/>
        </dgm:presLayoutVars>
      </dgm:prSet>
      <dgm:spPr/>
    </dgm:pt>
    <dgm:pt modelId="{BF71FBA0-669B-4CAC-8D21-28850B51A242}" type="pres">
      <dgm:prSet presAssocID="{9BFB4DB1-B189-4092-8459-FED4185DAB69}" presName="rootConnector" presStyleLbl="node3" presStyleIdx="6" presStyleCnt="10"/>
      <dgm:spPr/>
    </dgm:pt>
    <dgm:pt modelId="{02F51CF8-8C87-47A5-9567-2A8E158D9B2E}" type="pres">
      <dgm:prSet presAssocID="{9BFB4DB1-B189-4092-8459-FED4185DAB69}" presName="hierChild4" presStyleCnt="0"/>
      <dgm:spPr/>
    </dgm:pt>
    <dgm:pt modelId="{F18B2E27-401C-4751-A34C-E7C11B5E21F3}" type="pres">
      <dgm:prSet presAssocID="{9BFB4DB1-B189-4092-8459-FED4185DAB69}" presName="hierChild5" presStyleCnt="0"/>
      <dgm:spPr/>
    </dgm:pt>
    <dgm:pt modelId="{DE856EFB-F79D-4091-997E-4410A81F4614}" type="pres">
      <dgm:prSet presAssocID="{997DD3E1-541C-4BF1-9B17-04CAB4BF83E0}" presName="hierChild5" presStyleCnt="0"/>
      <dgm:spPr/>
    </dgm:pt>
    <dgm:pt modelId="{DDF7FD37-D7B9-4669-947E-2CBBC04A35D1}" type="pres">
      <dgm:prSet presAssocID="{2AD8DC29-171B-4A7F-9120-702E220A84B7}" presName="Name37" presStyleLbl="parChTrans1D2" presStyleIdx="3" presStyleCnt="5"/>
      <dgm:spPr/>
    </dgm:pt>
    <dgm:pt modelId="{799D9F84-85B0-4851-AC4F-52A27F9607A0}" type="pres">
      <dgm:prSet presAssocID="{0A259425-5654-4818-90A9-FB69A26D4867}" presName="hierRoot2" presStyleCnt="0">
        <dgm:presLayoutVars>
          <dgm:hierBranch val="init"/>
        </dgm:presLayoutVars>
      </dgm:prSet>
      <dgm:spPr/>
    </dgm:pt>
    <dgm:pt modelId="{10F94B19-3A48-4A2D-AE90-92C5C5D3B038}" type="pres">
      <dgm:prSet presAssocID="{0A259425-5654-4818-90A9-FB69A26D4867}" presName="rootComposite" presStyleCnt="0"/>
      <dgm:spPr/>
    </dgm:pt>
    <dgm:pt modelId="{7A442645-F6B6-4EE1-851D-FD849EC02A7C}" type="pres">
      <dgm:prSet presAssocID="{0A259425-5654-4818-90A9-FB69A26D4867}" presName="rootText" presStyleLbl="node2" presStyleIdx="3" presStyleCnt="5">
        <dgm:presLayoutVars>
          <dgm:chPref val="3"/>
        </dgm:presLayoutVars>
      </dgm:prSet>
      <dgm:spPr/>
    </dgm:pt>
    <dgm:pt modelId="{858896F0-BE7E-4A39-BDF8-CF0E0A8C9EED}" type="pres">
      <dgm:prSet presAssocID="{0A259425-5654-4818-90A9-FB69A26D4867}" presName="rootConnector" presStyleLbl="node2" presStyleIdx="3" presStyleCnt="5"/>
      <dgm:spPr/>
    </dgm:pt>
    <dgm:pt modelId="{B52BDBFC-57FF-4D41-851B-1A56E24E4E1D}" type="pres">
      <dgm:prSet presAssocID="{0A259425-5654-4818-90A9-FB69A26D4867}" presName="hierChild4" presStyleCnt="0"/>
      <dgm:spPr/>
    </dgm:pt>
    <dgm:pt modelId="{AA0F98E7-9313-4E1F-A143-D9F46C2A7025}" type="pres">
      <dgm:prSet presAssocID="{61092AC3-6104-4AEC-8023-A47B5D935C65}" presName="Name37" presStyleLbl="parChTrans1D3" presStyleIdx="7" presStyleCnt="10"/>
      <dgm:spPr/>
    </dgm:pt>
    <dgm:pt modelId="{7E172B3B-8B8E-4ED4-8D20-3BDABE19B6D2}" type="pres">
      <dgm:prSet presAssocID="{741C706F-BDFC-445E-83C4-1BC5439A99A9}" presName="hierRoot2" presStyleCnt="0">
        <dgm:presLayoutVars>
          <dgm:hierBranch val="init"/>
        </dgm:presLayoutVars>
      </dgm:prSet>
      <dgm:spPr/>
    </dgm:pt>
    <dgm:pt modelId="{92AAC8D2-AD41-4F4B-BDEA-DDA6941099C8}" type="pres">
      <dgm:prSet presAssocID="{741C706F-BDFC-445E-83C4-1BC5439A99A9}" presName="rootComposite" presStyleCnt="0"/>
      <dgm:spPr/>
    </dgm:pt>
    <dgm:pt modelId="{1B6C12E3-48C3-4916-B803-995512099C9C}" type="pres">
      <dgm:prSet presAssocID="{741C706F-BDFC-445E-83C4-1BC5439A99A9}" presName="rootText" presStyleLbl="node3" presStyleIdx="7" presStyleCnt="10">
        <dgm:presLayoutVars>
          <dgm:chPref val="3"/>
        </dgm:presLayoutVars>
      </dgm:prSet>
      <dgm:spPr/>
    </dgm:pt>
    <dgm:pt modelId="{2F3455A7-6477-41F9-BB33-08966261252A}" type="pres">
      <dgm:prSet presAssocID="{741C706F-BDFC-445E-83C4-1BC5439A99A9}" presName="rootConnector" presStyleLbl="node3" presStyleIdx="7" presStyleCnt="10"/>
      <dgm:spPr/>
    </dgm:pt>
    <dgm:pt modelId="{EA8B8218-B464-45AD-9755-FE67F5F1D19C}" type="pres">
      <dgm:prSet presAssocID="{741C706F-BDFC-445E-83C4-1BC5439A99A9}" presName="hierChild4" presStyleCnt="0"/>
      <dgm:spPr/>
    </dgm:pt>
    <dgm:pt modelId="{CE27764A-3770-4651-B7F6-1960D73EA1D3}" type="pres">
      <dgm:prSet presAssocID="{741C706F-BDFC-445E-83C4-1BC5439A99A9}" presName="hierChild5" presStyleCnt="0"/>
      <dgm:spPr/>
    </dgm:pt>
    <dgm:pt modelId="{06DA3875-16FC-4F27-B05B-F76BAC1DADB7}" type="pres">
      <dgm:prSet presAssocID="{9F2882F8-1300-4BAD-8B1B-E055EB9E0F6B}" presName="Name37" presStyleLbl="parChTrans1D3" presStyleIdx="8" presStyleCnt="10"/>
      <dgm:spPr/>
    </dgm:pt>
    <dgm:pt modelId="{7EBE158F-858D-411A-9667-B8DC53022E26}" type="pres">
      <dgm:prSet presAssocID="{8C3B1DD0-DE36-4D06-8AEC-40132F5E60E2}" presName="hierRoot2" presStyleCnt="0">
        <dgm:presLayoutVars>
          <dgm:hierBranch val="init"/>
        </dgm:presLayoutVars>
      </dgm:prSet>
      <dgm:spPr/>
    </dgm:pt>
    <dgm:pt modelId="{4DFF8070-7580-4CE0-8DBC-86C34A08FA39}" type="pres">
      <dgm:prSet presAssocID="{8C3B1DD0-DE36-4D06-8AEC-40132F5E60E2}" presName="rootComposite" presStyleCnt="0"/>
      <dgm:spPr/>
    </dgm:pt>
    <dgm:pt modelId="{C121725D-96A1-4D8C-AF5D-1D193A1E6A06}" type="pres">
      <dgm:prSet presAssocID="{8C3B1DD0-DE36-4D06-8AEC-40132F5E60E2}" presName="rootText" presStyleLbl="node3" presStyleIdx="8" presStyleCnt="10">
        <dgm:presLayoutVars>
          <dgm:chPref val="3"/>
        </dgm:presLayoutVars>
      </dgm:prSet>
      <dgm:spPr/>
    </dgm:pt>
    <dgm:pt modelId="{8DA2195A-092A-4C0C-AD18-B3AFE2991AF4}" type="pres">
      <dgm:prSet presAssocID="{8C3B1DD0-DE36-4D06-8AEC-40132F5E60E2}" presName="rootConnector" presStyleLbl="node3" presStyleIdx="8" presStyleCnt="10"/>
      <dgm:spPr/>
    </dgm:pt>
    <dgm:pt modelId="{B0146C03-ABB8-4026-898E-9D2C5F201E56}" type="pres">
      <dgm:prSet presAssocID="{8C3B1DD0-DE36-4D06-8AEC-40132F5E60E2}" presName="hierChild4" presStyleCnt="0"/>
      <dgm:spPr/>
    </dgm:pt>
    <dgm:pt modelId="{38E2F65B-6E6D-418A-91D5-A7DC27C085DF}" type="pres">
      <dgm:prSet presAssocID="{8C3B1DD0-DE36-4D06-8AEC-40132F5E60E2}" presName="hierChild5" presStyleCnt="0"/>
      <dgm:spPr/>
    </dgm:pt>
    <dgm:pt modelId="{E5F478EA-A5AF-4A5D-B0E1-77FE052B9B0D}" type="pres">
      <dgm:prSet presAssocID="{4F46E5A2-263D-4DA0-BA91-E647573C52DD}" presName="Name37" presStyleLbl="parChTrans1D3" presStyleIdx="9" presStyleCnt="10"/>
      <dgm:spPr/>
    </dgm:pt>
    <dgm:pt modelId="{38DE9723-2FA8-47F5-B934-5C4020AB0B6D}" type="pres">
      <dgm:prSet presAssocID="{C78BE7BE-3A77-4EA2-8F14-D57CAF284935}" presName="hierRoot2" presStyleCnt="0">
        <dgm:presLayoutVars>
          <dgm:hierBranch val="init"/>
        </dgm:presLayoutVars>
      </dgm:prSet>
      <dgm:spPr/>
    </dgm:pt>
    <dgm:pt modelId="{99AEB6BA-EEF7-4914-B96E-F9529DDD4809}" type="pres">
      <dgm:prSet presAssocID="{C78BE7BE-3A77-4EA2-8F14-D57CAF284935}" presName="rootComposite" presStyleCnt="0"/>
      <dgm:spPr/>
    </dgm:pt>
    <dgm:pt modelId="{619FB087-9FC0-4628-B035-C1E7C8B05FDA}" type="pres">
      <dgm:prSet presAssocID="{C78BE7BE-3A77-4EA2-8F14-D57CAF284935}" presName="rootText" presStyleLbl="node3" presStyleIdx="9" presStyleCnt="10">
        <dgm:presLayoutVars>
          <dgm:chPref val="3"/>
        </dgm:presLayoutVars>
      </dgm:prSet>
      <dgm:spPr/>
    </dgm:pt>
    <dgm:pt modelId="{C236A259-FBF9-46BF-B666-1FEC5AD44AED}" type="pres">
      <dgm:prSet presAssocID="{C78BE7BE-3A77-4EA2-8F14-D57CAF284935}" presName="rootConnector" presStyleLbl="node3" presStyleIdx="9" presStyleCnt="10"/>
      <dgm:spPr/>
    </dgm:pt>
    <dgm:pt modelId="{05297553-E5E9-45B5-B276-6DB093EB323D}" type="pres">
      <dgm:prSet presAssocID="{C78BE7BE-3A77-4EA2-8F14-D57CAF284935}" presName="hierChild4" presStyleCnt="0"/>
      <dgm:spPr/>
    </dgm:pt>
    <dgm:pt modelId="{A11A6893-3777-49BF-AD3D-D7E8E66B67B8}" type="pres">
      <dgm:prSet presAssocID="{C78BE7BE-3A77-4EA2-8F14-D57CAF284935}" presName="hierChild5" presStyleCnt="0"/>
      <dgm:spPr/>
    </dgm:pt>
    <dgm:pt modelId="{4865A39F-06EE-44F8-BE8B-4F980C5FDD80}" type="pres">
      <dgm:prSet presAssocID="{0A259425-5654-4818-90A9-FB69A26D4867}" presName="hierChild5" presStyleCnt="0"/>
      <dgm:spPr/>
    </dgm:pt>
    <dgm:pt modelId="{2AB8EB6B-A09F-43F8-8E8E-3FE5F576CF56}" type="pres">
      <dgm:prSet presAssocID="{7F2AF520-4FBE-4B24-A93A-7C8A1D248D93}" presName="Name37" presStyleLbl="parChTrans1D2" presStyleIdx="4" presStyleCnt="5"/>
      <dgm:spPr/>
    </dgm:pt>
    <dgm:pt modelId="{D478CB71-0DF9-419F-ADBB-57070327ED1C}" type="pres">
      <dgm:prSet presAssocID="{E913A1DC-2884-4E6B-A3A0-DB2B8B8D5F38}" presName="hierRoot2" presStyleCnt="0">
        <dgm:presLayoutVars>
          <dgm:hierBranch val="init"/>
        </dgm:presLayoutVars>
      </dgm:prSet>
      <dgm:spPr/>
    </dgm:pt>
    <dgm:pt modelId="{7F525039-EF64-40B3-B4EF-7BD9116279EF}" type="pres">
      <dgm:prSet presAssocID="{E913A1DC-2884-4E6B-A3A0-DB2B8B8D5F38}" presName="rootComposite" presStyleCnt="0"/>
      <dgm:spPr/>
    </dgm:pt>
    <dgm:pt modelId="{60B4C001-EC33-41BB-94A9-A9ECEC431207}" type="pres">
      <dgm:prSet presAssocID="{E913A1DC-2884-4E6B-A3A0-DB2B8B8D5F38}" presName="rootText" presStyleLbl="node2" presStyleIdx="4" presStyleCnt="5">
        <dgm:presLayoutVars>
          <dgm:chPref val="3"/>
        </dgm:presLayoutVars>
      </dgm:prSet>
      <dgm:spPr/>
    </dgm:pt>
    <dgm:pt modelId="{07DB68EC-B0B6-45D6-893D-918CA3169311}" type="pres">
      <dgm:prSet presAssocID="{E913A1DC-2884-4E6B-A3A0-DB2B8B8D5F38}" presName="rootConnector" presStyleLbl="node2" presStyleIdx="4" presStyleCnt="5"/>
      <dgm:spPr/>
    </dgm:pt>
    <dgm:pt modelId="{12D2D482-2627-4228-964A-A15F794A7051}" type="pres">
      <dgm:prSet presAssocID="{E913A1DC-2884-4E6B-A3A0-DB2B8B8D5F38}" presName="hierChild4" presStyleCnt="0"/>
      <dgm:spPr/>
    </dgm:pt>
    <dgm:pt modelId="{6ACD9F6B-7916-4E39-B883-9F44AF249C78}" type="pres">
      <dgm:prSet presAssocID="{E913A1DC-2884-4E6B-A3A0-DB2B8B8D5F38}" presName="hierChild5" presStyleCnt="0"/>
      <dgm:spPr/>
    </dgm:pt>
    <dgm:pt modelId="{4BB3897E-384C-4457-B44E-FFBF729D68E4}" type="pres">
      <dgm:prSet presAssocID="{3A9BC9B2-3E0D-416C-83F6-0CF0BD0E4ADD}" presName="hierChild3" presStyleCnt="0"/>
      <dgm:spPr/>
    </dgm:pt>
  </dgm:ptLst>
  <dgm:cxnLst>
    <dgm:cxn modelId="{DA920901-E14D-4A82-9BEF-023C0FBC7E0D}" type="presOf" srcId="{07D3C705-58CC-4AAB-98FB-E6E67EE83CAB}" destId="{FA346A10-57D7-485A-8F67-ED9BC51C933E}" srcOrd="0" destOrd="0" presId="urn:microsoft.com/office/officeart/2005/8/layout/orgChart1"/>
    <dgm:cxn modelId="{B81CF703-A480-4671-BB1C-F79FC487A5B1}" srcId="{3A9BC9B2-3E0D-416C-83F6-0CF0BD0E4ADD}" destId="{E913A1DC-2884-4E6B-A3A0-DB2B8B8D5F38}" srcOrd="4" destOrd="0" parTransId="{7F2AF520-4FBE-4B24-A93A-7C8A1D248D93}" sibTransId="{29FA8276-6F4B-421F-AB8B-2B3777812D77}"/>
    <dgm:cxn modelId="{697FDB09-3813-4DB9-8CBD-A5385CD94675}" type="presOf" srcId="{C78BE7BE-3A77-4EA2-8F14-D57CAF284935}" destId="{619FB087-9FC0-4628-B035-C1E7C8B05FDA}" srcOrd="0" destOrd="0" presId="urn:microsoft.com/office/officeart/2005/8/layout/orgChart1"/>
    <dgm:cxn modelId="{D3718B0E-B1F6-43F5-8EB3-CA2F8682B99C}" type="presOf" srcId="{528659E6-8C81-4433-92C5-D1D7E23AC8EE}" destId="{168F0F3E-1A50-48F6-8312-4CD759BC5274}" srcOrd="1" destOrd="0" presId="urn:microsoft.com/office/officeart/2005/8/layout/orgChart1"/>
    <dgm:cxn modelId="{BD73DC13-8E11-4FF0-BEE6-41E7B66B2733}" srcId="{997DD3E1-541C-4BF1-9B17-04CAB4BF83E0}" destId="{9BFB4DB1-B189-4092-8459-FED4185DAB69}" srcOrd="2" destOrd="0" parTransId="{E47DADDF-A8EA-42A0-BDAB-C72057B71D7C}" sibTransId="{72974018-0C1D-41A2-B7E8-51A3FA306829}"/>
    <dgm:cxn modelId="{FA89B015-CAD0-46B3-98EA-870DC16C94E8}" srcId="{144FA660-CBF7-47CA-827B-DC76BC60B554}" destId="{E0CF2ED0-0F8E-45A2-B358-FD1E54A1E78E}" srcOrd="2" destOrd="0" parTransId="{66E0D696-584D-4775-AB37-4D5F874F2708}" sibTransId="{ED9A79DD-7765-4CA2-8D02-771C1DD5D9A2}"/>
    <dgm:cxn modelId="{C16A9416-F2EE-4266-9DED-49D44C9AA2B6}" srcId="{3A9BC9B2-3E0D-416C-83F6-0CF0BD0E4ADD}" destId="{144FA660-CBF7-47CA-827B-DC76BC60B554}" srcOrd="1" destOrd="0" parTransId="{07D3C705-58CC-4AAB-98FB-E6E67EE83CAB}" sibTransId="{AEB80363-13BF-45F4-ACAF-7B890A6D00B9}"/>
    <dgm:cxn modelId="{61486318-638C-407C-830B-8292275EAB64}" type="presOf" srcId="{8C3B1DD0-DE36-4D06-8AEC-40132F5E60E2}" destId="{C121725D-96A1-4D8C-AF5D-1D193A1E6A06}" srcOrd="0" destOrd="0" presId="urn:microsoft.com/office/officeart/2005/8/layout/orgChart1"/>
    <dgm:cxn modelId="{C17C2219-C880-4FF1-B29E-97305B067949}" type="presOf" srcId="{746D1C4D-F9CB-4BF1-85A6-76520E82B818}" destId="{2DD72506-BA2B-45F3-8354-2E97BB3FF33E}" srcOrd="0" destOrd="0" presId="urn:microsoft.com/office/officeart/2005/8/layout/orgChart1"/>
    <dgm:cxn modelId="{11DC0F1A-00DF-48D6-90C8-B2FE60E9AB53}" type="presOf" srcId="{0A259425-5654-4818-90A9-FB69A26D4867}" destId="{7A442645-F6B6-4EE1-851D-FD849EC02A7C}" srcOrd="0" destOrd="0" presId="urn:microsoft.com/office/officeart/2005/8/layout/orgChart1"/>
    <dgm:cxn modelId="{AC88EB1F-BFB2-4EAF-A074-79E7A9620907}" srcId="{0A259425-5654-4818-90A9-FB69A26D4867}" destId="{741C706F-BDFC-445E-83C4-1BC5439A99A9}" srcOrd="0" destOrd="0" parTransId="{61092AC3-6104-4AEC-8023-A47B5D935C65}" sibTransId="{E3E22135-6A00-464A-B2EF-763C66143687}"/>
    <dgm:cxn modelId="{C1B12A29-F7F9-4F31-84E5-773F6AF2529D}" type="presOf" srcId="{741C706F-BDFC-445E-83C4-1BC5439A99A9}" destId="{1B6C12E3-48C3-4916-B803-995512099C9C}" srcOrd="0" destOrd="0" presId="urn:microsoft.com/office/officeart/2005/8/layout/orgChart1"/>
    <dgm:cxn modelId="{B3B2D72F-DE25-47EF-8A00-17D2D162F7BB}" type="presOf" srcId="{9BFB4DB1-B189-4092-8459-FED4185DAB69}" destId="{8BB81533-A06A-4854-8E0A-7598CDB98295}" srcOrd="0" destOrd="0" presId="urn:microsoft.com/office/officeart/2005/8/layout/orgChart1"/>
    <dgm:cxn modelId="{BBE84933-7D99-44C7-9B13-2568B71E52F0}" type="presOf" srcId="{D532C566-4BDC-4E1C-AC79-E1964AEF04B0}" destId="{9AAC4F70-0BF8-4DDD-9065-C3D555EAB9C8}" srcOrd="1" destOrd="0" presId="urn:microsoft.com/office/officeart/2005/8/layout/orgChart1"/>
    <dgm:cxn modelId="{FB39FD3C-5CDB-4A90-BB56-7E41C1EB9F62}" srcId="{997DD3E1-541C-4BF1-9B17-04CAB4BF83E0}" destId="{BAA09E0C-4162-4F4A-8A6C-9AF14CC0C7F3}" srcOrd="0" destOrd="0" parTransId="{F0C17909-0B8A-4866-AD69-73A624911A9D}" sibTransId="{BF771819-DD2D-4BDF-9A6C-BFB89338D034}"/>
    <dgm:cxn modelId="{8F9C6A5C-09EC-416C-9D05-D79B9DE4E801}" type="presOf" srcId="{B7F4E2D8-5B6E-4F65-9EBC-975A8AAFAB55}" destId="{185801DF-1BB6-4296-9A60-A4C13F662F8D}" srcOrd="1" destOrd="0" presId="urn:microsoft.com/office/officeart/2005/8/layout/orgChart1"/>
    <dgm:cxn modelId="{BAAE305E-4A8F-41FF-A4BB-2F41B78F0A10}" srcId="{144FA660-CBF7-47CA-827B-DC76BC60B554}" destId="{43E86F07-808F-4E58-9DCF-53B2AD3D4C6F}" srcOrd="3" destOrd="0" parTransId="{45973AD7-767F-4E55-AFA5-26E4481958C0}" sibTransId="{42C4CE0B-BE3E-4732-BB4C-1B56DA125A26}"/>
    <dgm:cxn modelId="{8C0BB746-ADB6-4AC9-BC3E-9D43E419DE05}" type="presOf" srcId="{F0C17909-0B8A-4866-AD69-73A624911A9D}" destId="{85379577-158B-41A6-972E-FE514F89B76E}" srcOrd="0" destOrd="0" presId="urn:microsoft.com/office/officeart/2005/8/layout/orgChart1"/>
    <dgm:cxn modelId="{E77D2567-C436-4CA0-942F-AB1D7A53119E}" type="presOf" srcId="{E0CF2ED0-0F8E-45A2-B358-FD1E54A1E78E}" destId="{F67DCE98-751E-4D01-9F47-C53654550750}" srcOrd="1" destOrd="0" presId="urn:microsoft.com/office/officeart/2005/8/layout/orgChart1"/>
    <dgm:cxn modelId="{87CD3E47-92D9-45B4-9352-83B4323AABEC}" srcId="{144FA660-CBF7-47CA-827B-DC76BC60B554}" destId="{B7F4E2D8-5B6E-4F65-9EBC-975A8AAFAB55}" srcOrd="1" destOrd="0" parTransId="{CC4D41EA-31FC-4B69-9F48-C5B32CBBBB07}" sibTransId="{C3C6CBC0-09DA-4233-92D2-058D00E3E8D7}"/>
    <dgm:cxn modelId="{AD00ED48-69E1-46C0-98E4-930EDEFE5F56}" type="presOf" srcId="{43E86F07-808F-4E58-9DCF-53B2AD3D4C6F}" destId="{B14A640B-5ACB-4270-8C21-2EE47FC82C41}" srcOrd="0" destOrd="0" presId="urn:microsoft.com/office/officeart/2005/8/layout/orgChart1"/>
    <dgm:cxn modelId="{505B176A-6363-4C38-994D-84A4A5D98B7A}" srcId="{0A259425-5654-4818-90A9-FB69A26D4867}" destId="{C78BE7BE-3A77-4EA2-8F14-D57CAF284935}" srcOrd="2" destOrd="0" parTransId="{4F46E5A2-263D-4DA0-BA91-E647573C52DD}" sibTransId="{A92A72E5-EEF8-4CCF-A6B0-13050F2CF8E8}"/>
    <dgm:cxn modelId="{8396DF70-A601-43BB-8B46-AEED0332D605}" srcId="{997DD3E1-541C-4BF1-9B17-04CAB4BF83E0}" destId="{746D1C4D-F9CB-4BF1-85A6-76520E82B818}" srcOrd="1" destOrd="0" parTransId="{DD3CDA77-280C-46AB-843E-87BDA183428A}" sibTransId="{29092F3C-05C7-44FA-ABCD-FAC3FC7B5B1A}"/>
    <dgm:cxn modelId="{6A72E072-B8CA-4A39-A22D-7607592EC531}" type="presOf" srcId="{E913A1DC-2884-4E6B-A3A0-DB2B8B8D5F38}" destId="{07DB68EC-B0B6-45D6-893D-918CA3169311}" srcOrd="1" destOrd="0" presId="urn:microsoft.com/office/officeart/2005/8/layout/orgChart1"/>
    <dgm:cxn modelId="{D0F3E352-4039-4300-A834-842228603959}" srcId="{3A9BC9B2-3E0D-416C-83F6-0CF0BD0E4ADD}" destId="{528659E6-8C81-4433-92C5-D1D7E23AC8EE}" srcOrd="0" destOrd="0" parTransId="{D2DD0E39-D19D-4382-8EDE-8B2439227586}" sibTransId="{97509A5F-B9CA-4529-AB0C-5EB9A890913C}"/>
    <dgm:cxn modelId="{28885053-9276-4E82-85FD-D8A83E2F4B11}" type="presOf" srcId="{3A9BC9B2-3E0D-416C-83F6-0CF0BD0E4ADD}" destId="{33F44ECE-1754-4C0D-A009-3220B8D8439D}" srcOrd="1" destOrd="0" presId="urn:microsoft.com/office/officeart/2005/8/layout/orgChart1"/>
    <dgm:cxn modelId="{78700679-79C7-476D-9C46-49112D8CEC95}" srcId="{3A9BC9B2-3E0D-416C-83F6-0CF0BD0E4ADD}" destId="{997DD3E1-541C-4BF1-9B17-04CAB4BF83E0}" srcOrd="2" destOrd="0" parTransId="{82F0E2E3-EBFC-46C5-9A47-F3A02645B2C3}" sibTransId="{2C0EE07E-502D-44CF-8467-1DDA742CAF5D}"/>
    <dgm:cxn modelId="{E03DBF7D-3679-46A0-BD20-205409B3F706}" type="presOf" srcId="{BAA09E0C-4162-4F4A-8A6C-9AF14CC0C7F3}" destId="{B2EA7A61-5201-4A04-8011-FF690ABA4E89}" srcOrd="0" destOrd="0" presId="urn:microsoft.com/office/officeart/2005/8/layout/orgChart1"/>
    <dgm:cxn modelId="{776A7C8A-3409-4E8D-99BD-EBDE90F5D3B4}" type="presOf" srcId="{9CA98CDE-60A2-4CCD-ABFC-A6FEB43900D7}" destId="{39E800D9-C2CE-4ACA-B132-7BD671A1B73D}" srcOrd="0" destOrd="0" presId="urn:microsoft.com/office/officeart/2005/8/layout/orgChart1"/>
    <dgm:cxn modelId="{0DE90A8E-68C2-4909-A6D8-8CDF8A55BACE}" type="presOf" srcId="{8C3B1DD0-DE36-4D06-8AEC-40132F5E60E2}" destId="{8DA2195A-092A-4C0C-AD18-B3AFE2991AF4}" srcOrd="1" destOrd="0" presId="urn:microsoft.com/office/officeart/2005/8/layout/orgChart1"/>
    <dgm:cxn modelId="{C052F68F-167C-4896-A3BE-3ECA707AC08C}" type="presOf" srcId="{E47DADDF-A8EA-42A0-BDAB-C72057B71D7C}" destId="{6756EDE6-C824-47FE-A59E-81E920E8A9CF}" srcOrd="0" destOrd="0" presId="urn:microsoft.com/office/officeart/2005/8/layout/orgChart1"/>
    <dgm:cxn modelId="{C2947F96-FB2E-47AF-8109-59208B9CD8D3}" type="presOf" srcId="{528659E6-8C81-4433-92C5-D1D7E23AC8EE}" destId="{3145419A-E8D9-4585-B0DC-233F8884E710}" srcOrd="0" destOrd="0" presId="urn:microsoft.com/office/officeart/2005/8/layout/orgChart1"/>
    <dgm:cxn modelId="{9456609C-16B3-4831-A9FD-792999D87EAE}" srcId="{9CA98CDE-60A2-4CCD-ABFC-A6FEB43900D7}" destId="{3A9BC9B2-3E0D-416C-83F6-0CF0BD0E4ADD}" srcOrd="0" destOrd="0" parTransId="{FADEA470-0E98-4738-8B02-06EDA71364AB}" sibTransId="{7EDA9548-6434-49C6-8F9F-7CFDD6A75AA1}"/>
    <dgm:cxn modelId="{1772C49E-072C-4A80-B474-29750DEF8EE8}" type="presOf" srcId="{E913A1DC-2884-4E6B-A3A0-DB2B8B8D5F38}" destId="{60B4C001-EC33-41BB-94A9-A9ECEC431207}" srcOrd="0" destOrd="0" presId="urn:microsoft.com/office/officeart/2005/8/layout/orgChart1"/>
    <dgm:cxn modelId="{26072CA2-0102-4B90-AB85-32F697D6B9C6}" type="presOf" srcId="{997DD3E1-541C-4BF1-9B17-04CAB4BF83E0}" destId="{28732DD4-A4B1-4FE5-ACD9-7C4FBD5D106E}" srcOrd="0" destOrd="0" presId="urn:microsoft.com/office/officeart/2005/8/layout/orgChart1"/>
    <dgm:cxn modelId="{D87A0AA4-BDE6-4A06-8523-1D3D3C0E9FF2}" type="presOf" srcId="{DD3CDA77-280C-46AB-843E-87BDA183428A}" destId="{6CB828A9-2E91-4084-BE8B-02EFEC5CF61E}" srcOrd="0" destOrd="0" presId="urn:microsoft.com/office/officeart/2005/8/layout/orgChart1"/>
    <dgm:cxn modelId="{DED327A6-6C63-4C1B-AA86-6A2B3BDA9015}" type="presOf" srcId="{82F0E2E3-EBFC-46C5-9A47-F3A02645B2C3}" destId="{87906A3C-FD09-4EE8-9464-87D71282508F}" srcOrd="0" destOrd="0" presId="urn:microsoft.com/office/officeart/2005/8/layout/orgChart1"/>
    <dgm:cxn modelId="{B174FDA7-F8D6-4D28-B000-776A6B48A539}" srcId="{144FA660-CBF7-47CA-827B-DC76BC60B554}" destId="{D532C566-4BDC-4E1C-AC79-E1964AEF04B0}" srcOrd="0" destOrd="0" parTransId="{D2447FFC-CA25-4218-A3C3-79459456F9B6}" sibTransId="{2CA175E6-6C6B-48F8-B44A-E4ED29D8A1B8}"/>
    <dgm:cxn modelId="{051914AB-9F97-4EFD-9C02-C546840CD90A}" type="presOf" srcId="{3A9BC9B2-3E0D-416C-83F6-0CF0BD0E4ADD}" destId="{16A47F39-2881-4D53-913D-E7FD873275DB}" srcOrd="0" destOrd="0" presId="urn:microsoft.com/office/officeart/2005/8/layout/orgChart1"/>
    <dgm:cxn modelId="{6F5650B3-A7A5-4917-96ED-7A624454405E}" type="presOf" srcId="{D532C566-4BDC-4E1C-AC79-E1964AEF04B0}" destId="{AB26804D-B616-4248-B9B9-5C76BF80824A}" srcOrd="0" destOrd="0" presId="urn:microsoft.com/office/officeart/2005/8/layout/orgChart1"/>
    <dgm:cxn modelId="{E455E9B4-A211-40F6-8353-5DB610B29D56}" type="presOf" srcId="{D2DD0E39-D19D-4382-8EDE-8B2439227586}" destId="{6423CA0F-28D7-4641-83C3-07F1AD24DBDD}" srcOrd="0" destOrd="0" presId="urn:microsoft.com/office/officeart/2005/8/layout/orgChart1"/>
    <dgm:cxn modelId="{289836BB-A604-4867-B318-2E5CD2E157AC}" srcId="{0A259425-5654-4818-90A9-FB69A26D4867}" destId="{8C3B1DD0-DE36-4D06-8AEC-40132F5E60E2}" srcOrd="1" destOrd="0" parTransId="{9F2882F8-1300-4BAD-8B1B-E055EB9E0F6B}" sibTransId="{7304DB22-2EBD-4DC8-875A-8A10890E34D8}"/>
    <dgm:cxn modelId="{3B72BEBB-865C-4793-94D5-60801AA3E124}" type="presOf" srcId="{43E86F07-808F-4E58-9DCF-53B2AD3D4C6F}" destId="{820EC833-0A3D-46E9-BC80-E2C5C090C90B}" srcOrd="1" destOrd="0" presId="urn:microsoft.com/office/officeart/2005/8/layout/orgChart1"/>
    <dgm:cxn modelId="{51BF34BE-61DB-4570-A5E6-FF690DCF64A9}" type="presOf" srcId="{61092AC3-6104-4AEC-8023-A47B5D935C65}" destId="{AA0F98E7-9313-4E1F-A143-D9F46C2A7025}" srcOrd="0" destOrd="0" presId="urn:microsoft.com/office/officeart/2005/8/layout/orgChart1"/>
    <dgm:cxn modelId="{1B6E82C4-E816-4D4A-88A8-C378D7F04014}" type="presOf" srcId="{45973AD7-767F-4E55-AFA5-26E4481958C0}" destId="{4466F47F-D9F4-4E38-A16E-D3ECE34AF708}" srcOrd="0" destOrd="0" presId="urn:microsoft.com/office/officeart/2005/8/layout/orgChart1"/>
    <dgm:cxn modelId="{5E03ACC6-8B70-466D-9625-71E231819CC9}" type="presOf" srcId="{997DD3E1-541C-4BF1-9B17-04CAB4BF83E0}" destId="{4E4A70F7-E563-4858-86A2-E05644E9F72F}" srcOrd="1" destOrd="0" presId="urn:microsoft.com/office/officeart/2005/8/layout/orgChart1"/>
    <dgm:cxn modelId="{927AC1C7-9B6C-4D8B-B449-8CFB21F5D2DA}" type="presOf" srcId="{144FA660-CBF7-47CA-827B-DC76BC60B554}" destId="{207E5A29-82B6-4911-9706-99473D46B450}" srcOrd="1" destOrd="0" presId="urn:microsoft.com/office/officeart/2005/8/layout/orgChart1"/>
    <dgm:cxn modelId="{902470CA-2038-4EC6-B024-91FD7498A94D}" type="presOf" srcId="{2AD8DC29-171B-4A7F-9120-702E220A84B7}" destId="{DDF7FD37-D7B9-4669-947E-2CBBC04A35D1}" srcOrd="0" destOrd="0" presId="urn:microsoft.com/office/officeart/2005/8/layout/orgChart1"/>
    <dgm:cxn modelId="{8F2760CB-F56E-40E0-96CB-B70072040186}" type="presOf" srcId="{144FA660-CBF7-47CA-827B-DC76BC60B554}" destId="{071A6983-678A-48E1-BF81-CDC7CF436EFD}" srcOrd="0" destOrd="0" presId="urn:microsoft.com/office/officeart/2005/8/layout/orgChart1"/>
    <dgm:cxn modelId="{21FDD5CE-19A5-4080-96B8-9904912DAFF0}" srcId="{3A9BC9B2-3E0D-416C-83F6-0CF0BD0E4ADD}" destId="{0A259425-5654-4818-90A9-FB69A26D4867}" srcOrd="3" destOrd="0" parTransId="{2AD8DC29-171B-4A7F-9120-702E220A84B7}" sibTransId="{0A2872E4-D766-44C3-8417-4C8369605650}"/>
    <dgm:cxn modelId="{E70ECBCF-326F-4E7A-A021-20D7F998329C}" type="presOf" srcId="{741C706F-BDFC-445E-83C4-1BC5439A99A9}" destId="{2F3455A7-6477-41F9-BB33-08966261252A}" srcOrd="1" destOrd="0" presId="urn:microsoft.com/office/officeart/2005/8/layout/orgChart1"/>
    <dgm:cxn modelId="{AC5B57D0-F215-4CFD-9B1E-40683131D093}" type="presOf" srcId="{746D1C4D-F9CB-4BF1-85A6-76520E82B818}" destId="{43503805-3C48-470A-A3E2-40B59AD757B8}" srcOrd="1" destOrd="0" presId="urn:microsoft.com/office/officeart/2005/8/layout/orgChart1"/>
    <dgm:cxn modelId="{94832AD1-F0BB-4F2A-B076-DA3C35445D6A}" type="presOf" srcId="{C78BE7BE-3A77-4EA2-8F14-D57CAF284935}" destId="{C236A259-FBF9-46BF-B666-1FEC5AD44AED}" srcOrd="1" destOrd="0" presId="urn:microsoft.com/office/officeart/2005/8/layout/orgChart1"/>
    <dgm:cxn modelId="{F1EB2AD1-AA5E-4AAB-BE5C-DD095E7DF3CF}" type="presOf" srcId="{66E0D696-584D-4775-AB37-4D5F874F2708}" destId="{EC8F4B51-EDE9-4BBD-9442-0F46EB31672F}" srcOrd="0" destOrd="0" presId="urn:microsoft.com/office/officeart/2005/8/layout/orgChart1"/>
    <dgm:cxn modelId="{01DDDFD2-E894-4832-89B2-A92DCDE06280}" type="presOf" srcId="{E0CF2ED0-0F8E-45A2-B358-FD1E54A1E78E}" destId="{6E54E5BC-5C79-4A2F-93B2-712667922AC1}" srcOrd="0" destOrd="0" presId="urn:microsoft.com/office/officeart/2005/8/layout/orgChart1"/>
    <dgm:cxn modelId="{CA92EAD2-2158-429A-B648-8AE9C64E01E6}" type="presOf" srcId="{9F2882F8-1300-4BAD-8B1B-E055EB9E0F6B}" destId="{06DA3875-16FC-4F27-B05B-F76BAC1DADB7}" srcOrd="0" destOrd="0" presId="urn:microsoft.com/office/officeart/2005/8/layout/orgChart1"/>
    <dgm:cxn modelId="{27114BDA-6CE6-4331-B57E-9FBDC62305A4}" type="presOf" srcId="{0A259425-5654-4818-90A9-FB69A26D4867}" destId="{858896F0-BE7E-4A39-BDF8-CF0E0A8C9EED}" srcOrd="1" destOrd="0" presId="urn:microsoft.com/office/officeart/2005/8/layout/orgChart1"/>
    <dgm:cxn modelId="{198D6BDC-5927-474A-B91A-57A9E1FD8036}" type="presOf" srcId="{D2447FFC-CA25-4218-A3C3-79459456F9B6}" destId="{D4AB45D2-68A2-4C2D-8898-2789F59956C4}" srcOrd="0" destOrd="0" presId="urn:microsoft.com/office/officeart/2005/8/layout/orgChart1"/>
    <dgm:cxn modelId="{D3E050DE-8874-4BC9-BCFB-2274FEBB5059}" type="presOf" srcId="{CC4D41EA-31FC-4B69-9F48-C5B32CBBBB07}" destId="{A7316ABA-D1A9-47FC-AB9F-1B2246E85505}" srcOrd="0" destOrd="0" presId="urn:microsoft.com/office/officeart/2005/8/layout/orgChart1"/>
    <dgm:cxn modelId="{C02685DE-4BD9-49EA-8331-34F8BEEB4DE3}" type="presOf" srcId="{B7F4E2D8-5B6E-4F65-9EBC-975A8AAFAB55}" destId="{32C519BA-0A52-4A16-9490-412946DC6811}" srcOrd="0" destOrd="0" presId="urn:microsoft.com/office/officeart/2005/8/layout/orgChart1"/>
    <dgm:cxn modelId="{76C43BE4-657C-4523-A7A5-FE3B01492E54}" type="presOf" srcId="{4F46E5A2-263D-4DA0-BA91-E647573C52DD}" destId="{E5F478EA-A5AF-4A5D-B0E1-77FE052B9B0D}" srcOrd="0" destOrd="0" presId="urn:microsoft.com/office/officeart/2005/8/layout/orgChart1"/>
    <dgm:cxn modelId="{5CEF02F7-3C0B-42C3-BA51-80931592C4EB}" type="presOf" srcId="{7F2AF520-4FBE-4B24-A93A-7C8A1D248D93}" destId="{2AB8EB6B-A09F-43F8-8E8E-3FE5F576CF56}" srcOrd="0" destOrd="0" presId="urn:microsoft.com/office/officeart/2005/8/layout/orgChart1"/>
    <dgm:cxn modelId="{D8D2CEF7-4E77-48E0-8018-7CCF1568DB1D}" type="presOf" srcId="{9BFB4DB1-B189-4092-8459-FED4185DAB69}" destId="{BF71FBA0-669B-4CAC-8D21-28850B51A242}" srcOrd="1" destOrd="0" presId="urn:microsoft.com/office/officeart/2005/8/layout/orgChart1"/>
    <dgm:cxn modelId="{A2D861FD-6E82-4780-BDCB-E3590FA3EA88}" type="presOf" srcId="{BAA09E0C-4162-4F4A-8A6C-9AF14CC0C7F3}" destId="{3F49F897-E497-464A-96C9-8CD17E39FBE7}" srcOrd="1" destOrd="0" presId="urn:microsoft.com/office/officeart/2005/8/layout/orgChart1"/>
    <dgm:cxn modelId="{637A159D-6078-4CE2-8DA2-0C9F1CF5FD4C}" type="presParOf" srcId="{39E800D9-C2CE-4ACA-B132-7BD671A1B73D}" destId="{D423BF22-E4D5-41B9-8417-1543920593C9}" srcOrd="0" destOrd="0" presId="urn:microsoft.com/office/officeart/2005/8/layout/orgChart1"/>
    <dgm:cxn modelId="{218242E5-730E-4C05-8ED3-7BD483D01088}" type="presParOf" srcId="{D423BF22-E4D5-41B9-8417-1543920593C9}" destId="{F17CD024-D406-402B-AE63-137D42E60379}" srcOrd="0" destOrd="0" presId="urn:microsoft.com/office/officeart/2005/8/layout/orgChart1"/>
    <dgm:cxn modelId="{EA6D3B5E-DEF4-4FAA-B87B-1ACC69C33DF7}" type="presParOf" srcId="{F17CD024-D406-402B-AE63-137D42E60379}" destId="{16A47F39-2881-4D53-913D-E7FD873275DB}" srcOrd="0" destOrd="0" presId="urn:microsoft.com/office/officeart/2005/8/layout/orgChart1"/>
    <dgm:cxn modelId="{832DD529-A9DC-42D4-A17A-04794F3F5A35}" type="presParOf" srcId="{F17CD024-D406-402B-AE63-137D42E60379}" destId="{33F44ECE-1754-4C0D-A009-3220B8D8439D}" srcOrd="1" destOrd="0" presId="urn:microsoft.com/office/officeart/2005/8/layout/orgChart1"/>
    <dgm:cxn modelId="{D9F6F5D7-90C3-4431-BFDD-A7C8E9B85DE0}" type="presParOf" srcId="{D423BF22-E4D5-41B9-8417-1543920593C9}" destId="{526A7AA0-9FF3-413A-98AA-AE33C2F94837}" srcOrd="1" destOrd="0" presId="urn:microsoft.com/office/officeart/2005/8/layout/orgChart1"/>
    <dgm:cxn modelId="{D58BC200-E328-47CF-8EFD-3CF9BC2F8145}" type="presParOf" srcId="{526A7AA0-9FF3-413A-98AA-AE33C2F94837}" destId="{6423CA0F-28D7-4641-83C3-07F1AD24DBDD}" srcOrd="0" destOrd="0" presId="urn:microsoft.com/office/officeart/2005/8/layout/orgChart1"/>
    <dgm:cxn modelId="{3161D92C-34AF-4133-9CAB-23C213525BC1}" type="presParOf" srcId="{526A7AA0-9FF3-413A-98AA-AE33C2F94837}" destId="{A14E7F16-090E-49B8-A8B0-0F026FA14CCF}" srcOrd="1" destOrd="0" presId="urn:microsoft.com/office/officeart/2005/8/layout/orgChart1"/>
    <dgm:cxn modelId="{FCC8D7D8-DB8B-4202-A542-DDA20F2FB0BA}" type="presParOf" srcId="{A14E7F16-090E-49B8-A8B0-0F026FA14CCF}" destId="{D14D71B1-8BC2-4403-B9B6-6BB30C31FCFC}" srcOrd="0" destOrd="0" presId="urn:microsoft.com/office/officeart/2005/8/layout/orgChart1"/>
    <dgm:cxn modelId="{05E33991-125A-4E00-801E-675AAAD0259F}" type="presParOf" srcId="{D14D71B1-8BC2-4403-B9B6-6BB30C31FCFC}" destId="{3145419A-E8D9-4585-B0DC-233F8884E710}" srcOrd="0" destOrd="0" presId="urn:microsoft.com/office/officeart/2005/8/layout/orgChart1"/>
    <dgm:cxn modelId="{E2B8FDA4-84D7-449A-A3AF-3525A6AD8EE9}" type="presParOf" srcId="{D14D71B1-8BC2-4403-B9B6-6BB30C31FCFC}" destId="{168F0F3E-1A50-48F6-8312-4CD759BC5274}" srcOrd="1" destOrd="0" presId="urn:microsoft.com/office/officeart/2005/8/layout/orgChart1"/>
    <dgm:cxn modelId="{C079E24A-1427-4523-93BD-564D8E9A6775}" type="presParOf" srcId="{A14E7F16-090E-49B8-A8B0-0F026FA14CCF}" destId="{29198B86-B3C3-4F6E-B9EB-3010197CE22F}" srcOrd="1" destOrd="0" presId="urn:microsoft.com/office/officeart/2005/8/layout/orgChart1"/>
    <dgm:cxn modelId="{FC096086-5B1C-4D70-9F6D-A88FC60FF1C0}" type="presParOf" srcId="{A14E7F16-090E-49B8-A8B0-0F026FA14CCF}" destId="{89BCE2F2-4002-428D-A2F6-8B43A79234DC}" srcOrd="2" destOrd="0" presId="urn:microsoft.com/office/officeart/2005/8/layout/orgChart1"/>
    <dgm:cxn modelId="{7FECB515-AFBD-4427-93A6-70C7CFBD0442}" type="presParOf" srcId="{526A7AA0-9FF3-413A-98AA-AE33C2F94837}" destId="{FA346A10-57D7-485A-8F67-ED9BC51C933E}" srcOrd="2" destOrd="0" presId="urn:microsoft.com/office/officeart/2005/8/layout/orgChart1"/>
    <dgm:cxn modelId="{E7D55042-EF71-4C33-A9DD-637875433516}" type="presParOf" srcId="{526A7AA0-9FF3-413A-98AA-AE33C2F94837}" destId="{FF85AED8-7D08-4B94-A442-4EA871A403D5}" srcOrd="3" destOrd="0" presId="urn:microsoft.com/office/officeart/2005/8/layout/orgChart1"/>
    <dgm:cxn modelId="{B67C3727-E4EF-4B54-ADAB-609D158E7500}" type="presParOf" srcId="{FF85AED8-7D08-4B94-A442-4EA871A403D5}" destId="{F2DF46EC-D8DF-4AAB-99AA-E35AFAC329A0}" srcOrd="0" destOrd="0" presId="urn:microsoft.com/office/officeart/2005/8/layout/orgChart1"/>
    <dgm:cxn modelId="{85EAAE29-7B1F-4D1A-961A-2598329F07E3}" type="presParOf" srcId="{F2DF46EC-D8DF-4AAB-99AA-E35AFAC329A0}" destId="{071A6983-678A-48E1-BF81-CDC7CF436EFD}" srcOrd="0" destOrd="0" presId="urn:microsoft.com/office/officeart/2005/8/layout/orgChart1"/>
    <dgm:cxn modelId="{53BE2E85-F9FF-41B9-BF56-FE88EA4AF817}" type="presParOf" srcId="{F2DF46EC-D8DF-4AAB-99AA-E35AFAC329A0}" destId="{207E5A29-82B6-4911-9706-99473D46B450}" srcOrd="1" destOrd="0" presId="urn:microsoft.com/office/officeart/2005/8/layout/orgChart1"/>
    <dgm:cxn modelId="{318357DD-655F-45C4-8F5F-8370FC5D00D5}" type="presParOf" srcId="{FF85AED8-7D08-4B94-A442-4EA871A403D5}" destId="{A3AD5BEF-2CCC-4654-B285-1E993455BCCC}" srcOrd="1" destOrd="0" presId="urn:microsoft.com/office/officeart/2005/8/layout/orgChart1"/>
    <dgm:cxn modelId="{6F73E963-D95E-4586-98CB-06E1FEA98810}" type="presParOf" srcId="{A3AD5BEF-2CCC-4654-B285-1E993455BCCC}" destId="{D4AB45D2-68A2-4C2D-8898-2789F59956C4}" srcOrd="0" destOrd="0" presId="urn:microsoft.com/office/officeart/2005/8/layout/orgChart1"/>
    <dgm:cxn modelId="{8215599F-FA6B-4476-9E6C-538B9809ACE7}" type="presParOf" srcId="{A3AD5BEF-2CCC-4654-B285-1E993455BCCC}" destId="{F6D3AEE1-E52D-4BD4-B8FE-8A4936003F01}" srcOrd="1" destOrd="0" presId="urn:microsoft.com/office/officeart/2005/8/layout/orgChart1"/>
    <dgm:cxn modelId="{5A8175F1-F8E2-4FB3-8316-A7979AA696ED}" type="presParOf" srcId="{F6D3AEE1-E52D-4BD4-B8FE-8A4936003F01}" destId="{244EF6FA-AC6D-49EC-BE0F-44B8F53D775C}" srcOrd="0" destOrd="0" presId="urn:microsoft.com/office/officeart/2005/8/layout/orgChart1"/>
    <dgm:cxn modelId="{3185189A-3FCE-4C21-9AA3-1C0DDEBB40F8}" type="presParOf" srcId="{244EF6FA-AC6D-49EC-BE0F-44B8F53D775C}" destId="{AB26804D-B616-4248-B9B9-5C76BF80824A}" srcOrd="0" destOrd="0" presId="urn:microsoft.com/office/officeart/2005/8/layout/orgChart1"/>
    <dgm:cxn modelId="{7C969931-EC6F-477F-8405-879E18E63312}" type="presParOf" srcId="{244EF6FA-AC6D-49EC-BE0F-44B8F53D775C}" destId="{9AAC4F70-0BF8-4DDD-9065-C3D555EAB9C8}" srcOrd="1" destOrd="0" presId="urn:microsoft.com/office/officeart/2005/8/layout/orgChart1"/>
    <dgm:cxn modelId="{708959FC-B885-4FEA-AA5C-2DDF8D99DE50}" type="presParOf" srcId="{F6D3AEE1-E52D-4BD4-B8FE-8A4936003F01}" destId="{BC4919A6-DAC4-4823-86DD-E853A40D67B6}" srcOrd="1" destOrd="0" presId="urn:microsoft.com/office/officeart/2005/8/layout/orgChart1"/>
    <dgm:cxn modelId="{57D3B3FA-965F-4341-9918-CD6DAE96E89B}" type="presParOf" srcId="{F6D3AEE1-E52D-4BD4-B8FE-8A4936003F01}" destId="{352E00EE-63AC-4611-B12C-EC2D796F524C}" srcOrd="2" destOrd="0" presId="urn:microsoft.com/office/officeart/2005/8/layout/orgChart1"/>
    <dgm:cxn modelId="{92274F5F-31B9-4F44-876D-B085C88E5CB1}" type="presParOf" srcId="{A3AD5BEF-2CCC-4654-B285-1E993455BCCC}" destId="{A7316ABA-D1A9-47FC-AB9F-1B2246E85505}" srcOrd="2" destOrd="0" presId="urn:microsoft.com/office/officeart/2005/8/layout/orgChart1"/>
    <dgm:cxn modelId="{458DD8E7-1EE3-4B1E-94C6-6C02E7600753}" type="presParOf" srcId="{A3AD5BEF-2CCC-4654-B285-1E993455BCCC}" destId="{78A8C7B9-FA66-4913-AC1C-04C58B8FA3EF}" srcOrd="3" destOrd="0" presId="urn:microsoft.com/office/officeart/2005/8/layout/orgChart1"/>
    <dgm:cxn modelId="{7506645A-BAC5-4D88-BCF4-B9087A21DE84}" type="presParOf" srcId="{78A8C7B9-FA66-4913-AC1C-04C58B8FA3EF}" destId="{90B16DF4-706D-4E2C-8222-547D8D170464}" srcOrd="0" destOrd="0" presId="urn:microsoft.com/office/officeart/2005/8/layout/orgChart1"/>
    <dgm:cxn modelId="{81FBE161-D7E8-401F-9336-B9BC5D831FC1}" type="presParOf" srcId="{90B16DF4-706D-4E2C-8222-547D8D170464}" destId="{32C519BA-0A52-4A16-9490-412946DC6811}" srcOrd="0" destOrd="0" presId="urn:microsoft.com/office/officeart/2005/8/layout/orgChart1"/>
    <dgm:cxn modelId="{BF70F315-2D59-4CE1-8BAE-CE883BBB1005}" type="presParOf" srcId="{90B16DF4-706D-4E2C-8222-547D8D170464}" destId="{185801DF-1BB6-4296-9A60-A4C13F662F8D}" srcOrd="1" destOrd="0" presId="urn:microsoft.com/office/officeart/2005/8/layout/orgChart1"/>
    <dgm:cxn modelId="{8C8E9FF6-764F-4133-8A5B-06EAE294014A}" type="presParOf" srcId="{78A8C7B9-FA66-4913-AC1C-04C58B8FA3EF}" destId="{6318306F-1552-486D-A907-D8411F55116D}" srcOrd="1" destOrd="0" presId="urn:microsoft.com/office/officeart/2005/8/layout/orgChart1"/>
    <dgm:cxn modelId="{67441A1F-6AE4-47D5-9739-87430E4A4AC9}" type="presParOf" srcId="{78A8C7B9-FA66-4913-AC1C-04C58B8FA3EF}" destId="{5EFAE985-5399-4FB4-A5F4-F7E6674C29F3}" srcOrd="2" destOrd="0" presId="urn:microsoft.com/office/officeart/2005/8/layout/orgChart1"/>
    <dgm:cxn modelId="{CBB0E861-5FB8-4507-B086-A7AD5FA5BDB5}" type="presParOf" srcId="{A3AD5BEF-2CCC-4654-B285-1E993455BCCC}" destId="{EC8F4B51-EDE9-4BBD-9442-0F46EB31672F}" srcOrd="4" destOrd="0" presId="urn:microsoft.com/office/officeart/2005/8/layout/orgChart1"/>
    <dgm:cxn modelId="{C3225FAC-F02B-498E-8039-939C36FC8395}" type="presParOf" srcId="{A3AD5BEF-2CCC-4654-B285-1E993455BCCC}" destId="{26DD8ACB-EC2B-40A5-AD6D-34012F2008E1}" srcOrd="5" destOrd="0" presId="urn:microsoft.com/office/officeart/2005/8/layout/orgChart1"/>
    <dgm:cxn modelId="{E27F92D2-053E-46B7-9F49-A16C19F41E73}" type="presParOf" srcId="{26DD8ACB-EC2B-40A5-AD6D-34012F2008E1}" destId="{26CA46F6-6FA9-404B-9384-4D3525FFF75D}" srcOrd="0" destOrd="0" presId="urn:microsoft.com/office/officeart/2005/8/layout/orgChart1"/>
    <dgm:cxn modelId="{536366BD-11DF-42E1-87C7-841A9FE1BF4B}" type="presParOf" srcId="{26CA46F6-6FA9-404B-9384-4D3525FFF75D}" destId="{6E54E5BC-5C79-4A2F-93B2-712667922AC1}" srcOrd="0" destOrd="0" presId="urn:microsoft.com/office/officeart/2005/8/layout/orgChart1"/>
    <dgm:cxn modelId="{94E54EB5-CF64-4CBC-B993-C011D8A5CA69}" type="presParOf" srcId="{26CA46F6-6FA9-404B-9384-4D3525FFF75D}" destId="{F67DCE98-751E-4D01-9F47-C53654550750}" srcOrd="1" destOrd="0" presId="urn:microsoft.com/office/officeart/2005/8/layout/orgChart1"/>
    <dgm:cxn modelId="{B0541847-4585-437D-AD40-07CCEB272D27}" type="presParOf" srcId="{26DD8ACB-EC2B-40A5-AD6D-34012F2008E1}" destId="{186000F7-EF80-42C2-8621-454E9C56B69A}" srcOrd="1" destOrd="0" presId="urn:microsoft.com/office/officeart/2005/8/layout/orgChart1"/>
    <dgm:cxn modelId="{B6655C5B-7409-4A35-A35A-796BC341BF4D}" type="presParOf" srcId="{26DD8ACB-EC2B-40A5-AD6D-34012F2008E1}" destId="{5735AE85-4142-4503-9B78-667FC06E391F}" srcOrd="2" destOrd="0" presId="urn:microsoft.com/office/officeart/2005/8/layout/orgChart1"/>
    <dgm:cxn modelId="{17E6C8CA-9BC5-43B6-8BE4-014553EB3CB6}" type="presParOf" srcId="{A3AD5BEF-2CCC-4654-B285-1E993455BCCC}" destId="{4466F47F-D9F4-4E38-A16E-D3ECE34AF708}" srcOrd="6" destOrd="0" presId="urn:microsoft.com/office/officeart/2005/8/layout/orgChart1"/>
    <dgm:cxn modelId="{865095DE-93B6-4203-8D46-2EA7867EA657}" type="presParOf" srcId="{A3AD5BEF-2CCC-4654-B285-1E993455BCCC}" destId="{E8983A78-A310-4381-9830-866EEF273194}" srcOrd="7" destOrd="0" presId="urn:microsoft.com/office/officeart/2005/8/layout/orgChart1"/>
    <dgm:cxn modelId="{746FC222-91DC-44D0-A437-318AD7B3284C}" type="presParOf" srcId="{E8983A78-A310-4381-9830-866EEF273194}" destId="{CBA0EEBB-F172-43F8-AADF-3C27AF22AA57}" srcOrd="0" destOrd="0" presId="urn:microsoft.com/office/officeart/2005/8/layout/orgChart1"/>
    <dgm:cxn modelId="{C5C6EB59-3288-46D5-96BF-3A458C418765}" type="presParOf" srcId="{CBA0EEBB-F172-43F8-AADF-3C27AF22AA57}" destId="{B14A640B-5ACB-4270-8C21-2EE47FC82C41}" srcOrd="0" destOrd="0" presId="urn:microsoft.com/office/officeart/2005/8/layout/orgChart1"/>
    <dgm:cxn modelId="{08367326-6956-42C0-8C3B-7B7524267E7B}" type="presParOf" srcId="{CBA0EEBB-F172-43F8-AADF-3C27AF22AA57}" destId="{820EC833-0A3D-46E9-BC80-E2C5C090C90B}" srcOrd="1" destOrd="0" presId="urn:microsoft.com/office/officeart/2005/8/layout/orgChart1"/>
    <dgm:cxn modelId="{1C33A2F3-5AB7-44A5-9070-4F64A1558D7A}" type="presParOf" srcId="{E8983A78-A310-4381-9830-866EEF273194}" destId="{A9ED878F-9C03-4F3A-919C-4C45D4D77B8D}" srcOrd="1" destOrd="0" presId="urn:microsoft.com/office/officeart/2005/8/layout/orgChart1"/>
    <dgm:cxn modelId="{38F51604-8BB9-4249-8F6A-B87ECF1F86B4}" type="presParOf" srcId="{E8983A78-A310-4381-9830-866EEF273194}" destId="{4A3798C6-38C6-436B-AC47-5E6AF4759E0A}" srcOrd="2" destOrd="0" presId="urn:microsoft.com/office/officeart/2005/8/layout/orgChart1"/>
    <dgm:cxn modelId="{C2CE6970-536A-4072-A78F-32A577794B01}" type="presParOf" srcId="{FF85AED8-7D08-4B94-A442-4EA871A403D5}" destId="{237D43A3-D786-4192-9334-0056A2F144B9}" srcOrd="2" destOrd="0" presId="urn:microsoft.com/office/officeart/2005/8/layout/orgChart1"/>
    <dgm:cxn modelId="{A1FB8C05-B5E8-41A3-8DBB-E1FC8DAF6375}" type="presParOf" srcId="{526A7AA0-9FF3-413A-98AA-AE33C2F94837}" destId="{87906A3C-FD09-4EE8-9464-87D71282508F}" srcOrd="4" destOrd="0" presId="urn:microsoft.com/office/officeart/2005/8/layout/orgChart1"/>
    <dgm:cxn modelId="{3E3507E9-819E-4801-96FE-AA2DC6DD195F}" type="presParOf" srcId="{526A7AA0-9FF3-413A-98AA-AE33C2F94837}" destId="{AD261628-DDB8-4757-A4DF-E964BC6873E9}" srcOrd="5" destOrd="0" presId="urn:microsoft.com/office/officeart/2005/8/layout/orgChart1"/>
    <dgm:cxn modelId="{1D54E733-E1EB-4B73-9F3A-FB133BEF3C2F}" type="presParOf" srcId="{AD261628-DDB8-4757-A4DF-E964BC6873E9}" destId="{B505EC99-A913-44D6-8EA5-1000ED2DDA86}" srcOrd="0" destOrd="0" presId="urn:microsoft.com/office/officeart/2005/8/layout/orgChart1"/>
    <dgm:cxn modelId="{5F6EF088-E632-406E-91F9-FB21C0C7312D}" type="presParOf" srcId="{B505EC99-A913-44D6-8EA5-1000ED2DDA86}" destId="{28732DD4-A4B1-4FE5-ACD9-7C4FBD5D106E}" srcOrd="0" destOrd="0" presId="urn:microsoft.com/office/officeart/2005/8/layout/orgChart1"/>
    <dgm:cxn modelId="{E2CA19F4-8B03-47CD-86EE-2AAFFE68F2A7}" type="presParOf" srcId="{B505EC99-A913-44D6-8EA5-1000ED2DDA86}" destId="{4E4A70F7-E563-4858-86A2-E05644E9F72F}" srcOrd="1" destOrd="0" presId="urn:microsoft.com/office/officeart/2005/8/layout/orgChart1"/>
    <dgm:cxn modelId="{04E2B9C5-F1A2-4C6F-ADB7-D144479206BE}" type="presParOf" srcId="{AD261628-DDB8-4757-A4DF-E964BC6873E9}" destId="{AC8A2B83-766D-4A28-9AA7-0A1F6F6E78A3}" srcOrd="1" destOrd="0" presId="urn:microsoft.com/office/officeart/2005/8/layout/orgChart1"/>
    <dgm:cxn modelId="{BAF8B9AB-A772-4CCB-8464-8B8D2E31AC05}" type="presParOf" srcId="{AC8A2B83-766D-4A28-9AA7-0A1F6F6E78A3}" destId="{85379577-158B-41A6-972E-FE514F89B76E}" srcOrd="0" destOrd="0" presId="urn:microsoft.com/office/officeart/2005/8/layout/orgChart1"/>
    <dgm:cxn modelId="{8BFCAA66-32E6-46C6-B685-988A48150E91}" type="presParOf" srcId="{AC8A2B83-766D-4A28-9AA7-0A1F6F6E78A3}" destId="{42C3C669-7455-4141-8B06-3851935E295D}" srcOrd="1" destOrd="0" presId="urn:microsoft.com/office/officeart/2005/8/layout/orgChart1"/>
    <dgm:cxn modelId="{588F7AF2-C777-4DF2-9FC4-644BCE441E3A}" type="presParOf" srcId="{42C3C669-7455-4141-8B06-3851935E295D}" destId="{892EE143-1065-4F54-BA09-A0B675868201}" srcOrd="0" destOrd="0" presId="urn:microsoft.com/office/officeart/2005/8/layout/orgChart1"/>
    <dgm:cxn modelId="{FB91C6F3-2C96-4B11-BC1D-65EA8906D514}" type="presParOf" srcId="{892EE143-1065-4F54-BA09-A0B675868201}" destId="{B2EA7A61-5201-4A04-8011-FF690ABA4E89}" srcOrd="0" destOrd="0" presId="urn:microsoft.com/office/officeart/2005/8/layout/orgChart1"/>
    <dgm:cxn modelId="{0249240E-D49D-4F38-A324-D2DD751153FD}" type="presParOf" srcId="{892EE143-1065-4F54-BA09-A0B675868201}" destId="{3F49F897-E497-464A-96C9-8CD17E39FBE7}" srcOrd="1" destOrd="0" presId="urn:microsoft.com/office/officeart/2005/8/layout/orgChart1"/>
    <dgm:cxn modelId="{DA321616-F28F-4073-BC26-9C1550D018D7}" type="presParOf" srcId="{42C3C669-7455-4141-8B06-3851935E295D}" destId="{833E3970-55F3-42D8-8A95-ECCB0B24C1F2}" srcOrd="1" destOrd="0" presId="urn:microsoft.com/office/officeart/2005/8/layout/orgChart1"/>
    <dgm:cxn modelId="{6E6D39C4-7806-4480-B8E4-82402587A92B}" type="presParOf" srcId="{42C3C669-7455-4141-8B06-3851935E295D}" destId="{E2F555A0-5467-4C9F-AAAE-C1EF3A6AE789}" srcOrd="2" destOrd="0" presId="urn:microsoft.com/office/officeart/2005/8/layout/orgChart1"/>
    <dgm:cxn modelId="{3D3A708D-E578-4451-A739-00572E399C33}" type="presParOf" srcId="{AC8A2B83-766D-4A28-9AA7-0A1F6F6E78A3}" destId="{6CB828A9-2E91-4084-BE8B-02EFEC5CF61E}" srcOrd="2" destOrd="0" presId="urn:microsoft.com/office/officeart/2005/8/layout/orgChart1"/>
    <dgm:cxn modelId="{F246D17D-56D0-4B9A-B220-A05771DC5FB2}" type="presParOf" srcId="{AC8A2B83-766D-4A28-9AA7-0A1F6F6E78A3}" destId="{327A3932-D530-4CE8-80C4-086B43621F82}" srcOrd="3" destOrd="0" presId="urn:microsoft.com/office/officeart/2005/8/layout/orgChart1"/>
    <dgm:cxn modelId="{A2F572A5-56AA-4629-AB61-72CAFF9A15A7}" type="presParOf" srcId="{327A3932-D530-4CE8-80C4-086B43621F82}" destId="{DD47969B-8DA8-4F30-83A4-DD341E2A23B3}" srcOrd="0" destOrd="0" presId="urn:microsoft.com/office/officeart/2005/8/layout/orgChart1"/>
    <dgm:cxn modelId="{45BE78EA-354F-42A6-AF65-3369A839EB97}" type="presParOf" srcId="{DD47969B-8DA8-4F30-83A4-DD341E2A23B3}" destId="{2DD72506-BA2B-45F3-8354-2E97BB3FF33E}" srcOrd="0" destOrd="0" presId="urn:microsoft.com/office/officeart/2005/8/layout/orgChart1"/>
    <dgm:cxn modelId="{25E2927D-B7FD-4459-9D70-E2EA81452005}" type="presParOf" srcId="{DD47969B-8DA8-4F30-83A4-DD341E2A23B3}" destId="{43503805-3C48-470A-A3E2-40B59AD757B8}" srcOrd="1" destOrd="0" presId="urn:microsoft.com/office/officeart/2005/8/layout/orgChart1"/>
    <dgm:cxn modelId="{B328D492-27D4-4DC0-B95B-42B9A61607CF}" type="presParOf" srcId="{327A3932-D530-4CE8-80C4-086B43621F82}" destId="{BE416886-8D55-498C-895E-118EC0328C9C}" srcOrd="1" destOrd="0" presId="urn:microsoft.com/office/officeart/2005/8/layout/orgChart1"/>
    <dgm:cxn modelId="{94D660C7-58B3-478A-876C-5833D34FE06C}" type="presParOf" srcId="{327A3932-D530-4CE8-80C4-086B43621F82}" destId="{DA009B08-8D6A-4A08-99E6-D5530183D3BF}" srcOrd="2" destOrd="0" presId="urn:microsoft.com/office/officeart/2005/8/layout/orgChart1"/>
    <dgm:cxn modelId="{0B174B72-DA8F-45FC-AF56-C0CCE845BA3E}" type="presParOf" srcId="{AC8A2B83-766D-4A28-9AA7-0A1F6F6E78A3}" destId="{6756EDE6-C824-47FE-A59E-81E920E8A9CF}" srcOrd="4" destOrd="0" presId="urn:microsoft.com/office/officeart/2005/8/layout/orgChart1"/>
    <dgm:cxn modelId="{6EF699A0-1C4A-47C1-A354-38AFDA5A3425}" type="presParOf" srcId="{AC8A2B83-766D-4A28-9AA7-0A1F6F6E78A3}" destId="{A6943D22-0F31-41A4-BC1B-2DE0CEE9FD5F}" srcOrd="5" destOrd="0" presId="urn:microsoft.com/office/officeart/2005/8/layout/orgChart1"/>
    <dgm:cxn modelId="{5563E18D-9584-4C2F-BA26-F1851C9A1413}" type="presParOf" srcId="{A6943D22-0F31-41A4-BC1B-2DE0CEE9FD5F}" destId="{1C31B289-351B-4B0E-AE28-980B87FABA49}" srcOrd="0" destOrd="0" presId="urn:microsoft.com/office/officeart/2005/8/layout/orgChart1"/>
    <dgm:cxn modelId="{0260F42E-34E3-4DF4-BBD7-75AA05A90A4F}" type="presParOf" srcId="{1C31B289-351B-4B0E-AE28-980B87FABA49}" destId="{8BB81533-A06A-4854-8E0A-7598CDB98295}" srcOrd="0" destOrd="0" presId="urn:microsoft.com/office/officeart/2005/8/layout/orgChart1"/>
    <dgm:cxn modelId="{93F6F29B-C07F-407A-88FB-B79AA665D660}" type="presParOf" srcId="{1C31B289-351B-4B0E-AE28-980B87FABA49}" destId="{BF71FBA0-669B-4CAC-8D21-28850B51A242}" srcOrd="1" destOrd="0" presId="urn:microsoft.com/office/officeart/2005/8/layout/orgChart1"/>
    <dgm:cxn modelId="{C233BB79-7337-40D4-81BB-4F3879CEDF5C}" type="presParOf" srcId="{A6943D22-0F31-41A4-BC1B-2DE0CEE9FD5F}" destId="{02F51CF8-8C87-47A5-9567-2A8E158D9B2E}" srcOrd="1" destOrd="0" presId="urn:microsoft.com/office/officeart/2005/8/layout/orgChart1"/>
    <dgm:cxn modelId="{1CCBAF8D-7BE9-4EBC-913C-4F83478E6F5B}" type="presParOf" srcId="{A6943D22-0F31-41A4-BC1B-2DE0CEE9FD5F}" destId="{F18B2E27-401C-4751-A34C-E7C11B5E21F3}" srcOrd="2" destOrd="0" presId="urn:microsoft.com/office/officeart/2005/8/layout/orgChart1"/>
    <dgm:cxn modelId="{40D00E9B-FFBE-4AD0-B890-FDC4733D15A1}" type="presParOf" srcId="{AD261628-DDB8-4757-A4DF-E964BC6873E9}" destId="{DE856EFB-F79D-4091-997E-4410A81F4614}" srcOrd="2" destOrd="0" presId="urn:microsoft.com/office/officeart/2005/8/layout/orgChart1"/>
    <dgm:cxn modelId="{3E5E9CD8-1B42-4F1E-A6DF-3723720D807D}" type="presParOf" srcId="{526A7AA0-9FF3-413A-98AA-AE33C2F94837}" destId="{DDF7FD37-D7B9-4669-947E-2CBBC04A35D1}" srcOrd="6" destOrd="0" presId="urn:microsoft.com/office/officeart/2005/8/layout/orgChart1"/>
    <dgm:cxn modelId="{DCB7311E-4A41-4761-AB57-8C3923057493}" type="presParOf" srcId="{526A7AA0-9FF3-413A-98AA-AE33C2F94837}" destId="{799D9F84-85B0-4851-AC4F-52A27F9607A0}" srcOrd="7" destOrd="0" presId="urn:microsoft.com/office/officeart/2005/8/layout/orgChart1"/>
    <dgm:cxn modelId="{DDEC05C8-7C87-4406-B877-D04F38203239}" type="presParOf" srcId="{799D9F84-85B0-4851-AC4F-52A27F9607A0}" destId="{10F94B19-3A48-4A2D-AE90-92C5C5D3B038}" srcOrd="0" destOrd="0" presId="urn:microsoft.com/office/officeart/2005/8/layout/orgChart1"/>
    <dgm:cxn modelId="{5045DD07-03F1-4EFA-B24E-9419ED3236C8}" type="presParOf" srcId="{10F94B19-3A48-4A2D-AE90-92C5C5D3B038}" destId="{7A442645-F6B6-4EE1-851D-FD849EC02A7C}" srcOrd="0" destOrd="0" presId="urn:microsoft.com/office/officeart/2005/8/layout/orgChart1"/>
    <dgm:cxn modelId="{48AE67C0-29A3-4C2A-B03E-317503CE3EE7}" type="presParOf" srcId="{10F94B19-3A48-4A2D-AE90-92C5C5D3B038}" destId="{858896F0-BE7E-4A39-BDF8-CF0E0A8C9EED}" srcOrd="1" destOrd="0" presId="urn:microsoft.com/office/officeart/2005/8/layout/orgChart1"/>
    <dgm:cxn modelId="{15D95236-777B-4A6F-AE38-4288F5459995}" type="presParOf" srcId="{799D9F84-85B0-4851-AC4F-52A27F9607A0}" destId="{B52BDBFC-57FF-4D41-851B-1A56E24E4E1D}" srcOrd="1" destOrd="0" presId="urn:microsoft.com/office/officeart/2005/8/layout/orgChart1"/>
    <dgm:cxn modelId="{BB0ECBE2-AA8C-4604-B4E5-CCE6AD7D24FD}" type="presParOf" srcId="{B52BDBFC-57FF-4D41-851B-1A56E24E4E1D}" destId="{AA0F98E7-9313-4E1F-A143-D9F46C2A7025}" srcOrd="0" destOrd="0" presId="urn:microsoft.com/office/officeart/2005/8/layout/orgChart1"/>
    <dgm:cxn modelId="{BFA541B5-BFF3-47E2-A71F-A4DDDC503454}" type="presParOf" srcId="{B52BDBFC-57FF-4D41-851B-1A56E24E4E1D}" destId="{7E172B3B-8B8E-4ED4-8D20-3BDABE19B6D2}" srcOrd="1" destOrd="0" presId="urn:microsoft.com/office/officeart/2005/8/layout/orgChart1"/>
    <dgm:cxn modelId="{167EDB63-4B6F-4C63-8ADD-7E4C43B7EFA8}" type="presParOf" srcId="{7E172B3B-8B8E-4ED4-8D20-3BDABE19B6D2}" destId="{92AAC8D2-AD41-4F4B-BDEA-DDA6941099C8}" srcOrd="0" destOrd="0" presId="urn:microsoft.com/office/officeart/2005/8/layout/orgChart1"/>
    <dgm:cxn modelId="{86D1E981-6A93-4CF7-8CDB-B86CCED14D79}" type="presParOf" srcId="{92AAC8D2-AD41-4F4B-BDEA-DDA6941099C8}" destId="{1B6C12E3-48C3-4916-B803-995512099C9C}" srcOrd="0" destOrd="0" presId="urn:microsoft.com/office/officeart/2005/8/layout/orgChart1"/>
    <dgm:cxn modelId="{CA5DB2FD-1CC2-48A2-8CA6-200B5CD61D08}" type="presParOf" srcId="{92AAC8D2-AD41-4F4B-BDEA-DDA6941099C8}" destId="{2F3455A7-6477-41F9-BB33-08966261252A}" srcOrd="1" destOrd="0" presId="urn:microsoft.com/office/officeart/2005/8/layout/orgChart1"/>
    <dgm:cxn modelId="{9161CC49-F45D-477E-ABFB-299A0F6C0E69}" type="presParOf" srcId="{7E172B3B-8B8E-4ED4-8D20-3BDABE19B6D2}" destId="{EA8B8218-B464-45AD-9755-FE67F5F1D19C}" srcOrd="1" destOrd="0" presId="urn:microsoft.com/office/officeart/2005/8/layout/orgChart1"/>
    <dgm:cxn modelId="{C76F40BA-3F0D-4F56-BF9A-A5C219C15C1F}" type="presParOf" srcId="{7E172B3B-8B8E-4ED4-8D20-3BDABE19B6D2}" destId="{CE27764A-3770-4651-B7F6-1960D73EA1D3}" srcOrd="2" destOrd="0" presId="urn:microsoft.com/office/officeart/2005/8/layout/orgChart1"/>
    <dgm:cxn modelId="{96431E9D-45D9-4DC8-952F-0FBC0DC37ED4}" type="presParOf" srcId="{B52BDBFC-57FF-4D41-851B-1A56E24E4E1D}" destId="{06DA3875-16FC-4F27-B05B-F76BAC1DADB7}" srcOrd="2" destOrd="0" presId="urn:microsoft.com/office/officeart/2005/8/layout/orgChart1"/>
    <dgm:cxn modelId="{43222DBF-13C2-4A7E-9707-DFB11B4E1D2C}" type="presParOf" srcId="{B52BDBFC-57FF-4D41-851B-1A56E24E4E1D}" destId="{7EBE158F-858D-411A-9667-B8DC53022E26}" srcOrd="3" destOrd="0" presId="urn:microsoft.com/office/officeart/2005/8/layout/orgChart1"/>
    <dgm:cxn modelId="{9373D8BB-4E12-4DBC-97EC-73AA78C12FDC}" type="presParOf" srcId="{7EBE158F-858D-411A-9667-B8DC53022E26}" destId="{4DFF8070-7580-4CE0-8DBC-86C34A08FA39}" srcOrd="0" destOrd="0" presId="urn:microsoft.com/office/officeart/2005/8/layout/orgChart1"/>
    <dgm:cxn modelId="{DC4A79FC-2333-434B-971D-CA78219E6844}" type="presParOf" srcId="{4DFF8070-7580-4CE0-8DBC-86C34A08FA39}" destId="{C121725D-96A1-4D8C-AF5D-1D193A1E6A06}" srcOrd="0" destOrd="0" presId="urn:microsoft.com/office/officeart/2005/8/layout/orgChart1"/>
    <dgm:cxn modelId="{AA341216-60D6-4B10-86E3-0DFE6030AC2B}" type="presParOf" srcId="{4DFF8070-7580-4CE0-8DBC-86C34A08FA39}" destId="{8DA2195A-092A-4C0C-AD18-B3AFE2991AF4}" srcOrd="1" destOrd="0" presId="urn:microsoft.com/office/officeart/2005/8/layout/orgChart1"/>
    <dgm:cxn modelId="{56260C64-E3D8-4F49-9898-127FE5C2A059}" type="presParOf" srcId="{7EBE158F-858D-411A-9667-B8DC53022E26}" destId="{B0146C03-ABB8-4026-898E-9D2C5F201E56}" srcOrd="1" destOrd="0" presId="urn:microsoft.com/office/officeart/2005/8/layout/orgChart1"/>
    <dgm:cxn modelId="{B7F61523-1328-41CB-8EAA-FE2455FFFB2B}" type="presParOf" srcId="{7EBE158F-858D-411A-9667-B8DC53022E26}" destId="{38E2F65B-6E6D-418A-91D5-A7DC27C085DF}" srcOrd="2" destOrd="0" presId="urn:microsoft.com/office/officeart/2005/8/layout/orgChart1"/>
    <dgm:cxn modelId="{CB2C037A-899C-4F8A-9C1E-89D52FC53D01}" type="presParOf" srcId="{B52BDBFC-57FF-4D41-851B-1A56E24E4E1D}" destId="{E5F478EA-A5AF-4A5D-B0E1-77FE052B9B0D}" srcOrd="4" destOrd="0" presId="urn:microsoft.com/office/officeart/2005/8/layout/orgChart1"/>
    <dgm:cxn modelId="{57143FA8-581B-41BD-9CB9-BD02192BA12A}" type="presParOf" srcId="{B52BDBFC-57FF-4D41-851B-1A56E24E4E1D}" destId="{38DE9723-2FA8-47F5-B934-5C4020AB0B6D}" srcOrd="5" destOrd="0" presId="urn:microsoft.com/office/officeart/2005/8/layout/orgChart1"/>
    <dgm:cxn modelId="{88D8AF85-B982-4D38-BC31-92E009CF3411}" type="presParOf" srcId="{38DE9723-2FA8-47F5-B934-5C4020AB0B6D}" destId="{99AEB6BA-EEF7-4914-B96E-F9529DDD4809}" srcOrd="0" destOrd="0" presId="urn:microsoft.com/office/officeart/2005/8/layout/orgChart1"/>
    <dgm:cxn modelId="{4865D37B-1849-4264-9F38-6526D3BC8341}" type="presParOf" srcId="{99AEB6BA-EEF7-4914-B96E-F9529DDD4809}" destId="{619FB087-9FC0-4628-B035-C1E7C8B05FDA}" srcOrd="0" destOrd="0" presId="urn:microsoft.com/office/officeart/2005/8/layout/orgChart1"/>
    <dgm:cxn modelId="{D047E303-E0BC-4665-B75E-07BD62D9B5D8}" type="presParOf" srcId="{99AEB6BA-EEF7-4914-B96E-F9529DDD4809}" destId="{C236A259-FBF9-46BF-B666-1FEC5AD44AED}" srcOrd="1" destOrd="0" presId="urn:microsoft.com/office/officeart/2005/8/layout/orgChart1"/>
    <dgm:cxn modelId="{E6936601-C53E-48B8-A79B-1DE943643CD3}" type="presParOf" srcId="{38DE9723-2FA8-47F5-B934-5C4020AB0B6D}" destId="{05297553-E5E9-45B5-B276-6DB093EB323D}" srcOrd="1" destOrd="0" presId="urn:microsoft.com/office/officeart/2005/8/layout/orgChart1"/>
    <dgm:cxn modelId="{8C6A8CC2-3332-47D8-A221-6695BDF5ABBD}" type="presParOf" srcId="{38DE9723-2FA8-47F5-B934-5C4020AB0B6D}" destId="{A11A6893-3777-49BF-AD3D-D7E8E66B67B8}" srcOrd="2" destOrd="0" presId="urn:microsoft.com/office/officeart/2005/8/layout/orgChart1"/>
    <dgm:cxn modelId="{90A89D10-0769-46F1-A0B9-B04A92F4D496}" type="presParOf" srcId="{799D9F84-85B0-4851-AC4F-52A27F9607A0}" destId="{4865A39F-06EE-44F8-BE8B-4F980C5FDD80}" srcOrd="2" destOrd="0" presId="urn:microsoft.com/office/officeart/2005/8/layout/orgChart1"/>
    <dgm:cxn modelId="{4B9DEA7F-4CDF-41B9-987B-9747AA4D7A6B}" type="presParOf" srcId="{526A7AA0-9FF3-413A-98AA-AE33C2F94837}" destId="{2AB8EB6B-A09F-43F8-8E8E-3FE5F576CF56}" srcOrd="8" destOrd="0" presId="urn:microsoft.com/office/officeart/2005/8/layout/orgChart1"/>
    <dgm:cxn modelId="{3E35C15A-1207-4E56-809A-B85524A16AAD}" type="presParOf" srcId="{526A7AA0-9FF3-413A-98AA-AE33C2F94837}" destId="{D478CB71-0DF9-419F-ADBB-57070327ED1C}" srcOrd="9" destOrd="0" presId="urn:microsoft.com/office/officeart/2005/8/layout/orgChart1"/>
    <dgm:cxn modelId="{CC7C625C-2061-4E96-98D3-2940DEB53F7C}" type="presParOf" srcId="{D478CB71-0DF9-419F-ADBB-57070327ED1C}" destId="{7F525039-EF64-40B3-B4EF-7BD9116279EF}" srcOrd="0" destOrd="0" presId="urn:microsoft.com/office/officeart/2005/8/layout/orgChart1"/>
    <dgm:cxn modelId="{471AB558-8999-4C12-AE99-14495A5A9E53}" type="presParOf" srcId="{7F525039-EF64-40B3-B4EF-7BD9116279EF}" destId="{60B4C001-EC33-41BB-94A9-A9ECEC431207}" srcOrd="0" destOrd="0" presId="urn:microsoft.com/office/officeart/2005/8/layout/orgChart1"/>
    <dgm:cxn modelId="{CB47A420-D963-49CF-904E-3E750E191941}" type="presParOf" srcId="{7F525039-EF64-40B3-B4EF-7BD9116279EF}" destId="{07DB68EC-B0B6-45D6-893D-918CA3169311}" srcOrd="1" destOrd="0" presId="urn:microsoft.com/office/officeart/2005/8/layout/orgChart1"/>
    <dgm:cxn modelId="{7C826FCF-D1AF-4D66-873B-013249ACB38C}" type="presParOf" srcId="{D478CB71-0DF9-419F-ADBB-57070327ED1C}" destId="{12D2D482-2627-4228-964A-A15F794A7051}" srcOrd="1" destOrd="0" presId="urn:microsoft.com/office/officeart/2005/8/layout/orgChart1"/>
    <dgm:cxn modelId="{510FB154-F4FA-4338-BD98-BD26E8858CFD}" type="presParOf" srcId="{D478CB71-0DF9-419F-ADBB-57070327ED1C}" destId="{6ACD9F6B-7916-4E39-B883-9F44AF249C78}" srcOrd="2" destOrd="0" presId="urn:microsoft.com/office/officeart/2005/8/layout/orgChart1"/>
    <dgm:cxn modelId="{E6D42E7F-0821-4E6B-811F-CAE2BAED6EF8}" type="presParOf" srcId="{D423BF22-E4D5-41B9-8417-1543920593C9}" destId="{4BB3897E-384C-4457-B44E-FFBF729D68E4}"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B8EB6B-A09F-43F8-8E8E-3FE5F576CF56}">
      <dsp:nvSpPr>
        <dsp:cNvPr id="0" name=""/>
        <dsp:cNvSpPr/>
      </dsp:nvSpPr>
      <dsp:spPr>
        <a:xfrm>
          <a:off x="2880360" y="419550"/>
          <a:ext cx="2250597" cy="195299"/>
        </a:xfrm>
        <a:custGeom>
          <a:avLst/>
          <a:gdLst/>
          <a:ahLst/>
          <a:cxnLst/>
          <a:rect l="0" t="0" r="0" b="0"/>
          <a:pathLst>
            <a:path>
              <a:moveTo>
                <a:pt x="0" y="0"/>
              </a:moveTo>
              <a:lnTo>
                <a:pt x="0" y="97649"/>
              </a:lnTo>
              <a:lnTo>
                <a:pt x="2250597" y="97649"/>
              </a:lnTo>
              <a:lnTo>
                <a:pt x="2250597"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5F478EA-A5AF-4A5D-B0E1-77FE052B9B0D}">
      <dsp:nvSpPr>
        <dsp:cNvPr id="0" name=""/>
        <dsp:cNvSpPr/>
      </dsp:nvSpPr>
      <dsp:spPr>
        <a:xfrm>
          <a:off x="3633659"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06DA3875-16FC-4F27-B05B-F76BAC1DADB7}">
      <dsp:nvSpPr>
        <dsp:cNvPr id="0" name=""/>
        <dsp:cNvSpPr/>
      </dsp:nvSpPr>
      <dsp:spPr>
        <a:xfrm>
          <a:off x="3633659"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A0F98E7-9313-4E1F-A143-D9F46C2A7025}">
      <dsp:nvSpPr>
        <dsp:cNvPr id="0" name=""/>
        <dsp:cNvSpPr/>
      </dsp:nvSpPr>
      <dsp:spPr>
        <a:xfrm>
          <a:off x="3633659"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DF7FD37-D7B9-4669-947E-2CBBC04A35D1}">
      <dsp:nvSpPr>
        <dsp:cNvPr id="0" name=""/>
        <dsp:cNvSpPr/>
      </dsp:nvSpPr>
      <dsp:spPr>
        <a:xfrm>
          <a:off x="2880360" y="419550"/>
          <a:ext cx="1125298" cy="195299"/>
        </a:xfrm>
        <a:custGeom>
          <a:avLst/>
          <a:gdLst/>
          <a:ahLst/>
          <a:cxnLst/>
          <a:rect l="0" t="0" r="0" b="0"/>
          <a:pathLst>
            <a:path>
              <a:moveTo>
                <a:pt x="0" y="0"/>
              </a:moveTo>
              <a:lnTo>
                <a:pt x="0" y="97649"/>
              </a:lnTo>
              <a:lnTo>
                <a:pt x="1125298" y="97649"/>
              </a:lnTo>
              <a:lnTo>
                <a:pt x="1125298"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756EDE6-C824-47FE-A59E-81E920E8A9CF}">
      <dsp:nvSpPr>
        <dsp:cNvPr id="0" name=""/>
        <dsp:cNvSpPr/>
      </dsp:nvSpPr>
      <dsp:spPr>
        <a:xfrm>
          <a:off x="2508360"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CB828A9-2E91-4084-BE8B-02EFEC5CF61E}">
      <dsp:nvSpPr>
        <dsp:cNvPr id="0" name=""/>
        <dsp:cNvSpPr/>
      </dsp:nvSpPr>
      <dsp:spPr>
        <a:xfrm>
          <a:off x="2508360"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5379577-158B-41A6-972E-FE514F89B76E}">
      <dsp:nvSpPr>
        <dsp:cNvPr id="0" name=""/>
        <dsp:cNvSpPr/>
      </dsp:nvSpPr>
      <dsp:spPr>
        <a:xfrm>
          <a:off x="2508360"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87906A3C-FD09-4EE8-9464-87D71282508F}">
      <dsp:nvSpPr>
        <dsp:cNvPr id="0" name=""/>
        <dsp:cNvSpPr/>
      </dsp:nvSpPr>
      <dsp:spPr>
        <a:xfrm>
          <a:off x="2834640" y="419550"/>
          <a:ext cx="91440" cy="195299"/>
        </a:xfrm>
        <a:custGeom>
          <a:avLst/>
          <a:gdLst/>
          <a:ahLst/>
          <a:cxnLst/>
          <a:rect l="0" t="0" r="0" b="0"/>
          <a:pathLst>
            <a:path>
              <a:moveTo>
                <a:pt x="45720" y="0"/>
              </a:moveTo>
              <a:lnTo>
                <a:pt x="4572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4466F47F-D9F4-4E38-A16E-D3ECE34AF708}">
      <dsp:nvSpPr>
        <dsp:cNvPr id="0" name=""/>
        <dsp:cNvSpPr/>
      </dsp:nvSpPr>
      <dsp:spPr>
        <a:xfrm>
          <a:off x="1383061" y="1079849"/>
          <a:ext cx="139499" cy="2408697"/>
        </a:xfrm>
        <a:custGeom>
          <a:avLst/>
          <a:gdLst/>
          <a:ahLst/>
          <a:cxnLst/>
          <a:rect l="0" t="0" r="0" b="0"/>
          <a:pathLst>
            <a:path>
              <a:moveTo>
                <a:pt x="0" y="0"/>
              </a:moveTo>
              <a:lnTo>
                <a:pt x="0" y="2408697"/>
              </a:lnTo>
              <a:lnTo>
                <a:pt x="139499" y="2408697"/>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EC8F4B51-EDE9-4BBD-9442-0F46EB31672F}">
      <dsp:nvSpPr>
        <dsp:cNvPr id="0" name=""/>
        <dsp:cNvSpPr/>
      </dsp:nvSpPr>
      <dsp:spPr>
        <a:xfrm>
          <a:off x="1383061" y="1079849"/>
          <a:ext cx="139499" cy="1748398"/>
        </a:xfrm>
        <a:custGeom>
          <a:avLst/>
          <a:gdLst/>
          <a:ahLst/>
          <a:cxnLst/>
          <a:rect l="0" t="0" r="0" b="0"/>
          <a:pathLst>
            <a:path>
              <a:moveTo>
                <a:pt x="0" y="0"/>
              </a:moveTo>
              <a:lnTo>
                <a:pt x="0" y="1748398"/>
              </a:lnTo>
              <a:lnTo>
                <a:pt x="139499" y="17483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A7316ABA-D1A9-47FC-AB9F-1B2246E85505}">
      <dsp:nvSpPr>
        <dsp:cNvPr id="0" name=""/>
        <dsp:cNvSpPr/>
      </dsp:nvSpPr>
      <dsp:spPr>
        <a:xfrm>
          <a:off x="1383061" y="1079849"/>
          <a:ext cx="139499" cy="1088098"/>
        </a:xfrm>
        <a:custGeom>
          <a:avLst/>
          <a:gdLst/>
          <a:ahLst/>
          <a:cxnLst/>
          <a:rect l="0" t="0" r="0" b="0"/>
          <a:pathLst>
            <a:path>
              <a:moveTo>
                <a:pt x="0" y="0"/>
              </a:moveTo>
              <a:lnTo>
                <a:pt x="0" y="1088098"/>
              </a:lnTo>
              <a:lnTo>
                <a:pt x="139499" y="1088098"/>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D4AB45D2-68A2-4C2D-8898-2789F59956C4}">
      <dsp:nvSpPr>
        <dsp:cNvPr id="0" name=""/>
        <dsp:cNvSpPr/>
      </dsp:nvSpPr>
      <dsp:spPr>
        <a:xfrm>
          <a:off x="1383061" y="1079849"/>
          <a:ext cx="139499" cy="427799"/>
        </a:xfrm>
        <a:custGeom>
          <a:avLst/>
          <a:gdLst/>
          <a:ahLst/>
          <a:cxnLst/>
          <a:rect l="0" t="0" r="0" b="0"/>
          <a:pathLst>
            <a:path>
              <a:moveTo>
                <a:pt x="0" y="0"/>
              </a:moveTo>
              <a:lnTo>
                <a:pt x="0" y="427799"/>
              </a:lnTo>
              <a:lnTo>
                <a:pt x="139499" y="427799"/>
              </a:lnTo>
            </a:path>
          </a:pathLst>
        </a:custGeom>
        <a:noFill/>
        <a:ln w="12700" cap="flat" cmpd="sng" algn="ctr">
          <a:solidFill>
            <a:schemeClr val="accent1">
              <a:tint val="7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FA346A10-57D7-485A-8F67-ED9BC51C933E}">
      <dsp:nvSpPr>
        <dsp:cNvPr id="0" name=""/>
        <dsp:cNvSpPr/>
      </dsp:nvSpPr>
      <dsp:spPr>
        <a:xfrm>
          <a:off x="1755061" y="419550"/>
          <a:ext cx="1125298" cy="195299"/>
        </a:xfrm>
        <a:custGeom>
          <a:avLst/>
          <a:gdLst/>
          <a:ahLst/>
          <a:cxnLst/>
          <a:rect l="0" t="0" r="0" b="0"/>
          <a:pathLst>
            <a:path>
              <a:moveTo>
                <a:pt x="1125298" y="0"/>
              </a:moveTo>
              <a:lnTo>
                <a:pt x="1125298"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6423CA0F-28D7-4641-83C3-07F1AD24DBDD}">
      <dsp:nvSpPr>
        <dsp:cNvPr id="0" name=""/>
        <dsp:cNvSpPr/>
      </dsp:nvSpPr>
      <dsp:spPr>
        <a:xfrm>
          <a:off x="629762" y="419550"/>
          <a:ext cx="2250597" cy="195299"/>
        </a:xfrm>
        <a:custGeom>
          <a:avLst/>
          <a:gdLst/>
          <a:ahLst/>
          <a:cxnLst/>
          <a:rect l="0" t="0" r="0" b="0"/>
          <a:pathLst>
            <a:path>
              <a:moveTo>
                <a:pt x="2250597" y="0"/>
              </a:moveTo>
              <a:lnTo>
                <a:pt x="2250597" y="97649"/>
              </a:lnTo>
              <a:lnTo>
                <a:pt x="0" y="97649"/>
              </a:lnTo>
              <a:lnTo>
                <a:pt x="0" y="195299"/>
              </a:lnTo>
            </a:path>
          </a:pathLst>
        </a:custGeom>
        <a:noFill/>
        <a:ln w="12700" cap="flat" cmpd="sng" algn="ctr">
          <a:solidFill>
            <a:schemeClr val="accent1">
              <a:tint val="90000"/>
              <a:hueOff val="0"/>
              <a:satOff val="0"/>
              <a:lumOff val="0"/>
              <a:alphaOff val="0"/>
            </a:schemeClr>
          </a:solidFill>
          <a:prstDash val="solid"/>
          <a:miter lim="800000"/>
        </a:ln>
        <a:effectLst/>
        <a:scene3d>
          <a:camera prst="orthographicFront"/>
          <a:lightRig rig="flat" dir="t"/>
        </a:scene3d>
        <a:sp3d prstMaterial="matte"/>
      </dsp:spPr>
      <dsp:style>
        <a:lnRef idx="2">
          <a:scrgbClr r="0" g="0" b="0"/>
        </a:lnRef>
        <a:fillRef idx="0">
          <a:scrgbClr r="0" g="0" b="0"/>
        </a:fillRef>
        <a:effectRef idx="0">
          <a:scrgbClr r="0" g="0" b="0"/>
        </a:effectRef>
        <a:fontRef idx="minor"/>
      </dsp:style>
    </dsp:sp>
    <dsp:sp modelId="{16A47F39-2881-4D53-913D-E7FD873275DB}">
      <dsp:nvSpPr>
        <dsp:cNvPr id="0" name=""/>
        <dsp:cNvSpPr/>
      </dsp:nvSpPr>
      <dsp:spPr>
        <a:xfrm>
          <a:off x="1753247" y="218"/>
          <a:ext cx="2254224" cy="419331"/>
        </a:xfrm>
        <a:prstGeom prst="rect">
          <a:avLst/>
        </a:prstGeom>
        <a:gradFill rotWithShape="0">
          <a:gsLst>
            <a:gs pos="0">
              <a:schemeClr val="accent1">
                <a:shade val="60000"/>
                <a:hueOff val="0"/>
                <a:satOff val="0"/>
                <a:lumOff val="0"/>
                <a:alphaOff val="0"/>
                <a:satMod val="103000"/>
                <a:lumMod val="102000"/>
                <a:tint val="94000"/>
              </a:schemeClr>
            </a:gs>
            <a:gs pos="50000">
              <a:schemeClr val="accent1">
                <a:shade val="60000"/>
                <a:hueOff val="0"/>
                <a:satOff val="0"/>
                <a:lumOff val="0"/>
                <a:alphaOff val="0"/>
                <a:satMod val="110000"/>
                <a:lumMod val="100000"/>
                <a:shade val="100000"/>
              </a:schemeClr>
            </a:gs>
            <a:gs pos="100000">
              <a:schemeClr val="accent1">
                <a:shade val="6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dirty="0"/>
            <a:t> </a:t>
          </a:r>
          <a:r>
            <a:rPr lang="en-GB" sz="1200" i="0" kern="1200"/>
            <a:t>CoEvolution</a:t>
          </a:r>
          <a:r>
            <a:rPr lang="en-GB" sz="1200" kern="1200"/>
            <a:t> </a:t>
          </a:r>
          <a:r>
            <a:rPr lang="en-US" sz="1200" kern="1200" dirty="0"/>
            <a:t>Website</a:t>
          </a:r>
        </a:p>
      </dsp:txBody>
      <dsp:txXfrm>
        <a:off x="1753247" y="218"/>
        <a:ext cx="2254224" cy="419331"/>
      </dsp:txXfrm>
    </dsp:sp>
    <dsp:sp modelId="{3145419A-E8D9-4585-B0DC-233F8884E710}">
      <dsp:nvSpPr>
        <dsp:cNvPr id="0" name=""/>
        <dsp:cNvSpPr/>
      </dsp:nvSpPr>
      <dsp:spPr>
        <a:xfrm>
          <a:off x="164762"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Home</a:t>
          </a:r>
          <a:endParaRPr lang="en-US" sz="1200" kern="1200" dirty="0"/>
        </a:p>
      </dsp:txBody>
      <dsp:txXfrm>
        <a:off x="164762" y="614850"/>
        <a:ext cx="929999" cy="464999"/>
      </dsp:txXfrm>
    </dsp:sp>
    <dsp:sp modelId="{071A6983-678A-48E1-BF81-CDC7CF436EFD}">
      <dsp:nvSpPr>
        <dsp:cNvPr id="0" name=""/>
        <dsp:cNvSpPr/>
      </dsp:nvSpPr>
      <dsp:spPr>
        <a:xfrm>
          <a:off x="1290061"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Project</a:t>
          </a:r>
          <a:endParaRPr lang="en-US" sz="1200" kern="1200" dirty="0"/>
        </a:p>
      </dsp:txBody>
      <dsp:txXfrm>
        <a:off x="1290061" y="614850"/>
        <a:ext cx="929999" cy="464999"/>
      </dsp:txXfrm>
    </dsp:sp>
    <dsp:sp modelId="{AB26804D-B616-4248-B9B9-5C76BF80824A}">
      <dsp:nvSpPr>
        <dsp:cNvPr id="0" name=""/>
        <dsp:cNvSpPr/>
      </dsp:nvSpPr>
      <dsp:spPr>
        <a:xfrm>
          <a:off x="1522561"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About CoEvolution</a:t>
          </a:r>
          <a:endParaRPr lang="en-US" sz="3200" kern="1200"/>
        </a:p>
      </dsp:txBody>
      <dsp:txXfrm>
        <a:off x="1522561" y="1275149"/>
        <a:ext cx="929999" cy="464999"/>
      </dsp:txXfrm>
    </dsp:sp>
    <dsp:sp modelId="{32C519BA-0A52-4A16-9490-412946DC6811}">
      <dsp:nvSpPr>
        <dsp:cNvPr id="0" name=""/>
        <dsp:cNvSpPr/>
      </dsp:nvSpPr>
      <dsp:spPr>
        <a:xfrm>
          <a:off x="1522561"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Objectives</a:t>
          </a:r>
          <a:endParaRPr lang="en-US" sz="1200" kern="1200"/>
        </a:p>
      </dsp:txBody>
      <dsp:txXfrm>
        <a:off x="1522561" y="1935449"/>
        <a:ext cx="929999" cy="464999"/>
      </dsp:txXfrm>
    </dsp:sp>
    <dsp:sp modelId="{6E54E5BC-5C79-4A2F-93B2-712667922AC1}">
      <dsp:nvSpPr>
        <dsp:cNvPr id="0" name=""/>
        <dsp:cNvSpPr/>
      </dsp:nvSpPr>
      <dsp:spPr>
        <a:xfrm>
          <a:off x="1522561"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Workplan</a:t>
          </a:r>
          <a:endParaRPr lang="de-DE" sz="2000" kern="1200"/>
        </a:p>
      </dsp:txBody>
      <dsp:txXfrm>
        <a:off x="1522561" y="2595748"/>
        <a:ext cx="929999" cy="464999"/>
      </dsp:txXfrm>
    </dsp:sp>
    <dsp:sp modelId="{B14A640B-5ACB-4270-8C21-2EE47FC82C41}">
      <dsp:nvSpPr>
        <dsp:cNvPr id="0" name=""/>
        <dsp:cNvSpPr/>
      </dsp:nvSpPr>
      <dsp:spPr>
        <a:xfrm>
          <a:off x="1522561" y="3256047"/>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Consortium</a:t>
          </a:r>
        </a:p>
      </dsp:txBody>
      <dsp:txXfrm>
        <a:off x="1522561" y="3256047"/>
        <a:ext cx="929999" cy="464999"/>
      </dsp:txXfrm>
    </dsp:sp>
    <dsp:sp modelId="{28732DD4-A4B1-4FE5-ACD9-7C4FBD5D106E}">
      <dsp:nvSpPr>
        <dsp:cNvPr id="0" name=""/>
        <dsp:cNvSpPr/>
      </dsp:nvSpPr>
      <dsp:spPr>
        <a:xfrm>
          <a:off x="2415360"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News  &amp; Events</a:t>
          </a:r>
        </a:p>
      </dsp:txBody>
      <dsp:txXfrm>
        <a:off x="2415360" y="614850"/>
        <a:ext cx="929999" cy="464999"/>
      </dsp:txXfrm>
    </dsp:sp>
    <dsp:sp modelId="{B2EA7A61-5201-4A04-8011-FF690ABA4E89}">
      <dsp:nvSpPr>
        <dsp:cNvPr id="0" name=""/>
        <dsp:cNvSpPr/>
      </dsp:nvSpPr>
      <dsp:spPr>
        <a:xfrm>
          <a:off x="2647860"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Events</a:t>
          </a:r>
        </a:p>
      </dsp:txBody>
      <dsp:txXfrm>
        <a:off x="2647860" y="1275149"/>
        <a:ext cx="929999" cy="464999"/>
      </dsp:txXfrm>
    </dsp:sp>
    <dsp:sp modelId="{2DD72506-BA2B-45F3-8354-2E97BB3FF33E}">
      <dsp:nvSpPr>
        <dsp:cNvPr id="0" name=""/>
        <dsp:cNvSpPr/>
      </dsp:nvSpPr>
      <dsp:spPr>
        <a:xfrm>
          <a:off x="2647860"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Articles</a:t>
          </a:r>
        </a:p>
      </dsp:txBody>
      <dsp:txXfrm>
        <a:off x="2647860" y="1935449"/>
        <a:ext cx="929999" cy="464999"/>
      </dsp:txXfrm>
    </dsp:sp>
    <dsp:sp modelId="{8BB81533-A06A-4854-8E0A-7598CDB98295}">
      <dsp:nvSpPr>
        <dsp:cNvPr id="0" name=""/>
        <dsp:cNvSpPr/>
      </dsp:nvSpPr>
      <dsp:spPr>
        <a:xfrm>
          <a:off x="2647860"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Newsletters</a:t>
          </a:r>
          <a:endParaRPr lang="en-US" sz="1200" kern="1200"/>
        </a:p>
      </dsp:txBody>
      <dsp:txXfrm>
        <a:off x="2647860" y="2595748"/>
        <a:ext cx="929999" cy="464999"/>
      </dsp:txXfrm>
    </dsp:sp>
    <dsp:sp modelId="{7A442645-F6B6-4EE1-851D-FD849EC02A7C}">
      <dsp:nvSpPr>
        <dsp:cNvPr id="0" name=""/>
        <dsp:cNvSpPr/>
      </dsp:nvSpPr>
      <dsp:spPr>
        <a:xfrm>
          <a:off x="3540659"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Resources</a:t>
          </a:r>
        </a:p>
      </dsp:txBody>
      <dsp:txXfrm>
        <a:off x="3540659" y="614850"/>
        <a:ext cx="929999" cy="464999"/>
      </dsp:txXfrm>
    </dsp:sp>
    <dsp:sp modelId="{1B6C12E3-48C3-4916-B803-995512099C9C}">
      <dsp:nvSpPr>
        <dsp:cNvPr id="0" name=""/>
        <dsp:cNvSpPr/>
      </dsp:nvSpPr>
      <dsp:spPr>
        <a:xfrm>
          <a:off x="3773159" y="12751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Deliverables</a:t>
          </a:r>
          <a:endParaRPr lang="en-US" sz="1200" kern="1200"/>
        </a:p>
      </dsp:txBody>
      <dsp:txXfrm>
        <a:off x="3773159" y="1275149"/>
        <a:ext cx="929999" cy="464999"/>
      </dsp:txXfrm>
    </dsp:sp>
    <dsp:sp modelId="{C121725D-96A1-4D8C-AF5D-1D193A1E6A06}">
      <dsp:nvSpPr>
        <dsp:cNvPr id="0" name=""/>
        <dsp:cNvSpPr/>
      </dsp:nvSpPr>
      <dsp:spPr>
        <a:xfrm>
          <a:off x="3773159" y="1935449"/>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Publications</a:t>
          </a:r>
          <a:endParaRPr lang="en-US" sz="1200" kern="1200"/>
        </a:p>
      </dsp:txBody>
      <dsp:txXfrm>
        <a:off x="3773159" y="1935449"/>
        <a:ext cx="929999" cy="464999"/>
      </dsp:txXfrm>
    </dsp:sp>
    <dsp:sp modelId="{619FB087-9FC0-4628-B035-C1E7C8B05FDA}">
      <dsp:nvSpPr>
        <dsp:cNvPr id="0" name=""/>
        <dsp:cNvSpPr/>
      </dsp:nvSpPr>
      <dsp:spPr>
        <a:xfrm>
          <a:off x="3773159" y="2595748"/>
          <a:ext cx="929999" cy="464999"/>
        </a:xfrm>
        <a:prstGeom prst="rect">
          <a:avLst/>
        </a:prstGeom>
        <a:gradFill rotWithShape="0">
          <a:gsLst>
            <a:gs pos="0">
              <a:schemeClr val="accent1">
                <a:tint val="99000"/>
                <a:hueOff val="0"/>
                <a:satOff val="0"/>
                <a:lumOff val="0"/>
                <a:alphaOff val="0"/>
                <a:satMod val="103000"/>
                <a:lumMod val="102000"/>
                <a:tint val="94000"/>
              </a:schemeClr>
            </a:gs>
            <a:gs pos="50000">
              <a:schemeClr val="accent1">
                <a:tint val="99000"/>
                <a:hueOff val="0"/>
                <a:satOff val="0"/>
                <a:lumOff val="0"/>
                <a:alphaOff val="0"/>
                <a:satMod val="110000"/>
                <a:lumMod val="100000"/>
                <a:shade val="100000"/>
              </a:schemeClr>
            </a:gs>
            <a:gs pos="100000">
              <a:schemeClr val="accent1">
                <a:tint val="99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de-DE" sz="1100" kern="1200"/>
            <a:t>Media</a:t>
          </a:r>
        </a:p>
      </dsp:txBody>
      <dsp:txXfrm>
        <a:off x="3773159" y="2595748"/>
        <a:ext cx="929999" cy="464999"/>
      </dsp:txXfrm>
    </dsp:sp>
    <dsp:sp modelId="{60B4C001-EC33-41BB-94A9-A9ECEC431207}">
      <dsp:nvSpPr>
        <dsp:cNvPr id="0" name=""/>
        <dsp:cNvSpPr/>
      </dsp:nvSpPr>
      <dsp:spPr>
        <a:xfrm>
          <a:off x="4665958" y="614850"/>
          <a:ext cx="929999" cy="464999"/>
        </a:xfrm>
        <a:prstGeom prst="rect">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dirty="0"/>
            <a:t>Contact us</a:t>
          </a:r>
        </a:p>
      </dsp:txBody>
      <dsp:txXfrm>
        <a:off x="4665958" y="614850"/>
        <a:ext cx="929999" cy="46499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2C6F9-4203-4D20-8EB9-DE3994657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8653</Words>
  <Characters>54517</Characters>
  <Application>Microsoft Office Word</Application>
  <DocSecurity>0</DocSecurity>
  <Lines>454</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117</cp:revision>
  <dcterms:created xsi:type="dcterms:W3CDTF">2025-03-05T12:20:00Z</dcterms:created>
  <dcterms:modified xsi:type="dcterms:W3CDTF">2025-04-09T13:30:00Z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4bf9517e-dcd9-414d-b3b1-f7c6c4461770</vt:lpwstr>
  </property>
</Properties>
</file>