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83A8B" w14:textId="77777777" w:rsidR="00BC626F" w:rsidRDefault="00BC626F" w:rsidP="2766219F">
      <w:pPr>
        <w:pStyle w:val="Heading1"/>
        <w:ind w:firstLine="708"/>
      </w:pPr>
      <w:bookmarkStart w:id="0" w:name="_Hlk187417228"/>
      <w:bookmarkEnd w:id="0"/>
      <w:proofErr w:type="spellStart"/>
      <w:r>
        <w:t>CoEvolution</w:t>
      </w:r>
      <w:proofErr w:type="spellEnd"/>
      <w:r>
        <w:t xml:space="preserve"> – Siemens – Pilot 1 Use Cases</w:t>
      </w:r>
    </w:p>
    <w:p w14:paraId="1B3AA2D1" w14:textId="77777777" w:rsidR="00BC626F" w:rsidRDefault="00BC626F" w:rsidP="00BC626F">
      <w:r>
        <w:t>Date: 29.01.2025</w:t>
      </w:r>
    </w:p>
    <w:p w14:paraId="3384E7DF" w14:textId="77777777" w:rsidR="00BC626F" w:rsidRDefault="00BC626F" w:rsidP="00BC626F"/>
    <w:p w14:paraId="0CC0157B" w14:textId="77777777" w:rsidR="00BC626F" w:rsidRPr="007D1E19" w:rsidRDefault="00BC626F" w:rsidP="00BC626F"/>
    <w:p w14:paraId="4004BD64" w14:textId="77777777" w:rsidR="00BC626F" w:rsidRPr="0056072E" w:rsidRDefault="00BC626F" w:rsidP="00BC626F">
      <w:pPr>
        <w:rPr>
          <w:szCs w:val="22"/>
        </w:rPr>
      </w:pPr>
      <w:r w:rsidRPr="0056072E">
        <w:rPr>
          <w:szCs w:val="22"/>
        </w:rPr>
        <w:t xml:space="preserve">In industrial automation, AI components are increasingly important and used to automate for example the management of processes, machine control, or logistics as well as the predictive maintenance of deployed hardware. Often these AI components are brought into the manufacturing environment as part of apps that are executable in an edge computing infrastructure. These apps can be downloaded from marketplaces of edge ecosystems. An app can thereby be provided to the marketplace by third-party vendors. The AI component of the app may have been even developed by another subcontracted party that is supporting the third-party vendor. </w:t>
      </w:r>
    </w:p>
    <w:p w14:paraId="10E27787" w14:textId="77777777" w:rsidR="00BC626F" w:rsidRPr="0056072E" w:rsidRDefault="00BC626F" w:rsidP="00BC626F">
      <w:pPr>
        <w:rPr>
          <w:szCs w:val="22"/>
        </w:rPr>
      </w:pPr>
      <w:r w:rsidRPr="0056072E">
        <w:rPr>
          <w:szCs w:val="22"/>
        </w:rPr>
        <w:t>Hence, for the end-customer, the operator of the manufacturing plant, it is crucial that security mechanisms are in place to be able to trust the app and its contained AI component. Especially, when apps are part of essential workflow chains (consisting of multiple apps), it is of utmost importance to ensure their security and expected behaviour.</w:t>
      </w:r>
    </w:p>
    <w:p w14:paraId="5B10337C" w14:textId="77777777" w:rsidR="00BC626F" w:rsidRDefault="00BC626F" w:rsidP="00BC626F">
      <w:pPr>
        <w:pStyle w:val="Heading2"/>
        <w:rPr>
          <w:rFonts w:eastAsia="Arial"/>
        </w:rPr>
      </w:pPr>
      <w:r w:rsidRPr="0056072E">
        <w:rPr>
          <w:rFonts w:eastAsia="Arial"/>
        </w:rPr>
        <w:t>Description of the existing infrastructure and use cases</w:t>
      </w:r>
    </w:p>
    <w:p w14:paraId="1793F3CA" w14:textId="77777777" w:rsidR="00BC626F" w:rsidRDefault="00BC626F" w:rsidP="00BC626F">
      <w:pPr>
        <w:rPr>
          <w:szCs w:val="22"/>
        </w:rPr>
      </w:pPr>
      <w:r>
        <w:rPr>
          <w:szCs w:val="22"/>
        </w:rPr>
        <w:t>In this project, we focus on connected AI components that can be used to manage the logistics of the manufacturing environment as well as the management of the network and edge infrastructure itself.</w:t>
      </w:r>
    </w:p>
    <w:p w14:paraId="21FC5AC3" w14:textId="77777777" w:rsidR="00BC626F" w:rsidRDefault="00BC626F" w:rsidP="00BC626F">
      <w:pPr>
        <w:rPr>
          <w:szCs w:val="22"/>
        </w:rPr>
      </w:pPr>
    </w:p>
    <w:p w14:paraId="69329E2A" w14:textId="77777777" w:rsidR="00BC626F" w:rsidRDefault="00BC626F" w:rsidP="00BC626F">
      <w:pPr>
        <w:keepNext/>
      </w:pPr>
      <w:r w:rsidRPr="004661D8">
        <w:rPr>
          <w:noProof/>
        </w:rPr>
        <w:drawing>
          <wp:inline distT="0" distB="0" distL="0" distR="0" wp14:anchorId="1EA6C5FC" wp14:editId="7F06059F">
            <wp:extent cx="5760720" cy="2493425"/>
            <wp:effectExtent l="0" t="0" r="0" b="2540"/>
            <wp:docPr id="281087489"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87489" name="Picture 1" descr="A diagram of a computer system&#10;&#10;Description automatically generated"/>
                    <pic:cNvPicPr/>
                  </pic:nvPicPr>
                  <pic:blipFill rotWithShape="1">
                    <a:blip r:embed="rId9"/>
                    <a:srcRect t="18736"/>
                    <a:stretch/>
                  </pic:blipFill>
                  <pic:spPr bwMode="auto">
                    <a:xfrm>
                      <a:off x="0" y="0"/>
                      <a:ext cx="5760720" cy="2493425"/>
                    </a:xfrm>
                    <a:prstGeom prst="rect">
                      <a:avLst/>
                    </a:prstGeom>
                    <a:ln>
                      <a:noFill/>
                    </a:ln>
                    <a:extLst>
                      <a:ext uri="{53640926-AAD7-44D8-BBD7-CCE9431645EC}">
                        <a14:shadowObscured xmlns:a14="http://schemas.microsoft.com/office/drawing/2010/main"/>
                      </a:ext>
                    </a:extLst>
                  </pic:spPr>
                </pic:pic>
              </a:graphicData>
            </a:graphic>
          </wp:inline>
        </w:drawing>
      </w:r>
    </w:p>
    <w:p w14:paraId="55EA9B5B" w14:textId="77777777" w:rsidR="00BC626F" w:rsidRDefault="00BC626F" w:rsidP="00BC626F">
      <w:pPr>
        <w:pStyle w:val="Caption"/>
        <w:rPr>
          <w:sz w:val="22"/>
          <w:szCs w:val="22"/>
        </w:rPr>
      </w:pPr>
      <w:r>
        <w:t xml:space="preserve">Figure </w:t>
      </w:r>
      <w:r>
        <w:fldChar w:fldCharType="begin"/>
      </w:r>
      <w:r>
        <w:instrText xml:space="preserve"> SEQ Figure \* ARABIC </w:instrText>
      </w:r>
      <w:r>
        <w:fldChar w:fldCharType="separate"/>
      </w:r>
      <w:r w:rsidR="007179FD">
        <w:rPr>
          <w:noProof/>
        </w:rPr>
        <w:t>1</w:t>
      </w:r>
      <w:r>
        <w:fldChar w:fldCharType="end"/>
      </w:r>
      <w:r>
        <w:t>: Technological Challenge</w:t>
      </w:r>
    </w:p>
    <w:p w14:paraId="2456D3B1" w14:textId="77777777" w:rsidR="00BC626F" w:rsidRDefault="00BC626F" w:rsidP="00BC626F">
      <w:pPr>
        <w:rPr>
          <w:szCs w:val="22"/>
        </w:rPr>
      </w:pPr>
      <w:r>
        <w:rPr>
          <w:szCs w:val="22"/>
        </w:rPr>
        <w:t>As illustrated in the figure above, we assume an AI model comes in (e.g., as part of an edge app) from a third-party vendor or other facility. This is either a pretrained AI that still requires a transfer learning step to be adjusted for the new environment, or it can be used as it is.</w:t>
      </w:r>
    </w:p>
    <w:p w14:paraId="3203FAC7" w14:textId="77777777" w:rsidR="00BC626F" w:rsidRDefault="00BC626F" w:rsidP="00BC626F">
      <w:pPr>
        <w:rPr>
          <w:szCs w:val="22"/>
        </w:rPr>
      </w:pPr>
      <w:r>
        <w:rPr>
          <w:szCs w:val="22"/>
        </w:rPr>
        <w:t>Below, two use cases are described. In both cases, it is crucial to be able to trust the AI component. Adversarial attacks that could harm the localization accuracy or the efficiency of the edge resource management, could have substantial negative effects on the productivity of the manufacturing plant.</w:t>
      </w:r>
    </w:p>
    <w:p w14:paraId="5DB87716" w14:textId="77777777" w:rsidR="00BC626F" w:rsidRDefault="00BC626F" w:rsidP="00BC626F">
      <w:pPr>
        <w:pStyle w:val="Heading3"/>
      </w:pPr>
      <w:r w:rsidRPr="0014798E">
        <w:t>Use Case 1 - AI-based localization in industrial environment</w:t>
      </w:r>
    </w:p>
    <w:p w14:paraId="08BD7C2F" w14:textId="77777777" w:rsidR="00BC626F" w:rsidRPr="00F46163" w:rsidRDefault="00BC626F" w:rsidP="00BC626F">
      <w:pPr>
        <w:pStyle w:val="Heading4"/>
      </w:pPr>
      <w:r w:rsidRPr="00F46163">
        <w:t>Description:</w:t>
      </w:r>
    </w:p>
    <w:p w14:paraId="6851CDD8" w14:textId="77777777" w:rsidR="00BC626F" w:rsidRDefault="00BC626F" w:rsidP="00BC626F">
      <w:pPr>
        <w:rPr>
          <w:szCs w:val="22"/>
        </w:rPr>
      </w:pPr>
      <w:bookmarkStart w:id="1" w:name="_Hlk187400400"/>
      <w:r>
        <w:rPr>
          <w:szCs w:val="22"/>
        </w:rPr>
        <w:t xml:space="preserve">In this use case, we consider an industrial plant that is </w:t>
      </w:r>
      <w:bookmarkEnd w:id="1"/>
      <w:r>
        <w:rPr>
          <w:szCs w:val="22"/>
        </w:rPr>
        <w:t xml:space="preserve">equipped with a real-time indoor localization system (RTLS) that is based on some radio technology (e.g., 5G or Ultrawide Band, UWB). This RTLS needs to provide a localization accuracy between 30 cm and 500 cm depending on the usage scenario. These scenarios range from intralogistics to tool assignment in the process automation (see tables below). </w:t>
      </w:r>
    </w:p>
    <w:p w14:paraId="2552CF35" w14:textId="77777777" w:rsidR="00BC626F" w:rsidRDefault="00BC626F" w:rsidP="00BC626F">
      <w:pPr>
        <w:rPr>
          <w:szCs w:val="22"/>
        </w:rPr>
      </w:pPr>
      <w:r>
        <w:rPr>
          <w:noProof/>
          <w:szCs w:val="22"/>
        </w:rPr>
        <w:drawing>
          <wp:inline distT="0" distB="0" distL="0" distR="0" wp14:anchorId="2512A3FE" wp14:editId="28DC9434">
            <wp:extent cx="4291102" cy="2012882"/>
            <wp:effectExtent l="0" t="0" r="0" b="6985"/>
            <wp:docPr id="1817744435" name="Picture 1" descr="A white and black char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44435" name="Picture 1" descr="A white and black chart with black 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0039" cy="2026456"/>
                    </a:xfrm>
                    <a:prstGeom prst="rect">
                      <a:avLst/>
                    </a:prstGeom>
                    <a:noFill/>
                  </pic:spPr>
                </pic:pic>
              </a:graphicData>
            </a:graphic>
          </wp:inline>
        </w:drawing>
      </w:r>
    </w:p>
    <w:p w14:paraId="74E3E1C4" w14:textId="77777777" w:rsidR="00BC626F" w:rsidRDefault="00BC626F" w:rsidP="00BC626F">
      <w:pPr>
        <w:rPr>
          <w:szCs w:val="22"/>
        </w:rPr>
      </w:pPr>
    </w:p>
    <w:p w14:paraId="65592146" w14:textId="77777777" w:rsidR="00BC626F" w:rsidRDefault="00BC626F" w:rsidP="00BC626F">
      <w:pPr>
        <w:rPr>
          <w:szCs w:val="22"/>
        </w:rPr>
      </w:pPr>
      <w:r w:rsidRPr="0023744B">
        <w:rPr>
          <w:noProof/>
          <w:szCs w:val="22"/>
        </w:rPr>
        <w:drawing>
          <wp:inline distT="0" distB="0" distL="0" distR="0" wp14:anchorId="02FDCCF9" wp14:editId="5DAD2D91">
            <wp:extent cx="4293585" cy="1664521"/>
            <wp:effectExtent l="0" t="0" r="0" b="0"/>
            <wp:docPr id="10" name="Picture 9" descr="A table with text on it&#10;&#10;Description automatically generated with medium confidence">
              <a:extLst xmlns:a="http://schemas.openxmlformats.org/drawingml/2006/main">
                <a:ext uri="{FF2B5EF4-FFF2-40B4-BE49-F238E27FC236}">
                  <a16:creationId xmlns:a16="http://schemas.microsoft.com/office/drawing/2014/main" id="{E061106A-BB0D-1E6F-32BD-63E9A95AA8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table with text on it&#10;&#10;Description automatically generated with medium confidence">
                      <a:extLst>
                        <a:ext uri="{FF2B5EF4-FFF2-40B4-BE49-F238E27FC236}">
                          <a16:creationId xmlns:a16="http://schemas.microsoft.com/office/drawing/2014/main" id="{E061106A-BB0D-1E6F-32BD-63E9A95AA86D}"/>
                        </a:ext>
                      </a:extLst>
                    </pic:cNvPr>
                    <pic:cNvPicPr>
                      <a:picLocks noChangeAspect="1"/>
                    </pic:cNvPicPr>
                  </pic:nvPicPr>
                  <pic:blipFill>
                    <a:blip r:embed="rId11"/>
                    <a:stretch>
                      <a:fillRect/>
                    </a:stretch>
                  </pic:blipFill>
                  <pic:spPr>
                    <a:xfrm>
                      <a:off x="0" y="0"/>
                      <a:ext cx="4301876" cy="1667735"/>
                    </a:xfrm>
                    <a:prstGeom prst="rect">
                      <a:avLst/>
                    </a:prstGeom>
                  </pic:spPr>
                </pic:pic>
              </a:graphicData>
            </a:graphic>
          </wp:inline>
        </w:drawing>
      </w:r>
    </w:p>
    <w:p w14:paraId="275E6B0C" w14:textId="77777777" w:rsidR="00BC626F" w:rsidRDefault="00BC626F" w:rsidP="00BC626F">
      <w:pPr>
        <w:rPr>
          <w:szCs w:val="22"/>
        </w:rPr>
      </w:pPr>
    </w:p>
    <w:p w14:paraId="6C3D856C" w14:textId="77777777" w:rsidR="00BC626F" w:rsidRDefault="00BC626F" w:rsidP="00BC626F">
      <w:pPr>
        <w:rPr>
          <w:szCs w:val="22"/>
        </w:rPr>
      </w:pPr>
      <w:r>
        <w:rPr>
          <w:szCs w:val="22"/>
        </w:rPr>
        <w:t xml:space="preserve">The RTLS uses so-called </w:t>
      </w:r>
      <w:r w:rsidRPr="008E01D6">
        <w:rPr>
          <w:b/>
          <w:bCs/>
          <w:szCs w:val="22"/>
        </w:rPr>
        <w:t>gateways</w:t>
      </w:r>
      <w:r>
        <w:rPr>
          <w:szCs w:val="22"/>
        </w:rPr>
        <w:t xml:space="preserve"> (in case of 5G these are “radio units” and in case of UWB these are “anchors”), which are deployed in the industrial plant environment at an elevated position and are mapped out at reference locations. These gateways are networked and transmit received signals to a backend service, the localization engine. Then, </w:t>
      </w:r>
      <w:r w:rsidRPr="008E01D6">
        <w:rPr>
          <w:b/>
          <w:bCs/>
          <w:szCs w:val="22"/>
        </w:rPr>
        <w:t>trackers</w:t>
      </w:r>
      <w:r>
        <w:rPr>
          <w:szCs w:val="22"/>
        </w:rPr>
        <w:t xml:space="preserve"> (UWB uses “tags”, and 5G utilizes User Equipment “UE”) are attached to assets of interest. These trackers send out the radio signals that are received by the gateways. As the gateways are time-synched, and the received signals are time-stamped, the localization engine </w:t>
      </w:r>
      <w:proofErr w:type="gramStart"/>
      <w:r>
        <w:rPr>
          <w:szCs w:val="22"/>
        </w:rPr>
        <w:t>is able to</w:t>
      </w:r>
      <w:proofErr w:type="gramEnd"/>
      <w:r>
        <w:rPr>
          <w:szCs w:val="22"/>
        </w:rPr>
        <w:t xml:space="preserve"> calculate the position of a tracker using methods such as time difference of arrival (</w:t>
      </w:r>
      <w:proofErr w:type="spellStart"/>
      <w:r>
        <w:rPr>
          <w:szCs w:val="22"/>
        </w:rPr>
        <w:t>TDoA</w:t>
      </w:r>
      <w:proofErr w:type="spellEnd"/>
      <w:r>
        <w:rPr>
          <w:szCs w:val="22"/>
        </w:rPr>
        <w:t xml:space="preserve">). Another method of calculating a position is called fingerprinting. Hereby, a previously collected dataset of reference locations and </w:t>
      </w:r>
      <w:proofErr w:type="gramStart"/>
      <w:r>
        <w:rPr>
          <w:szCs w:val="22"/>
        </w:rPr>
        <w:t>according</w:t>
      </w:r>
      <w:proofErr w:type="gramEnd"/>
      <w:r>
        <w:rPr>
          <w:szCs w:val="22"/>
        </w:rPr>
        <w:t xml:space="preserve"> radio signals is being used to train a neural network in a supervised learning matter.</w:t>
      </w:r>
    </w:p>
    <w:p w14:paraId="0F3466D1" w14:textId="77777777" w:rsidR="00BC626F" w:rsidRDefault="00BC626F" w:rsidP="00BC626F">
      <w:pPr>
        <w:rPr>
          <w:szCs w:val="22"/>
        </w:rPr>
      </w:pPr>
      <w:proofErr w:type="gramStart"/>
      <w:r>
        <w:rPr>
          <w:szCs w:val="22"/>
        </w:rPr>
        <w:t>In order to</w:t>
      </w:r>
      <w:proofErr w:type="gramEnd"/>
      <w:r>
        <w:rPr>
          <w:szCs w:val="22"/>
        </w:rPr>
        <w:t xml:space="preserve"> improve the positioning accuracy, AI models can be used to mitigate errors that occur due to signal attenuation or reflections in the environment. As input to the AI models, the Channel Impulse Response (CIR) is often used, as it implicitly contains information about the characteristics of the environment. </w:t>
      </w:r>
    </w:p>
    <w:p w14:paraId="685906A9" w14:textId="77777777" w:rsidR="00BC626F" w:rsidRDefault="00BC626F" w:rsidP="00BC626F">
      <w:pPr>
        <w:keepNext/>
      </w:pPr>
      <w:r w:rsidRPr="000F5B1A">
        <w:rPr>
          <w:noProof/>
          <w14:ligatures w14:val="standardContextual"/>
        </w:rPr>
        <w:t xml:space="preserve"> </w:t>
      </w:r>
      <w:r w:rsidRPr="000F5B1A">
        <w:rPr>
          <w:noProof/>
        </w:rPr>
        <w:drawing>
          <wp:inline distT="0" distB="0" distL="0" distR="0" wp14:anchorId="57BA0DF6" wp14:editId="17B671A2">
            <wp:extent cx="5760720" cy="2507615"/>
            <wp:effectExtent l="0" t="0" r="0" b="6985"/>
            <wp:docPr id="522582453" name="Picture 1" descr="A diagram of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82453" name="Picture 1" descr="A diagram of a factory&#10;&#10;Description automatically generated"/>
                    <pic:cNvPicPr/>
                  </pic:nvPicPr>
                  <pic:blipFill>
                    <a:blip r:embed="rId12"/>
                    <a:stretch>
                      <a:fillRect/>
                    </a:stretch>
                  </pic:blipFill>
                  <pic:spPr>
                    <a:xfrm>
                      <a:off x="0" y="0"/>
                      <a:ext cx="5760720" cy="2507615"/>
                    </a:xfrm>
                    <a:prstGeom prst="rect">
                      <a:avLst/>
                    </a:prstGeom>
                  </pic:spPr>
                </pic:pic>
              </a:graphicData>
            </a:graphic>
          </wp:inline>
        </w:drawing>
      </w:r>
    </w:p>
    <w:p w14:paraId="3A617E13" w14:textId="77777777" w:rsidR="00BC626F" w:rsidRDefault="00BC626F" w:rsidP="00BC626F">
      <w:pPr>
        <w:pStyle w:val="Caption"/>
      </w:pPr>
      <w:r>
        <w:t xml:space="preserve">Figure </w:t>
      </w:r>
      <w:r>
        <w:fldChar w:fldCharType="begin"/>
      </w:r>
      <w:r>
        <w:instrText xml:space="preserve"> SEQ Figure \* ARABIC </w:instrText>
      </w:r>
      <w:r>
        <w:fldChar w:fldCharType="separate"/>
      </w:r>
      <w:r w:rsidR="007179FD">
        <w:rPr>
          <w:noProof/>
        </w:rPr>
        <w:t>2</w:t>
      </w:r>
      <w:r>
        <w:fldChar w:fldCharType="end"/>
      </w:r>
      <w:r>
        <w:t>: Use Case 1 - AI-based localization in industrial environment</w:t>
      </w:r>
    </w:p>
    <w:p w14:paraId="492E8255" w14:textId="77777777" w:rsidR="00BC626F" w:rsidRDefault="00BC626F" w:rsidP="00BC626F">
      <w:r>
        <w:t xml:space="preserve">The </w:t>
      </w:r>
      <w:r>
        <w:fldChar w:fldCharType="begin"/>
      </w:r>
      <w:r>
        <w:instrText xml:space="preserve"> REF _Ref187417395 \h </w:instrText>
      </w:r>
      <w:r>
        <w:fldChar w:fldCharType="separate"/>
      </w:r>
      <w:r>
        <w:t xml:space="preserve">Figure </w:t>
      </w:r>
      <w:r>
        <w:rPr>
          <w:noProof/>
        </w:rPr>
        <w:t>3</w:t>
      </w:r>
      <w:r>
        <w:fldChar w:fldCharType="end"/>
      </w:r>
      <w:r>
        <w:t xml:space="preserve"> shows as an example the track of an UWB tag with positions (violet dots) derived from the UWB localization engine with integrated AI-based error mitigation and in parallel the associated reference positions (blue dots), derived through a highly accurate visual localization system. The length of the line between these two points illustrates the error in the position.</w:t>
      </w:r>
    </w:p>
    <w:p w14:paraId="184AD225" w14:textId="77777777" w:rsidR="00BC626F" w:rsidRPr="00377C07" w:rsidRDefault="00BC626F" w:rsidP="00BC626F"/>
    <w:p w14:paraId="096C9210" w14:textId="77777777" w:rsidR="00BC626F" w:rsidRDefault="00BC626F" w:rsidP="00BC626F">
      <w:pPr>
        <w:keepNext/>
      </w:pPr>
      <w:r w:rsidRPr="00AC3394">
        <w:rPr>
          <w:noProof/>
          <w:szCs w:val="22"/>
        </w:rPr>
        <w:drawing>
          <wp:inline distT="0" distB="0" distL="0" distR="0" wp14:anchorId="4D321078" wp14:editId="14AEA36A">
            <wp:extent cx="2920152" cy="4091440"/>
            <wp:effectExtent l="0" t="0" r="0" b="4445"/>
            <wp:docPr id="16" name="Picture 15" descr="A blueprint of a building&#10;&#10;Description automatically generated">
              <a:extLst xmlns:a="http://schemas.openxmlformats.org/drawingml/2006/main">
                <a:ext uri="{FF2B5EF4-FFF2-40B4-BE49-F238E27FC236}">
                  <a16:creationId xmlns:a16="http://schemas.microsoft.com/office/drawing/2014/main" id="{6D7F55CC-69F0-C08B-2D68-F577594713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blueprint of a building&#10;&#10;Description automatically generated">
                      <a:extLst>
                        <a:ext uri="{FF2B5EF4-FFF2-40B4-BE49-F238E27FC236}">
                          <a16:creationId xmlns:a16="http://schemas.microsoft.com/office/drawing/2014/main" id="{6D7F55CC-69F0-C08B-2D68-F5775947134E}"/>
                        </a:ext>
                      </a:extLst>
                    </pic:cNvPr>
                    <pic:cNvPicPr>
                      <a:picLocks noChangeAspect="1"/>
                    </pic:cNvPicPr>
                  </pic:nvPicPr>
                  <pic:blipFill>
                    <a:blip r:embed="rId13"/>
                    <a:stretch>
                      <a:fillRect/>
                    </a:stretch>
                  </pic:blipFill>
                  <pic:spPr>
                    <a:xfrm>
                      <a:off x="0" y="0"/>
                      <a:ext cx="2933237" cy="4109773"/>
                    </a:xfrm>
                    <a:prstGeom prst="rect">
                      <a:avLst/>
                    </a:prstGeom>
                  </pic:spPr>
                </pic:pic>
              </a:graphicData>
            </a:graphic>
          </wp:inline>
        </w:drawing>
      </w:r>
    </w:p>
    <w:p w14:paraId="252C2144" w14:textId="77777777" w:rsidR="00BC626F" w:rsidRDefault="00BC626F" w:rsidP="00BC626F">
      <w:pPr>
        <w:pStyle w:val="Caption"/>
        <w:rPr>
          <w:noProof/>
        </w:rPr>
      </w:pPr>
      <w:bookmarkStart w:id="2" w:name="_Ref187417395"/>
      <w:bookmarkStart w:id="3" w:name="_Ref187417392"/>
      <w:r>
        <w:t xml:space="preserve">Figure </w:t>
      </w:r>
      <w:r>
        <w:fldChar w:fldCharType="begin"/>
      </w:r>
      <w:r>
        <w:instrText xml:space="preserve"> SEQ Figure \* ARABIC </w:instrText>
      </w:r>
      <w:r>
        <w:fldChar w:fldCharType="separate"/>
      </w:r>
      <w:r w:rsidR="007179FD">
        <w:rPr>
          <w:noProof/>
        </w:rPr>
        <w:t>3</w:t>
      </w:r>
      <w:r>
        <w:fldChar w:fldCharType="end"/>
      </w:r>
      <w:bookmarkEnd w:id="2"/>
      <w:r>
        <w:t xml:space="preserve">: Track of an UWB tag in an office </w:t>
      </w:r>
      <w:r>
        <w:rPr>
          <w:noProof/>
        </w:rPr>
        <w:t>environment</w:t>
      </w:r>
      <w:r>
        <w:t xml:space="preserve"> determined with </w:t>
      </w:r>
      <w:proofErr w:type="spellStart"/>
      <w:r>
        <w:t>TDoA</w:t>
      </w:r>
      <w:proofErr w:type="spellEnd"/>
      <w:r>
        <w:t xml:space="preserve"> plus AI-based error mitigation (violet dots) in comparison to the reference points (blue dots)</w:t>
      </w:r>
      <w:r>
        <w:rPr>
          <w:noProof/>
        </w:rPr>
        <w:t>.</w:t>
      </w:r>
      <w:bookmarkEnd w:id="3"/>
    </w:p>
    <w:p w14:paraId="2905030C" w14:textId="77777777" w:rsidR="00BC626F" w:rsidRPr="00CF6A09" w:rsidRDefault="00BC626F" w:rsidP="00BC626F">
      <w:r>
        <w:t xml:space="preserve">The </w:t>
      </w:r>
      <w:r>
        <w:fldChar w:fldCharType="begin"/>
      </w:r>
      <w:r>
        <w:instrText xml:space="preserve"> REF _Ref188520497 \h </w:instrText>
      </w:r>
      <w:r>
        <w:fldChar w:fldCharType="separate"/>
      </w:r>
      <w:r>
        <w:t xml:space="preserve">Figure </w:t>
      </w:r>
      <w:r>
        <w:rPr>
          <w:noProof/>
        </w:rPr>
        <w:t>4</w:t>
      </w:r>
      <w:r>
        <w:fldChar w:fldCharType="end"/>
      </w:r>
      <w:r>
        <w:t xml:space="preserve"> shows the positions (red dots) determined with AI-based fingerprinting using 5G signals and the according reference positions (blue dots).</w:t>
      </w:r>
    </w:p>
    <w:p w14:paraId="4052B8EE" w14:textId="77777777" w:rsidR="00BC626F" w:rsidRDefault="00BC626F" w:rsidP="00BC626F">
      <w:pPr>
        <w:keepNext/>
      </w:pPr>
      <w:r w:rsidRPr="000D2ACC">
        <w:rPr>
          <w:noProof/>
          <w:szCs w:val="22"/>
        </w:rPr>
        <w:drawing>
          <wp:inline distT="0" distB="0" distL="0" distR="0" wp14:anchorId="0ABFC87E" wp14:editId="7A7B38FA">
            <wp:extent cx="3265730" cy="3157016"/>
            <wp:effectExtent l="0" t="0" r="0" b="5715"/>
            <wp:docPr id="1024379423"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79423" name="Picture 1" descr="A screen shot of a graph&#10;&#10;Description automatically generated"/>
                    <pic:cNvPicPr/>
                  </pic:nvPicPr>
                  <pic:blipFill>
                    <a:blip r:embed="rId14"/>
                    <a:stretch>
                      <a:fillRect/>
                    </a:stretch>
                  </pic:blipFill>
                  <pic:spPr>
                    <a:xfrm>
                      <a:off x="0" y="0"/>
                      <a:ext cx="3287706" cy="3178260"/>
                    </a:xfrm>
                    <a:prstGeom prst="rect">
                      <a:avLst/>
                    </a:prstGeom>
                  </pic:spPr>
                </pic:pic>
              </a:graphicData>
            </a:graphic>
          </wp:inline>
        </w:drawing>
      </w:r>
    </w:p>
    <w:p w14:paraId="408D4692" w14:textId="77777777" w:rsidR="00BC626F" w:rsidRDefault="00BC626F" w:rsidP="00BC626F">
      <w:pPr>
        <w:pStyle w:val="Caption"/>
        <w:rPr>
          <w:szCs w:val="22"/>
        </w:rPr>
      </w:pPr>
      <w:bookmarkStart w:id="4" w:name="_Ref188520497"/>
      <w:r>
        <w:t xml:space="preserve">Figure </w:t>
      </w:r>
      <w:r>
        <w:fldChar w:fldCharType="begin"/>
      </w:r>
      <w:r>
        <w:instrText xml:space="preserve"> SEQ Figure \* ARABIC </w:instrText>
      </w:r>
      <w:r>
        <w:fldChar w:fldCharType="separate"/>
      </w:r>
      <w:r w:rsidR="007179FD">
        <w:rPr>
          <w:noProof/>
        </w:rPr>
        <w:t>4</w:t>
      </w:r>
      <w:r>
        <w:fldChar w:fldCharType="end"/>
      </w:r>
      <w:bookmarkEnd w:id="4"/>
      <w:r>
        <w:t>: Using 5G signals and fingerprinting-based localization in an industrial environment, this figure shows determined positions</w:t>
      </w:r>
      <w:r>
        <w:rPr>
          <w:noProof/>
        </w:rPr>
        <w:t xml:space="preserve"> (red) and the associated reference positions (blue) as ground truth / labels. The accuracy is 0.713 m.</w:t>
      </w:r>
    </w:p>
    <w:p w14:paraId="06D92D27" w14:textId="77777777" w:rsidR="00BC626F" w:rsidRPr="00F46163" w:rsidRDefault="00BC626F" w:rsidP="00BC626F">
      <w:pPr>
        <w:pStyle w:val="Heading4"/>
      </w:pPr>
      <w:r w:rsidRPr="00F46163">
        <w:t xml:space="preserve">Business </w:t>
      </w:r>
      <w:r>
        <w:t>Goals</w:t>
      </w:r>
      <w:r w:rsidRPr="00F46163">
        <w:t>:</w:t>
      </w:r>
    </w:p>
    <w:p w14:paraId="54A5EA0A" w14:textId="77777777" w:rsidR="00BC626F" w:rsidRDefault="00BC626F" w:rsidP="00BC626F">
      <w:r w:rsidRPr="004354D5">
        <w:t xml:space="preserve">Support the </w:t>
      </w:r>
      <w:r>
        <w:t xml:space="preserve">Siemens </w:t>
      </w:r>
      <w:r w:rsidRPr="004354D5">
        <w:t>product lines “</w:t>
      </w:r>
      <w:r>
        <w:t>SIMATIC RTLS</w:t>
      </w:r>
      <w:r w:rsidRPr="004354D5">
        <w:t>” in becoming more reliable</w:t>
      </w:r>
      <w:r>
        <w:t xml:space="preserve"> and secure by p</w:t>
      </w:r>
      <w:r w:rsidRPr="004354D5">
        <w:t>rovid</w:t>
      </w:r>
      <w:r>
        <w:t>ing</w:t>
      </w:r>
      <w:r w:rsidRPr="004354D5">
        <w:t xml:space="preserve"> </w:t>
      </w:r>
      <w:r>
        <w:t xml:space="preserve">methods </w:t>
      </w:r>
      <w:r w:rsidRPr="004354D5">
        <w:t xml:space="preserve">for highly </w:t>
      </w:r>
      <w:r>
        <w:t xml:space="preserve">secure AI usage within the localization process. Hence, this use case aims to incorporate the advanced security measures </w:t>
      </w:r>
    </w:p>
    <w:p w14:paraId="7C10564C" w14:textId="77777777" w:rsidR="00BC626F" w:rsidRDefault="00BC626F" w:rsidP="00BC626F">
      <w:pPr>
        <w:rPr>
          <w:szCs w:val="22"/>
        </w:rPr>
      </w:pPr>
    </w:p>
    <w:p w14:paraId="19CBAB8E" w14:textId="77777777" w:rsidR="00BC626F" w:rsidRDefault="00BC626F" w:rsidP="00BC626F">
      <w:pPr>
        <w:pStyle w:val="Heading4"/>
      </w:pPr>
      <w:r>
        <w:t>Components:</w:t>
      </w:r>
    </w:p>
    <w:p w14:paraId="3581297F" w14:textId="77777777" w:rsidR="00BC626F" w:rsidRPr="001C0DF9" w:rsidRDefault="00BC626F" w:rsidP="00BC626F">
      <w:pPr>
        <w:rPr>
          <w:szCs w:val="22"/>
        </w:rPr>
      </w:pPr>
      <w:r w:rsidRPr="00F46176">
        <w:rPr>
          <w:szCs w:val="22"/>
        </w:rPr>
        <w:t>To implement the use case, the following components are involved:</w:t>
      </w:r>
    </w:p>
    <w:p w14:paraId="3721CED8" w14:textId="77777777" w:rsidR="00BC626F" w:rsidRPr="0093139C" w:rsidRDefault="00BC626F" w:rsidP="00BC626F">
      <w:pPr>
        <w:pStyle w:val="ListParagraph"/>
        <w:numPr>
          <w:ilvl w:val="0"/>
          <w:numId w:val="8"/>
        </w:numPr>
        <w:rPr>
          <w:szCs w:val="22"/>
        </w:rPr>
      </w:pPr>
      <w:r w:rsidRPr="0093139C">
        <w:rPr>
          <w:szCs w:val="22"/>
        </w:rPr>
        <w:t>Localization AI: This AI model supports the logistics of the manufacturing environment, and it can for example be utilized to improve the localization accuracy of tracked assets.</w:t>
      </w:r>
    </w:p>
    <w:p w14:paraId="270908EA" w14:textId="77777777" w:rsidR="00BC626F" w:rsidRPr="0093139C" w:rsidRDefault="00BC626F" w:rsidP="00BC626F">
      <w:pPr>
        <w:pStyle w:val="ListParagraph"/>
        <w:numPr>
          <w:ilvl w:val="0"/>
          <w:numId w:val="8"/>
        </w:numPr>
        <w:rPr>
          <w:szCs w:val="22"/>
        </w:rPr>
      </w:pPr>
      <w:r w:rsidRPr="0093139C">
        <w:rPr>
          <w:szCs w:val="22"/>
        </w:rPr>
        <w:t>Localization beacon devices: These devices enable wireless localization of tracked assets.</w:t>
      </w:r>
    </w:p>
    <w:p w14:paraId="20A7C7AF" w14:textId="77777777" w:rsidR="00BC626F" w:rsidRPr="0093139C" w:rsidRDefault="00BC626F" w:rsidP="00BC626F">
      <w:pPr>
        <w:pStyle w:val="ListParagraph"/>
        <w:numPr>
          <w:ilvl w:val="0"/>
          <w:numId w:val="8"/>
        </w:numPr>
        <w:rPr>
          <w:szCs w:val="22"/>
        </w:rPr>
      </w:pPr>
      <w:r w:rsidRPr="0093139C">
        <w:rPr>
          <w:szCs w:val="22"/>
        </w:rPr>
        <w:t>Localization tag devices: These devices are being localized by the beacons and carried by the tracked assets.</w:t>
      </w:r>
    </w:p>
    <w:p w14:paraId="5FA453C6" w14:textId="77777777" w:rsidR="00BC626F" w:rsidRDefault="00BC626F" w:rsidP="00BC626F">
      <w:pPr>
        <w:rPr>
          <w:szCs w:val="22"/>
        </w:rPr>
      </w:pPr>
    </w:p>
    <w:p w14:paraId="3E2EAC8B" w14:textId="77777777" w:rsidR="00BC626F" w:rsidRDefault="00BC626F" w:rsidP="00BC626F">
      <w:pPr>
        <w:pStyle w:val="Heading4"/>
      </w:pPr>
      <w:r>
        <w:t>Available Data:</w:t>
      </w:r>
    </w:p>
    <w:p w14:paraId="1F9E33A1" w14:textId="77777777" w:rsidR="00BC626F" w:rsidRPr="008A6807" w:rsidRDefault="00BC626F" w:rsidP="00BC626F">
      <w:r>
        <w:t>Datasets for training AI models to support this use case will be already publicly available or made available. Candidate datasets are:</w:t>
      </w:r>
    </w:p>
    <w:p w14:paraId="39488678" w14:textId="276E2263" w:rsidR="00736A84" w:rsidRPr="008E01D6" w:rsidRDefault="00736A84" w:rsidP="005550D0">
      <w:pPr>
        <w:pStyle w:val="ListParagraph"/>
        <w:numPr>
          <w:ilvl w:val="0"/>
          <w:numId w:val="36"/>
        </w:numPr>
        <w:rPr>
          <w:moveTo w:id="5" w:author="Broering, Arne (FT RPD CED INW-DE)" w:date="2025-03-25T11:28:00Z" w16du:dateUtc="2025-03-25T10:28:00Z"/>
        </w:rPr>
        <w:pPrChange w:id="6" w:author="Broering, Arne (FT RPD CED INW-DE)" w:date="2025-03-25T11:28:00Z" w16du:dateUtc="2025-03-25T10:28:00Z">
          <w:pPr>
            <w:pStyle w:val="ListParagraph"/>
            <w:numPr>
              <w:numId w:val="15"/>
            </w:numPr>
            <w:ind w:hanging="360"/>
          </w:pPr>
        </w:pPrChange>
      </w:pPr>
      <w:moveToRangeStart w:id="7" w:author="Broering, Arne (FT RPD CED INW-DE)" w:date="2025-03-25T11:28:00Z" w:name="move193794496"/>
      <w:moveTo w:id="8" w:author="Broering, Arne (FT RPD CED INW-DE)" w:date="2025-03-25T11:28:00Z" w16du:dateUtc="2025-03-25T10:28:00Z">
        <w:r w:rsidRPr="008E01D6">
          <w:t xml:space="preserve">IPIN 2023 – Track 7: 5G CIR in warehouse: </w:t>
        </w:r>
        <w:r>
          <w:fldChar w:fldCharType="begin"/>
        </w:r>
        <w:r>
          <w:instrText>HYPERLINK "https://evaal.aaloa.org/2023/data"</w:instrText>
        </w:r>
      </w:moveTo>
      <w:ins w:id="9" w:author="Broering, Arne (FT RPD CED INW-DE)" w:date="2025-03-25T11:28:00Z" w16du:dateUtc="2025-03-25T10:28:00Z"/>
      <w:moveTo w:id="10" w:author="Broering, Arne (FT RPD CED INW-DE)" w:date="2025-03-25T11:28:00Z" w16du:dateUtc="2025-03-25T10:28:00Z">
        <w:r>
          <w:fldChar w:fldCharType="separate"/>
        </w:r>
        <w:r w:rsidRPr="002C4D68">
          <w:rPr>
            <w:rStyle w:val="Hyperlink"/>
          </w:rPr>
          <w:t>https://evaal.aaloa.org/2023/data</w:t>
        </w:r>
        <w:r>
          <w:fldChar w:fldCharType="end"/>
        </w:r>
        <w:r w:rsidRPr="002C4D68">
          <w:t xml:space="preserve"> </w:t>
        </w:r>
      </w:moveTo>
      <w:ins w:id="11" w:author="Broering, Arne (FT RPD CED INW-DE)" w:date="2025-03-25T11:31:00Z" w16du:dateUtc="2025-03-25T10:31:00Z">
        <w:r w:rsidR="00F00DF2">
          <w:t>(</w:t>
        </w:r>
      </w:ins>
      <w:ins w:id="12" w:author="Broering, Arne (FT RPD CED INW-DE)" w:date="2025-03-25T11:32:00Z" w16du:dateUtc="2025-03-25T10:32:00Z">
        <w:r w:rsidR="00F00DF2" w:rsidRPr="00F00DF2">
          <w:rPr>
            <w:i/>
            <w:iCs/>
            <w:rPrChange w:id="13" w:author="Broering, Arne (FT RPD CED INW-DE)" w:date="2025-03-25T11:32:00Z" w16du:dateUtc="2025-03-25T10:32:00Z">
              <w:rPr/>
            </w:rPrChange>
          </w:rPr>
          <w:t xml:space="preserve">most likely </w:t>
        </w:r>
      </w:ins>
      <w:ins w:id="14" w:author="Broering, Arne (FT RPD CED INW-DE)" w:date="2025-03-25T11:31:00Z" w16du:dateUtc="2025-03-25T10:31:00Z">
        <w:r w:rsidR="00F00DF2" w:rsidRPr="00F00DF2">
          <w:rPr>
            <w:i/>
            <w:iCs/>
            <w:rPrChange w:id="15" w:author="Broering, Arne (FT RPD CED INW-DE)" w:date="2025-03-25T11:32:00Z" w16du:dateUtc="2025-03-25T10:32:00Z">
              <w:rPr/>
            </w:rPrChange>
          </w:rPr>
          <w:t>can</w:t>
        </w:r>
      </w:ins>
      <w:ins w:id="16" w:author="Broering, Arne (FT RPD CED INW-DE)" w:date="2025-03-25T11:32:00Z" w16du:dateUtc="2025-03-25T10:32:00Z">
        <w:r w:rsidR="00F00DF2" w:rsidRPr="00F00DF2">
          <w:rPr>
            <w:i/>
            <w:iCs/>
            <w:rPrChange w:id="17" w:author="Broering, Arne (FT RPD CED INW-DE)" w:date="2025-03-25T11:32:00Z" w16du:dateUtc="2025-03-25T10:32:00Z">
              <w:rPr/>
            </w:rPrChange>
          </w:rPr>
          <w:t>didate</w:t>
        </w:r>
        <w:r w:rsidR="00F00DF2">
          <w:t>)</w:t>
        </w:r>
      </w:ins>
    </w:p>
    <w:moveToRangeEnd w:id="7"/>
    <w:p w14:paraId="132F66E1" w14:textId="77777777" w:rsidR="00BC626F" w:rsidRPr="008E01D6" w:rsidRDefault="00BC626F" w:rsidP="005550D0">
      <w:pPr>
        <w:pStyle w:val="ListParagraph"/>
        <w:numPr>
          <w:ilvl w:val="0"/>
          <w:numId w:val="36"/>
        </w:numPr>
        <w:pPrChange w:id="18" w:author="Broering, Arne (FT RPD CED INW-DE)" w:date="2025-03-25T11:28:00Z" w16du:dateUtc="2025-03-25T10:28:00Z">
          <w:pPr>
            <w:pStyle w:val="ListParagraph"/>
            <w:numPr>
              <w:numId w:val="15"/>
            </w:numPr>
            <w:ind w:hanging="360"/>
          </w:pPr>
        </w:pPrChange>
      </w:pPr>
      <w:r w:rsidRPr="008E01D6">
        <w:t xml:space="preserve">IPIN 2022 - Track 7: CIR in warehouse can be used to train AI model: </w:t>
      </w:r>
      <w:r>
        <w:fldChar w:fldCharType="begin"/>
      </w:r>
      <w:r>
        <w:instrText>HYPERLINK "https://evaal.aaloa.org/2022/data"</w:instrText>
      </w:r>
      <w:r>
        <w:fldChar w:fldCharType="separate"/>
      </w:r>
      <w:r w:rsidRPr="008E01D6">
        <w:rPr>
          <w:rStyle w:val="Hyperlink"/>
        </w:rPr>
        <w:t>https://evaal.aaloa.org/2022/data</w:t>
      </w:r>
      <w:r>
        <w:fldChar w:fldCharType="end"/>
      </w:r>
    </w:p>
    <w:p w14:paraId="1C8A92D8" w14:textId="77777777" w:rsidR="00BC626F" w:rsidRPr="008E01D6" w:rsidRDefault="00BC626F" w:rsidP="00BC626F">
      <w:pPr>
        <w:pStyle w:val="ListParagraph"/>
        <w:numPr>
          <w:ilvl w:val="0"/>
          <w:numId w:val="15"/>
        </w:numPr>
        <w:rPr>
          <w:moveFrom w:id="19" w:author="Broering, Arne (FT RPD CED INW-DE)" w:date="2025-03-25T11:28:00Z" w16du:dateUtc="2025-03-25T10:28:00Z"/>
        </w:rPr>
      </w:pPr>
      <w:moveFromRangeStart w:id="20" w:author="Broering, Arne (FT RPD CED INW-DE)" w:date="2025-03-25T11:28:00Z" w:name="move193794496"/>
      <w:moveFrom w:id="21" w:author="Broering, Arne (FT RPD CED INW-DE)" w:date="2025-03-25T11:28:00Z" w16du:dateUtc="2025-03-25T10:28:00Z">
        <w:r w:rsidRPr="008E01D6">
          <w:t xml:space="preserve">IPIN 2023 – Track 7: 5G CIR in warehouse: </w:t>
        </w:r>
        <w:r>
          <w:fldChar w:fldCharType="begin"/>
        </w:r>
        <w:r>
          <w:instrText>HYPERLINK "https://evaal.aaloa.org/2023/data"</w:instrText>
        </w:r>
      </w:moveFrom>
      <w:del w:id="22" w:author="Broering, Arne (FT RPD CED INW-DE)" w:date="2025-03-25T11:28:00Z" w16du:dateUtc="2025-03-25T10:28:00Z"/>
      <w:moveFrom w:id="23" w:author="Broering, Arne (FT RPD CED INW-DE)" w:date="2025-03-25T11:28:00Z" w16du:dateUtc="2025-03-25T10:28:00Z">
        <w:r>
          <w:fldChar w:fldCharType="separate"/>
        </w:r>
        <w:r w:rsidRPr="002C4D68">
          <w:rPr>
            <w:rStyle w:val="Hyperlink"/>
          </w:rPr>
          <w:t>https://evaal.aaloa.org/2023/data</w:t>
        </w:r>
        <w:r>
          <w:fldChar w:fldCharType="end"/>
        </w:r>
        <w:r w:rsidRPr="002C4D68">
          <w:t xml:space="preserve"> </w:t>
        </w:r>
      </w:moveFrom>
    </w:p>
    <w:moveFromRangeEnd w:id="20"/>
    <w:p w14:paraId="0B30186D" w14:textId="77777777" w:rsidR="00BC626F" w:rsidRPr="008E01D6" w:rsidRDefault="00BC626F" w:rsidP="005550D0">
      <w:pPr>
        <w:pStyle w:val="ListParagraph"/>
        <w:numPr>
          <w:ilvl w:val="0"/>
          <w:numId w:val="36"/>
        </w:numPr>
        <w:pPrChange w:id="24" w:author="Broering, Arne (FT RPD CED INW-DE)" w:date="2025-03-25T11:28:00Z" w16du:dateUtc="2025-03-25T10:28:00Z">
          <w:pPr>
            <w:pStyle w:val="ListParagraph"/>
            <w:numPr>
              <w:numId w:val="15"/>
            </w:numPr>
            <w:ind w:hanging="360"/>
          </w:pPr>
        </w:pPrChange>
      </w:pPr>
      <w:proofErr w:type="spellStart"/>
      <w:r w:rsidRPr="008E01D6">
        <w:t>TDoA</w:t>
      </w:r>
      <w:proofErr w:type="spellEnd"/>
      <w:r w:rsidRPr="008E01D6">
        <w:t xml:space="preserve"> dataset @ IIOT Lab from Ghent University</w:t>
      </w:r>
    </w:p>
    <w:p w14:paraId="4F25CAAA" w14:textId="77777777" w:rsidR="00BC626F" w:rsidRDefault="00BC626F" w:rsidP="00BC626F">
      <w:pPr>
        <w:rPr>
          <w:szCs w:val="22"/>
        </w:rPr>
      </w:pPr>
    </w:p>
    <w:p w14:paraId="77DCB704" w14:textId="77777777" w:rsidR="00BC626F" w:rsidRPr="000158EA" w:rsidRDefault="00BC626F" w:rsidP="00BC626F">
      <w:pPr>
        <w:pStyle w:val="Heading4"/>
      </w:pPr>
      <w:r w:rsidRPr="000158EA">
        <w:t>Demo Setup:</w:t>
      </w:r>
    </w:p>
    <w:p w14:paraId="69661DCB" w14:textId="77777777" w:rsidR="00BC626F" w:rsidRDefault="00BC626F" w:rsidP="00BC626F">
      <w:pPr>
        <w:rPr>
          <w:szCs w:val="22"/>
        </w:rPr>
      </w:pPr>
      <w:r>
        <w:rPr>
          <w:szCs w:val="22"/>
        </w:rPr>
        <w:t xml:space="preserve">In case of this use case 1, a deployed and running lab environment to collect location data will be not possible in the framework of </w:t>
      </w:r>
      <w:proofErr w:type="spellStart"/>
      <w:r>
        <w:rPr>
          <w:szCs w:val="22"/>
        </w:rPr>
        <w:t>CoEvolution</w:t>
      </w:r>
      <w:proofErr w:type="spellEnd"/>
      <w:r>
        <w:rPr>
          <w:szCs w:val="22"/>
        </w:rPr>
        <w:t>. Instead, it is required to use simulated or existing data and feed those into our localization pipeline to calculate positions. Based on those data sets, the localization can be replayed under different circumstances (e.g., under security threats).</w:t>
      </w:r>
    </w:p>
    <w:p w14:paraId="0D91F301" w14:textId="77777777" w:rsidR="00BC626F" w:rsidRDefault="00BC626F" w:rsidP="00BC626F">
      <w:pPr>
        <w:rPr>
          <w:szCs w:val="22"/>
        </w:rPr>
      </w:pPr>
    </w:p>
    <w:p w14:paraId="33242350" w14:textId="77777777" w:rsidR="00BC626F" w:rsidRPr="00E177E6" w:rsidRDefault="00BC626F" w:rsidP="00BC626F">
      <w:pPr>
        <w:pStyle w:val="Heading4"/>
      </w:pPr>
      <w:r>
        <w:t>User Stories</w:t>
      </w:r>
    </w:p>
    <w:p w14:paraId="0C6B8583" w14:textId="77777777" w:rsidR="00BC626F" w:rsidRPr="002D0CAD" w:rsidRDefault="00BC626F" w:rsidP="00BC626F">
      <w:pPr>
        <w:pStyle w:val="Heading5"/>
        <w:rPr>
          <w:lang w:val="en-US"/>
        </w:rPr>
      </w:pPr>
      <w:r>
        <w:rPr>
          <w:lang w:val="en-US"/>
        </w:rPr>
        <w:t xml:space="preserve">User Story 1.1: </w:t>
      </w:r>
      <w:r>
        <w:rPr>
          <w:szCs w:val="22"/>
          <w:lang w:val="en-US"/>
        </w:rPr>
        <w:t>Deploy, Setup &amp; Train the RTLS</w:t>
      </w:r>
    </w:p>
    <w:p w14:paraId="13EDB714" w14:textId="77777777" w:rsidR="00BC626F" w:rsidRDefault="00BC626F" w:rsidP="00BC626F">
      <w:pPr>
        <w:rPr>
          <w:szCs w:val="22"/>
          <w:lang w:val="en-US"/>
        </w:rPr>
      </w:pPr>
      <w:r w:rsidRPr="002D0CAD">
        <w:rPr>
          <w:szCs w:val="22"/>
          <w:lang w:val="en-US"/>
        </w:rPr>
        <w:t>As a system integrator</w:t>
      </w:r>
      <w:r>
        <w:rPr>
          <w:szCs w:val="22"/>
          <w:lang w:val="en-US"/>
        </w:rPr>
        <w:t xml:space="preserve"> (an engineer at a contracted third-party engineering firm)</w:t>
      </w:r>
      <w:r w:rsidRPr="002D0CAD">
        <w:rPr>
          <w:szCs w:val="22"/>
          <w:lang w:val="en-US"/>
        </w:rPr>
        <w:t>,</w:t>
      </w:r>
      <w:r>
        <w:rPr>
          <w:szCs w:val="22"/>
          <w:lang w:val="en-US"/>
        </w:rPr>
        <w:t xml:space="preserve"> </w:t>
      </w:r>
      <w:r w:rsidRPr="002D0CAD">
        <w:rPr>
          <w:szCs w:val="22"/>
          <w:lang w:val="en-US"/>
        </w:rPr>
        <w:t xml:space="preserve">I want to </w:t>
      </w:r>
      <w:r>
        <w:rPr>
          <w:szCs w:val="22"/>
          <w:lang w:val="en-US"/>
        </w:rPr>
        <w:t xml:space="preserve">deploy, setup and </w:t>
      </w:r>
      <w:r w:rsidRPr="002D0CAD">
        <w:rPr>
          <w:szCs w:val="22"/>
          <w:lang w:val="en-US"/>
        </w:rPr>
        <w:t>train the RTLS using reference locations and collected signal data</w:t>
      </w:r>
      <w:r>
        <w:rPr>
          <w:szCs w:val="22"/>
          <w:lang w:val="en-US"/>
        </w:rPr>
        <w:t xml:space="preserve"> s</w:t>
      </w:r>
      <w:r w:rsidRPr="002D0CAD">
        <w:rPr>
          <w:szCs w:val="22"/>
          <w:lang w:val="en-US"/>
        </w:rPr>
        <w:t>o that it can accurately calculate positions and adapt to the unique characteristics of the environment.</w:t>
      </w:r>
    </w:p>
    <w:p w14:paraId="21952E7E" w14:textId="77777777" w:rsidR="00BC626F" w:rsidRDefault="00BC626F" w:rsidP="00BC626F">
      <w:pPr>
        <w:rPr>
          <w:szCs w:val="22"/>
          <w:lang w:val="en-US"/>
        </w:rPr>
      </w:pPr>
    </w:p>
    <w:p w14:paraId="73256266" w14:textId="77777777" w:rsidR="00BC626F" w:rsidRDefault="00BC626F" w:rsidP="00BC626F">
      <w:pPr>
        <w:rPr>
          <w:szCs w:val="22"/>
          <w:lang w:val="en-US"/>
        </w:rPr>
      </w:pPr>
      <w:r w:rsidRPr="006E2FFD">
        <w:rPr>
          <w:szCs w:val="22"/>
          <w:lang w:val="en-US"/>
        </w:rPr>
        <w:t xml:space="preserve">Detailed </w:t>
      </w:r>
      <w:r>
        <w:rPr>
          <w:szCs w:val="22"/>
          <w:lang w:val="en-US"/>
        </w:rPr>
        <w:t>Description of “Deploy, Setup &amp; Train the RTLS”</w:t>
      </w:r>
      <w:r w:rsidRPr="006E2FFD">
        <w:rPr>
          <w:szCs w:val="22"/>
          <w:lang w:val="en-US"/>
        </w:rPr>
        <w:t>:</w:t>
      </w:r>
    </w:p>
    <w:p w14:paraId="7C3CDFF5" w14:textId="77777777" w:rsidR="00BC626F" w:rsidRPr="000C64CD" w:rsidRDefault="00BC626F" w:rsidP="00BC626F">
      <w:pPr>
        <w:pStyle w:val="Heading6"/>
        <w:rPr>
          <w:lang w:val="en-US"/>
        </w:rPr>
      </w:pPr>
      <w:r w:rsidRPr="000C64CD">
        <w:rPr>
          <w:lang w:val="en-US"/>
        </w:rPr>
        <w:t>Actors:</w:t>
      </w:r>
    </w:p>
    <w:p w14:paraId="4668B26A" w14:textId="77777777" w:rsidR="00BC626F" w:rsidRDefault="00BC626F" w:rsidP="00BC626F">
      <w:pPr>
        <w:pStyle w:val="ListParagraph"/>
        <w:numPr>
          <w:ilvl w:val="0"/>
          <w:numId w:val="16"/>
        </w:numPr>
        <w:rPr>
          <w:szCs w:val="22"/>
          <w:lang w:val="en-US"/>
        </w:rPr>
      </w:pPr>
      <w:r>
        <w:rPr>
          <w:szCs w:val="22"/>
          <w:lang w:val="en-US"/>
        </w:rPr>
        <w:t>System Integrator: Third-party company personnel that conducts the deployment, setup and training to c</w:t>
      </w:r>
      <w:proofErr w:type="spellStart"/>
      <w:r w:rsidRPr="00367390">
        <w:rPr>
          <w:szCs w:val="22"/>
        </w:rPr>
        <w:t>onfigure</w:t>
      </w:r>
      <w:proofErr w:type="spellEnd"/>
      <w:r w:rsidRPr="00367390">
        <w:rPr>
          <w:szCs w:val="22"/>
        </w:rPr>
        <w:t xml:space="preserve"> and calibrate the RTLS for optimal accuracy</w:t>
      </w:r>
      <w:r>
        <w:rPr>
          <w:szCs w:val="22"/>
          <w:lang w:val="en-US"/>
        </w:rPr>
        <w:t>.</w:t>
      </w:r>
    </w:p>
    <w:p w14:paraId="39916274" w14:textId="77777777" w:rsidR="00BC626F" w:rsidRPr="000C64CD" w:rsidRDefault="00BC626F" w:rsidP="00BC626F">
      <w:pPr>
        <w:pStyle w:val="ListParagraph"/>
        <w:numPr>
          <w:ilvl w:val="0"/>
          <w:numId w:val="16"/>
        </w:numPr>
        <w:rPr>
          <w:szCs w:val="22"/>
          <w:lang w:val="en-US"/>
        </w:rPr>
      </w:pPr>
      <w:r w:rsidRPr="000C64CD">
        <w:rPr>
          <w:szCs w:val="22"/>
          <w:lang w:val="en-US"/>
        </w:rPr>
        <w:t xml:space="preserve">Warehouse Manager: </w:t>
      </w:r>
      <w:r>
        <w:rPr>
          <w:szCs w:val="22"/>
          <w:lang w:val="en-US"/>
        </w:rPr>
        <w:t>Customer of the system integrator who plans to use the RTLS for asset training.</w:t>
      </w:r>
    </w:p>
    <w:p w14:paraId="197ABCBB" w14:textId="77777777" w:rsidR="00BC626F" w:rsidRDefault="00BC626F" w:rsidP="00BC626F">
      <w:pPr>
        <w:pStyle w:val="ListParagraph"/>
        <w:numPr>
          <w:ilvl w:val="0"/>
          <w:numId w:val="16"/>
        </w:numPr>
        <w:rPr>
          <w:szCs w:val="22"/>
          <w:lang w:val="en-US"/>
        </w:rPr>
      </w:pPr>
      <w:r>
        <w:rPr>
          <w:szCs w:val="22"/>
          <w:lang w:val="en-US"/>
        </w:rPr>
        <w:t xml:space="preserve">RTLS System </w:t>
      </w:r>
      <w:r>
        <w:rPr>
          <w:lang w:val="en-US"/>
        </w:rPr>
        <w:t>Vendor</w:t>
      </w:r>
      <w:r>
        <w:rPr>
          <w:szCs w:val="22"/>
          <w:lang w:val="en-US"/>
        </w:rPr>
        <w:t xml:space="preserve">: Company that produces and sells the hardware components (gateways and trackers) as well as the software components (localization engine) to determine asset positions. </w:t>
      </w:r>
    </w:p>
    <w:p w14:paraId="14A71B71" w14:textId="77777777" w:rsidR="00BC626F" w:rsidRPr="000C64CD" w:rsidRDefault="00BC626F" w:rsidP="00BC626F">
      <w:pPr>
        <w:pStyle w:val="ListParagraph"/>
        <w:numPr>
          <w:ilvl w:val="0"/>
          <w:numId w:val="16"/>
        </w:numPr>
        <w:rPr>
          <w:szCs w:val="22"/>
          <w:lang w:val="en-US"/>
        </w:rPr>
      </w:pPr>
      <w:r w:rsidRPr="000C64CD">
        <w:rPr>
          <w:szCs w:val="22"/>
          <w:lang w:val="en-US"/>
        </w:rPr>
        <w:t>RTLS System: Includes trackers, gateways, and the localization engine.</w:t>
      </w:r>
    </w:p>
    <w:p w14:paraId="69D478CB" w14:textId="77777777" w:rsidR="00BC626F" w:rsidRDefault="00BC626F" w:rsidP="00BC626F">
      <w:pPr>
        <w:pStyle w:val="ListParagraph"/>
        <w:numPr>
          <w:ilvl w:val="0"/>
          <w:numId w:val="16"/>
        </w:numPr>
        <w:rPr>
          <w:szCs w:val="22"/>
          <w:lang w:val="en-US"/>
        </w:rPr>
      </w:pPr>
      <w:r w:rsidRPr="000C64CD">
        <w:rPr>
          <w:szCs w:val="22"/>
          <w:lang w:val="en-US"/>
        </w:rPr>
        <w:t>Assets: Raw materials, finished goods, tools, and equipment.</w:t>
      </w:r>
    </w:p>
    <w:p w14:paraId="172AED2C" w14:textId="77777777" w:rsidR="00BC626F" w:rsidRPr="00721948" w:rsidRDefault="00BC626F" w:rsidP="00BC626F">
      <w:pPr>
        <w:pStyle w:val="ListParagraph"/>
        <w:numPr>
          <w:ilvl w:val="0"/>
          <w:numId w:val="16"/>
        </w:numPr>
        <w:rPr>
          <w:szCs w:val="22"/>
          <w:lang w:val="en-US"/>
        </w:rPr>
      </w:pPr>
      <w:r w:rsidRPr="00721948">
        <w:rPr>
          <w:szCs w:val="22"/>
          <w:lang w:val="en-US"/>
        </w:rPr>
        <w:t xml:space="preserve">Training Dataset: Signal </w:t>
      </w:r>
      <w:r w:rsidRPr="00843AE8">
        <w:rPr>
          <w:szCs w:val="22"/>
          <w:lang w:val="en-US"/>
        </w:rPr>
        <w:t>data collected at known reference locations</w:t>
      </w:r>
      <w:r w:rsidRPr="00721948">
        <w:rPr>
          <w:szCs w:val="22"/>
          <w:lang w:val="en-US"/>
        </w:rPr>
        <w:t xml:space="preserve"> for model training.</w:t>
      </w:r>
    </w:p>
    <w:p w14:paraId="64D97A43" w14:textId="77777777" w:rsidR="00BC626F" w:rsidRPr="000C64CD" w:rsidRDefault="00BC626F" w:rsidP="00BC626F">
      <w:pPr>
        <w:pStyle w:val="ListParagraph"/>
        <w:numPr>
          <w:ilvl w:val="0"/>
          <w:numId w:val="16"/>
        </w:numPr>
        <w:rPr>
          <w:szCs w:val="22"/>
          <w:lang w:val="en-US"/>
        </w:rPr>
      </w:pPr>
      <w:r w:rsidRPr="00721948">
        <w:rPr>
          <w:szCs w:val="22"/>
          <w:lang w:val="en-US"/>
        </w:rPr>
        <w:t>AI/ML Model: Used to enhance the accuracy of the position calculation process.</w:t>
      </w:r>
    </w:p>
    <w:p w14:paraId="06344EE9" w14:textId="77777777" w:rsidR="00BC626F" w:rsidRDefault="00BC626F" w:rsidP="00BC626F">
      <w:pPr>
        <w:pStyle w:val="Heading6"/>
        <w:rPr>
          <w:lang w:val="en-US"/>
        </w:rPr>
      </w:pPr>
      <w:r w:rsidRPr="000C64CD">
        <w:rPr>
          <w:lang w:val="en-US"/>
        </w:rPr>
        <w:t>Preconditions:</w:t>
      </w:r>
    </w:p>
    <w:p w14:paraId="1FC3E9B5" w14:textId="77777777" w:rsidR="00BC626F" w:rsidRDefault="00BC626F" w:rsidP="00BC626F">
      <w:pPr>
        <w:pStyle w:val="ListParagraph"/>
        <w:numPr>
          <w:ilvl w:val="0"/>
          <w:numId w:val="18"/>
        </w:numPr>
        <w:rPr>
          <w:lang w:val="en-US"/>
        </w:rPr>
      </w:pPr>
      <w:r>
        <w:rPr>
          <w:lang w:val="en-US"/>
        </w:rPr>
        <w:t>The warehouse manager has purchased the RTLS system (hardware components and software) from the RTLS System Vendor.</w:t>
      </w:r>
    </w:p>
    <w:p w14:paraId="39E98CE9" w14:textId="77777777" w:rsidR="00BC626F" w:rsidRPr="00C71DD4" w:rsidRDefault="00BC626F" w:rsidP="00BC626F">
      <w:pPr>
        <w:pStyle w:val="Heading6"/>
        <w:rPr>
          <w:lang w:val="en-US"/>
        </w:rPr>
      </w:pPr>
      <w:r w:rsidRPr="000C64CD">
        <w:rPr>
          <w:lang w:val="en-US"/>
        </w:rPr>
        <w:t>Main Flow:</w:t>
      </w:r>
    </w:p>
    <w:p w14:paraId="4FCF9D69" w14:textId="77777777" w:rsidR="00BC626F" w:rsidRDefault="00BC626F" w:rsidP="00BC626F">
      <w:pPr>
        <w:pStyle w:val="ListParagraph"/>
        <w:numPr>
          <w:ilvl w:val="0"/>
          <w:numId w:val="16"/>
        </w:numPr>
        <w:rPr>
          <w:szCs w:val="22"/>
          <w:lang w:val="en-US"/>
        </w:rPr>
      </w:pPr>
      <w:r>
        <w:rPr>
          <w:szCs w:val="22"/>
          <w:lang w:val="en-US"/>
        </w:rPr>
        <w:t xml:space="preserve">Localization Engine Installation: System integrator installs the software of the RTLS system (including an untrained </w:t>
      </w:r>
      <w:r w:rsidRPr="00E95902">
        <w:rPr>
          <w:szCs w:val="22"/>
          <w:lang w:val="en-US"/>
        </w:rPr>
        <w:t>AI model</w:t>
      </w:r>
      <w:r>
        <w:rPr>
          <w:szCs w:val="22"/>
          <w:lang w:val="en-US"/>
        </w:rPr>
        <w:t>) in the backend / data center of the customer / warehouse.</w:t>
      </w:r>
    </w:p>
    <w:p w14:paraId="6AD6AC05" w14:textId="77777777" w:rsidR="00BC626F" w:rsidRDefault="00BC626F" w:rsidP="00BC626F">
      <w:pPr>
        <w:pStyle w:val="ListParagraph"/>
        <w:numPr>
          <w:ilvl w:val="0"/>
          <w:numId w:val="16"/>
        </w:numPr>
        <w:rPr>
          <w:szCs w:val="22"/>
          <w:lang w:val="en-US"/>
        </w:rPr>
      </w:pPr>
      <w:r w:rsidRPr="002D057D">
        <w:rPr>
          <w:szCs w:val="22"/>
          <w:lang w:val="en-US"/>
        </w:rPr>
        <w:t xml:space="preserve">Gateways Deployment: </w:t>
      </w:r>
      <w:r>
        <w:rPr>
          <w:szCs w:val="22"/>
          <w:lang w:val="en-US"/>
        </w:rPr>
        <w:t>System integrator p</w:t>
      </w:r>
      <w:r w:rsidRPr="002D057D">
        <w:rPr>
          <w:szCs w:val="22"/>
          <w:lang w:val="en-US"/>
        </w:rPr>
        <w:t>osition</w:t>
      </w:r>
      <w:r>
        <w:rPr>
          <w:szCs w:val="22"/>
          <w:lang w:val="en-US"/>
        </w:rPr>
        <w:t>s</w:t>
      </w:r>
      <w:r w:rsidRPr="002D057D">
        <w:rPr>
          <w:szCs w:val="22"/>
          <w:lang w:val="en-US"/>
        </w:rPr>
        <w:t xml:space="preserve"> gateways (radio units or anchors) at predetermined reference points throughout the plant</w:t>
      </w:r>
      <w:r>
        <w:rPr>
          <w:szCs w:val="22"/>
          <w:lang w:val="en-US"/>
        </w:rPr>
        <w:t xml:space="preserve"> and m</w:t>
      </w:r>
      <w:r w:rsidRPr="002D057D">
        <w:rPr>
          <w:szCs w:val="22"/>
          <w:lang w:val="en-US"/>
        </w:rPr>
        <w:t>ap their exact coordinates in the system.</w:t>
      </w:r>
    </w:p>
    <w:p w14:paraId="489224B7" w14:textId="77777777" w:rsidR="00BC626F" w:rsidRPr="00E95902" w:rsidRDefault="00BC626F" w:rsidP="00BC626F">
      <w:pPr>
        <w:pStyle w:val="ListParagraph"/>
        <w:numPr>
          <w:ilvl w:val="0"/>
          <w:numId w:val="16"/>
        </w:numPr>
        <w:rPr>
          <w:szCs w:val="22"/>
          <w:lang w:val="en-US"/>
        </w:rPr>
      </w:pPr>
      <w:r w:rsidRPr="00660170">
        <w:rPr>
          <w:szCs w:val="22"/>
          <w:lang w:val="en-US"/>
        </w:rPr>
        <w:t>RTLS Setup:</w:t>
      </w:r>
      <w:r>
        <w:rPr>
          <w:szCs w:val="22"/>
          <w:lang w:val="en-US"/>
        </w:rPr>
        <w:t xml:space="preserve"> System integrator installs g</w:t>
      </w:r>
      <w:r w:rsidRPr="00660170">
        <w:rPr>
          <w:szCs w:val="22"/>
          <w:lang w:val="en-US"/>
        </w:rPr>
        <w:t>ateways</w:t>
      </w:r>
      <w:r>
        <w:rPr>
          <w:szCs w:val="22"/>
          <w:lang w:val="en-US"/>
        </w:rPr>
        <w:t xml:space="preserve"> with localization engine</w:t>
      </w:r>
      <w:r w:rsidRPr="00660170">
        <w:rPr>
          <w:szCs w:val="22"/>
          <w:lang w:val="en-US"/>
        </w:rPr>
        <w:t xml:space="preserve">, </w:t>
      </w:r>
      <w:r>
        <w:rPr>
          <w:szCs w:val="22"/>
          <w:lang w:val="en-US"/>
        </w:rPr>
        <w:t xml:space="preserve">realizes </w:t>
      </w:r>
      <w:r w:rsidRPr="00660170">
        <w:rPr>
          <w:szCs w:val="22"/>
          <w:lang w:val="en-US"/>
        </w:rPr>
        <w:t>time-synchroniz</w:t>
      </w:r>
      <w:r>
        <w:rPr>
          <w:szCs w:val="22"/>
          <w:lang w:val="en-US"/>
        </w:rPr>
        <w:t>ation</w:t>
      </w:r>
      <w:r w:rsidRPr="00660170">
        <w:rPr>
          <w:szCs w:val="22"/>
          <w:lang w:val="en-US"/>
        </w:rPr>
        <w:t>, and map</w:t>
      </w:r>
      <w:r>
        <w:rPr>
          <w:szCs w:val="22"/>
          <w:lang w:val="en-US"/>
        </w:rPr>
        <w:t>s</w:t>
      </w:r>
      <w:r w:rsidRPr="00660170">
        <w:rPr>
          <w:szCs w:val="22"/>
          <w:lang w:val="en-US"/>
        </w:rPr>
        <w:t xml:space="preserve"> to their exact reference positions.</w:t>
      </w:r>
      <w:r>
        <w:rPr>
          <w:szCs w:val="22"/>
          <w:lang w:val="en-US"/>
        </w:rPr>
        <w:t xml:space="preserve"> </w:t>
      </w:r>
    </w:p>
    <w:p w14:paraId="299765B6" w14:textId="77777777" w:rsidR="00BC626F" w:rsidRPr="003D5D26" w:rsidRDefault="00BC626F" w:rsidP="00BC626F">
      <w:pPr>
        <w:pStyle w:val="ListParagraph"/>
        <w:numPr>
          <w:ilvl w:val="0"/>
          <w:numId w:val="16"/>
        </w:numPr>
        <w:rPr>
          <w:szCs w:val="22"/>
          <w:lang w:val="en-US"/>
        </w:rPr>
      </w:pPr>
      <w:r w:rsidRPr="003D5D26">
        <w:rPr>
          <w:szCs w:val="22"/>
          <w:lang w:val="en-US"/>
        </w:rPr>
        <w:t>System Calibration:</w:t>
      </w:r>
      <w:r>
        <w:rPr>
          <w:szCs w:val="22"/>
          <w:lang w:val="en-US"/>
        </w:rPr>
        <w:t xml:space="preserve"> </w:t>
      </w:r>
      <w:r w:rsidRPr="003D5D26">
        <w:rPr>
          <w:szCs w:val="22"/>
          <w:lang w:val="en-US"/>
        </w:rPr>
        <w:t>Initial configuration of tracker signal parameters (e.g., frequency, power level).</w:t>
      </w:r>
    </w:p>
    <w:p w14:paraId="3025B9CE" w14:textId="77777777" w:rsidR="00BC626F" w:rsidRPr="003D5D26" w:rsidRDefault="00BC626F" w:rsidP="00BC626F">
      <w:pPr>
        <w:pStyle w:val="ListParagraph"/>
        <w:numPr>
          <w:ilvl w:val="0"/>
          <w:numId w:val="16"/>
        </w:numPr>
        <w:rPr>
          <w:szCs w:val="22"/>
          <w:lang w:val="en-US"/>
        </w:rPr>
      </w:pPr>
      <w:r w:rsidRPr="003D5D26">
        <w:rPr>
          <w:szCs w:val="22"/>
          <w:lang w:val="en-US"/>
        </w:rPr>
        <w:t>Defined Training Plan:</w:t>
      </w:r>
      <w:r>
        <w:rPr>
          <w:szCs w:val="22"/>
          <w:lang w:val="en-US"/>
        </w:rPr>
        <w:t xml:space="preserve"> System integrator defines a</w:t>
      </w:r>
      <w:r w:rsidRPr="003D5D26">
        <w:rPr>
          <w:szCs w:val="22"/>
          <w:lang w:val="en-US"/>
        </w:rPr>
        <w:t xml:space="preserve"> structured plan for collecting signal data at various reference locations across the plant.</w:t>
      </w:r>
    </w:p>
    <w:p w14:paraId="3255E0A3" w14:textId="77777777" w:rsidR="00BC626F" w:rsidRPr="004234B1" w:rsidRDefault="00BC626F" w:rsidP="00BC626F">
      <w:pPr>
        <w:pStyle w:val="ListParagraph"/>
        <w:numPr>
          <w:ilvl w:val="0"/>
          <w:numId w:val="16"/>
        </w:numPr>
        <w:rPr>
          <w:szCs w:val="22"/>
          <w:lang w:val="en-US"/>
        </w:rPr>
      </w:pPr>
      <w:r w:rsidRPr="000E4871">
        <w:rPr>
          <w:szCs w:val="22"/>
          <w:lang w:val="en-US"/>
        </w:rPr>
        <w:t>Tracker Deployment:</w:t>
      </w:r>
      <w:r>
        <w:rPr>
          <w:szCs w:val="22"/>
          <w:lang w:val="en-US"/>
        </w:rPr>
        <w:t xml:space="preserve"> System integrator p</w:t>
      </w:r>
      <w:r w:rsidRPr="004234B1">
        <w:rPr>
          <w:szCs w:val="22"/>
          <w:lang w:val="en-US"/>
        </w:rPr>
        <w:t>lace</w:t>
      </w:r>
      <w:r>
        <w:rPr>
          <w:szCs w:val="22"/>
          <w:lang w:val="en-US"/>
        </w:rPr>
        <w:t>s</w:t>
      </w:r>
      <w:r w:rsidRPr="004234B1">
        <w:rPr>
          <w:szCs w:val="22"/>
          <w:lang w:val="en-US"/>
        </w:rPr>
        <w:t xml:space="preserve"> trackers (tags or </w:t>
      </w:r>
      <w:r>
        <w:rPr>
          <w:szCs w:val="22"/>
          <w:lang w:val="en-US"/>
        </w:rPr>
        <w:t>UEs</w:t>
      </w:r>
      <w:r w:rsidRPr="004234B1">
        <w:rPr>
          <w:szCs w:val="22"/>
          <w:lang w:val="en-US"/>
        </w:rPr>
        <w:t>) at known reference locations within the environment.</w:t>
      </w:r>
    </w:p>
    <w:p w14:paraId="2397AE06" w14:textId="77777777" w:rsidR="00BC626F" w:rsidRPr="005A6A4F" w:rsidRDefault="00BC626F" w:rsidP="00BC626F">
      <w:pPr>
        <w:pStyle w:val="ListParagraph"/>
        <w:numPr>
          <w:ilvl w:val="0"/>
          <w:numId w:val="16"/>
        </w:numPr>
        <w:rPr>
          <w:szCs w:val="22"/>
          <w:lang w:val="en-US"/>
        </w:rPr>
      </w:pPr>
      <w:r w:rsidRPr="006015AA">
        <w:rPr>
          <w:szCs w:val="22"/>
          <w:lang w:val="en-US"/>
        </w:rPr>
        <w:t>Signal Data Collection:</w:t>
      </w:r>
      <w:r>
        <w:rPr>
          <w:szCs w:val="22"/>
          <w:lang w:val="en-US"/>
        </w:rPr>
        <w:t xml:space="preserve"> System integrator triggers the c</w:t>
      </w:r>
      <w:r w:rsidRPr="006015AA">
        <w:rPr>
          <w:szCs w:val="22"/>
          <w:lang w:val="en-US"/>
        </w:rPr>
        <w:t>ollect</w:t>
      </w:r>
      <w:r>
        <w:rPr>
          <w:szCs w:val="22"/>
          <w:lang w:val="en-US"/>
        </w:rPr>
        <w:t>ion</w:t>
      </w:r>
      <w:r w:rsidRPr="006015AA">
        <w:rPr>
          <w:szCs w:val="22"/>
          <w:lang w:val="en-US"/>
        </w:rPr>
        <w:t xml:space="preserve"> signal data emitted by trackers at the reference locations</w:t>
      </w:r>
      <w:r>
        <w:rPr>
          <w:szCs w:val="22"/>
          <w:lang w:val="en-US"/>
        </w:rPr>
        <w:t xml:space="preserve"> and c</w:t>
      </w:r>
      <w:r w:rsidRPr="005A6A4F">
        <w:rPr>
          <w:szCs w:val="22"/>
          <w:lang w:val="en-US"/>
        </w:rPr>
        <w:t>apture parameters such as: Time Difference of Arrival (</w:t>
      </w:r>
      <w:proofErr w:type="spellStart"/>
      <w:r w:rsidRPr="005A6A4F">
        <w:rPr>
          <w:szCs w:val="22"/>
          <w:lang w:val="en-US"/>
        </w:rPr>
        <w:t>TDoA</w:t>
      </w:r>
      <w:proofErr w:type="spellEnd"/>
      <w:r w:rsidRPr="005A6A4F">
        <w:rPr>
          <w:szCs w:val="22"/>
          <w:lang w:val="en-US"/>
        </w:rPr>
        <w:t>), Signal strength and quality, Channel Impulse Response (CIR).</w:t>
      </w:r>
    </w:p>
    <w:p w14:paraId="0CFBE9BC" w14:textId="77777777" w:rsidR="00BC626F" w:rsidRPr="005A6A4F" w:rsidRDefault="00BC626F" w:rsidP="00BC626F">
      <w:pPr>
        <w:pStyle w:val="ListParagraph"/>
        <w:numPr>
          <w:ilvl w:val="0"/>
          <w:numId w:val="16"/>
        </w:numPr>
        <w:rPr>
          <w:szCs w:val="22"/>
          <w:lang w:val="en-US"/>
        </w:rPr>
      </w:pPr>
      <w:r w:rsidRPr="00594692">
        <w:rPr>
          <w:szCs w:val="22"/>
          <w:lang w:val="en-US"/>
        </w:rPr>
        <w:t>Dataset Creation:</w:t>
      </w:r>
      <w:r>
        <w:rPr>
          <w:szCs w:val="22"/>
          <w:lang w:val="en-US"/>
        </w:rPr>
        <w:t xml:space="preserve"> </w:t>
      </w:r>
      <w:r w:rsidRPr="005A6A4F">
        <w:rPr>
          <w:szCs w:val="22"/>
          <w:lang w:val="en-US"/>
        </w:rPr>
        <w:t>Create a dataset that correlates the known reference locations with the captured signal data.</w:t>
      </w:r>
    </w:p>
    <w:p w14:paraId="374284B3" w14:textId="77777777" w:rsidR="00BC626F" w:rsidRPr="004543D3" w:rsidRDefault="00BC626F" w:rsidP="00BC626F">
      <w:pPr>
        <w:pStyle w:val="ListParagraph"/>
        <w:numPr>
          <w:ilvl w:val="0"/>
          <w:numId w:val="16"/>
        </w:numPr>
        <w:rPr>
          <w:lang w:val="en-US"/>
        </w:rPr>
      </w:pPr>
      <w:r w:rsidRPr="203D239D">
        <w:rPr>
          <w:lang w:val="en-US"/>
        </w:rPr>
        <w:t xml:space="preserve">AI Model Training: Use the collected dataset </w:t>
      </w:r>
      <w:r w:rsidRPr="00843AE8">
        <w:rPr>
          <w:lang w:val="en-US"/>
        </w:rPr>
        <w:t>to train an unsupervised machine learning</w:t>
      </w:r>
      <w:r w:rsidRPr="203D239D">
        <w:rPr>
          <w:lang w:val="en-US"/>
        </w:rPr>
        <w:t xml:space="preserve"> model. The model learns patterns in signal behavior within the plant and characteristics of signal attenuation, reflection, and noise caused by the environment.</w:t>
      </w:r>
    </w:p>
    <w:p w14:paraId="0DE991BC" w14:textId="77777777" w:rsidR="00BC626F" w:rsidRDefault="00BC626F" w:rsidP="00BC626F">
      <w:pPr>
        <w:pStyle w:val="ListParagraph"/>
        <w:numPr>
          <w:ilvl w:val="0"/>
          <w:numId w:val="16"/>
        </w:numPr>
        <w:rPr>
          <w:lang w:val="en-US"/>
        </w:rPr>
      </w:pPr>
      <w:r w:rsidRPr="2DB8E626">
        <w:rPr>
          <w:lang w:val="en-US"/>
        </w:rPr>
        <w:t>Federated Learning</w:t>
      </w:r>
      <w:r w:rsidRPr="3FB8ADA5">
        <w:rPr>
          <w:lang w:val="en-US"/>
        </w:rPr>
        <w:t xml:space="preserve"> </w:t>
      </w:r>
      <w:r w:rsidRPr="73C4AA5E">
        <w:rPr>
          <w:lang w:val="en-US"/>
        </w:rPr>
        <w:t xml:space="preserve">for </w:t>
      </w:r>
      <w:r w:rsidRPr="76916B16">
        <w:rPr>
          <w:lang w:val="en-US"/>
        </w:rPr>
        <w:t xml:space="preserve">good </w:t>
      </w:r>
      <w:r w:rsidRPr="57C70760">
        <w:rPr>
          <w:lang w:val="en-US"/>
        </w:rPr>
        <w:t xml:space="preserve">quality signal </w:t>
      </w:r>
      <w:r w:rsidRPr="4B0DE1F8">
        <w:rPr>
          <w:lang w:val="en-US"/>
        </w:rPr>
        <w:t>selection</w:t>
      </w:r>
      <w:r w:rsidRPr="2DB8E626">
        <w:rPr>
          <w:lang w:val="en-US"/>
        </w:rPr>
        <w:t>:</w:t>
      </w:r>
      <w:r w:rsidRPr="1E975225">
        <w:rPr>
          <w:lang w:val="en-US"/>
        </w:rPr>
        <w:t xml:space="preserve"> </w:t>
      </w:r>
    </w:p>
    <w:p w14:paraId="54889071" w14:textId="77777777" w:rsidR="00BC626F" w:rsidRDefault="00BC626F" w:rsidP="00BC626F">
      <w:pPr>
        <w:pStyle w:val="ListParagraph"/>
        <w:numPr>
          <w:ilvl w:val="1"/>
          <w:numId w:val="16"/>
        </w:numPr>
        <w:rPr>
          <w:lang w:val="en-US"/>
        </w:rPr>
      </w:pPr>
      <w:r w:rsidRPr="463DD3F5">
        <w:rPr>
          <w:lang w:val="en-US"/>
        </w:rPr>
        <w:t>Implement Deep Embedded Clustering (DEC) for Time Difference of Arrival (</w:t>
      </w:r>
      <w:proofErr w:type="spellStart"/>
      <w:r w:rsidRPr="463DD3F5">
        <w:rPr>
          <w:lang w:val="en-US"/>
        </w:rPr>
        <w:t>TDoA</w:t>
      </w:r>
      <w:proofErr w:type="spellEnd"/>
      <w:r w:rsidRPr="463DD3F5">
        <w:rPr>
          <w:lang w:val="en-US"/>
        </w:rPr>
        <w:t>) at each anchor. Each anchor trains a local model on its collected data to generate latent-space embeddings and clusters signals into a pre-defined number of clusters (k). Poor-quality signals are filtered out based on quality criteria, and only Time of Arrival (TOA) data from high-quality signals is sent to the backend for tag or UE positioning.</w:t>
      </w:r>
    </w:p>
    <w:p w14:paraId="161A3344" w14:textId="77777777" w:rsidR="00BC626F" w:rsidRPr="000D295A" w:rsidRDefault="00BC626F" w:rsidP="00BC626F">
      <w:pPr>
        <w:pStyle w:val="ListParagraph"/>
        <w:numPr>
          <w:ilvl w:val="1"/>
          <w:numId w:val="16"/>
        </w:numPr>
        <w:rPr>
          <w:lang w:val="en-US"/>
        </w:rPr>
      </w:pPr>
      <w:r w:rsidRPr="30D67E23">
        <w:rPr>
          <w:lang w:val="en-US"/>
        </w:rPr>
        <w:t>During each training round, local DEC models from all anchors are aggregated at a central server to update a global model. The updated global model is then redistributed to anchors, enabling continuous improvement of local training in subsequent rounds. This process ensures robust anchor selection and enhances signal clustering for accurate positioning.</w:t>
      </w:r>
    </w:p>
    <w:p w14:paraId="062D86FB" w14:textId="77777777" w:rsidR="00BC626F" w:rsidRPr="004543D3" w:rsidRDefault="00BC626F" w:rsidP="00BC626F">
      <w:pPr>
        <w:pStyle w:val="ListParagraph"/>
        <w:numPr>
          <w:ilvl w:val="0"/>
          <w:numId w:val="16"/>
        </w:numPr>
        <w:rPr>
          <w:lang w:val="en-US"/>
        </w:rPr>
      </w:pPr>
      <w:r w:rsidRPr="1977063B">
        <w:rPr>
          <w:lang w:val="en-US"/>
        </w:rPr>
        <w:t xml:space="preserve">Validation: </w:t>
      </w:r>
      <w:r>
        <w:rPr>
          <w:lang w:val="en-US"/>
        </w:rPr>
        <w:t>Using moving</w:t>
      </w:r>
      <w:r w:rsidRPr="1977063B">
        <w:rPr>
          <w:lang w:val="en-US"/>
        </w:rPr>
        <w:t xml:space="preserve"> trackers at additional </w:t>
      </w:r>
      <w:r>
        <w:rPr>
          <w:lang w:val="en-US"/>
        </w:rPr>
        <w:t xml:space="preserve">known </w:t>
      </w:r>
      <w:r w:rsidRPr="1977063B">
        <w:rPr>
          <w:lang w:val="en-US"/>
        </w:rPr>
        <w:t>locations not used during training to validate the model’s accuracy. Compare the system’s calculated positions with the actual locations.</w:t>
      </w:r>
    </w:p>
    <w:p w14:paraId="1BA00568" w14:textId="77777777" w:rsidR="00BC626F" w:rsidRPr="004543D3" w:rsidRDefault="00BC626F" w:rsidP="00BC626F">
      <w:pPr>
        <w:pStyle w:val="ListParagraph"/>
        <w:numPr>
          <w:ilvl w:val="0"/>
          <w:numId w:val="16"/>
        </w:numPr>
        <w:rPr>
          <w:szCs w:val="22"/>
          <w:lang w:val="en-US"/>
        </w:rPr>
      </w:pPr>
      <w:r w:rsidRPr="004543D3">
        <w:rPr>
          <w:szCs w:val="22"/>
          <w:lang w:val="en-US"/>
        </w:rPr>
        <w:t>Calibration and Fine-Tuning: Adjust the model based on validation results to address discrepancies.</w:t>
      </w:r>
      <w:r>
        <w:rPr>
          <w:szCs w:val="22"/>
          <w:lang w:val="en-US"/>
        </w:rPr>
        <w:t xml:space="preserve"> </w:t>
      </w:r>
      <w:r w:rsidRPr="004543D3">
        <w:rPr>
          <w:szCs w:val="22"/>
          <w:lang w:val="en-US"/>
        </w:rPr>
        <w:t xml:space="preserve">Iterate the training process as needed, especially when the environment changes (e.g., new machinery is </w:t>
      </w:r>
      <w:proofErr w:type="gramStart"/>
      <w:r w:rsidRPr="004543D3">
        <w:rPr>
          <w:szCs w:val="22"/>
          <w:lang w:val="en-US"/>
        </w:rPr>
        <w:t>added</w:t>
      </w:r>
      <w:proofErr w:type="gramEnd"/>
      <w:r w:rsidRPr="004543D3">
        <w:rPr>
          <w:szCs w:val="22"/>
          <w:lang w:val="en-US"/>
        </w:rPr>
        <w:t xml:space="preserve"> or layouts are modified).</w:t>
      </w:r>
    </w:p>
    <w:p w14:paraId="64FC1F6D" w14:textId="77777777" w:rsidR="00BC626F" w:rsidRPr="000C64CD" w:rsidRDefault="00BC626F" w:rsidP="00BC626F">
      <w:pPr>
        <w:pStyle w:val="Heading6"/>
        <w:rPr>
          <w:lang w:val="en-US"/>
        </w:rPr>
      </w:pPr>
      <w:r>
        <w:rPr>
          <w:lang w:val="en-US"/>
        </w:rPr>
        <w:t>Requirements</w:t>
      </w:r>
      <w:r w:rsidRPr="000C64CD">
        <w:rPr>
          <w:lang w:val="en-US"/>
        </w:rPr>
        <w:t>:</w:t>
      </w:r>
    </w:p>
    <w:p w14:paraId="374E7EBA" w14:textId="77777777" w:rsidR="00BC626F" w:rsidRPr="00E56B10" w:rsidRDefault="00BC626F" w:rsidP="00BC626F">
      <w:pPr>
        <w:pStyle w:val="ListParagraph"/>
        <w:numPr>
          <w:ilvl w:val="0"/>
          <w:numId w:val="19"/>
        </w:numPr>
        <w:rPr>
          <w:szCs w:val="22"/>
          <w:lang w:val="en-US"/>
        </w:rPr>
      </w:pPr>
      <w:r w:rsidRPr="00454CC1">
        <w:rPr>
          <w:szCs w:val="22"/>
          <w:lang w:val="en-US"/>
        </w:rPr>
        <w:t>Environmental Adaptation:</w:t>
      </w:r>
      <w:r>
        <w:rPr>
          <w:szCs w:val="22"/>
          <w:lang w:val="en-US"/>
        </w:rPr>
        <w:t xml:space="preserve"> </w:t>
      </w:r>
      <w:r w:rsidRPr="00E56B10">
        <w:rPr>
          <w:szCs w:val="22"/>
          <w:lang w:val="en-US"/>
        </w:rPr>
        <w:t xml:space="preserve">The trained model compensates for environmental </w:t>
      </w:r>
      <w:r>
        <w:rPr>
          <w:szCs w:val="22"/>
          <w:lang w:val="en-US"/>
        </w:rPr>
        <w:t>changes.</w:t>
      </w:r>
    </w:p>
    <w:p w14:paraId="59606F26" w14:textId="77777777" w:rsidR="00BC626F" w:rsidRPr="00036D31" w:rsidRDefault="00BC626F" w:rsidP="00BC626F">
      <w:pPr>
        <w:pStyle w:val="ListParagraph"/>
        <w:numPr>
          <w:ilvl w:val="0"/>
          <w:numId w:val="19"/>
        </w:numPr>
        <w:rPr>
          <w:lang w:val="en-US"/>
        </w:rPr>
      </w:pPr>
      <w:r w:rsidRPr="00DC4330">
        <w:rPr>
          <w:szCs w:val="22"/>
          <w:lang w:val="en-US"/>
        </w:rPr>
        <w:t>Error Reduction:</w:t>
      </w:r>
      <w:r>
        <w:rPr>
          <w:szCs w:val="22"/>
          <w:lang w:val="en-US"/>
        </w:rPr>
        <w:t xml:space="preserve"> </w:t>
      </w:r>
      <w:r w:rsidRPr="00DC4330">
        <w:rPr>
          <w:szCs w:val="22"/>
          <w:lang w:val="en-US"/>
        </w:rPr>
        <w:t>The system minimizes errors in challenging areas with signal interference.</w:t>
      </w:r>
    </w:p>
    <w:p w14:paraId="6394ECE1" w14:textId="77777777" w:rsidR="00BC626F" w:rsidRPr="001B1467" w:rsidRDefault="00BC626F" w:rsidP="00BC626F">
      <w:pPr>
        <w:pStyle w:val="ListParagraph"/>
        <w:numPr>
          <w:ilvl w:val="0"/>
          <w:numId w:val="34"/>
        </w:numPr>
        <w:rPr>
          <w:lang w:val="en-US"/>
        </w:rPr>
      </w:pPr>
      <w:r w:rsidRPr="001B1467">
        <w:rPr>
          <w:lang w:val="en-US"/>
        </w:rPr>
        <w:t xml:space="preserve">Sufficient Training Data: </w:t>
      </w:r>
      <w:r>
        <w:rPr>
          <w:lang w:val="en-US"/>
        </w:rPr>
        <w:t xml:space="preserve">As a functioning deployment of a lab setup requires too many efforts, </w:t>
      </w:r>
      <w:r w:rsidRPr="001B1467">
        <w:rPr>
          <w:lang w:val="en-US"/>
        </w:rPr>
        <w:t xml:space="preserve">use </w:t>
      </w:r>
      <w:r>
        <w:rPr>
          <w:lang w:val="en-US"/>
        </w:rPr>
        <w:t xml:space="preserve">existing </w:t>
      </w:r>
      <w:r w:rsidRPr="001B1467">
        <w:rPr>
          <w:lang w:val="en-US"/>
        </w:rPr>
        <w:t>training data</w:t>
      </w:r>
      <w:r>
        <w:rPr>
          <w:lang w:val="en-US"/>
        </w:rPr>
        <w:t>sets to run experiments</w:t>
      </w:r>
      <w:r w:rsidRPr="001B1467">
        <w:rPr>
          <w:lang w:val="en-US"/>
        </w:rPr>
        <w:t>.</w:t>
      </w:r>
    </w:p>
    <w:p w14:paraId="6350590A" w14:textId="77777777" w:rsidR="00BC626F" w:rsidRPr="008E01D6" w:rsidRDefault="00BC626F" w:rsidP="00BC626F">
      <w:pPr>
        <w:rPr>
          <w:szCs w:val="22"/>
          <w:lang w:val="en-US"/>
        </w:rPr>
      </w:pPr>
    </w:p>
    <w:p w14:paraId="1C74C4A7" w14:textId="77777777" w:rsidR="00BC626F" w:rsidRDefault="00BC626F" w:rsidP="00BC626F">
      <w:pPr>
        <w:pStyle w:val="Heading5"/>
      </w:pPr>
      <w:r>
        <w:t xml:space="preserve">User Story: 1.2 </w:t>
      </w:r>
      <w:r w:rsidRPr="00EA7253">
        <w:t xml:space="preserve">Asset Tracking </w:t>
      </w:r>
    </w:p>
    <w:p w14:paraId="46A90359" w14:textId="77777777" w:rsidR="00BC626F" w:rsidRDefault="00BC626F" w:rsidP="00BC626F">
      <w:pPr>
        <w:rPr>
          <w:lang w:val="en-US"/>
        </w:rPr>
      </w:pPr>
      <w:r>
        <w:t>As a warehouse manager, I want to track the real-time location of raw materials, work pieces, finished goods or tools and equipment. My goals are to use the locations to do e.g., i</w:t>
      </w:r>
      <w:r w:rsidRPr="00EA7253">
        <w:t xml:space="preserve">nventory </w:t>
      </w:r>
      <w:r>
        <w:t>m</w:t>
      </w:r>
      <w:r w:rsidRPr="00EA7253">
        <w:t>anagement</w:t>
      </w:r>
      <w:r>
        <w:t xml:space="preserve"> (</w:t>
      </w:r>
      <w:r w:rsidRPr="00B071D6">
        <w:t>reduce search time</w:t>
      </w:r>
      <w:r>
        <w:t xml:space="preserve"> for assets), l</w:t>
      </w:r>
      <w:proofErr w:type="spellStart"/>
      <w:r w:rsidRPr="00146FF2">
        <w:rPr>
          <w:lang w:val="en-US"/>
        </w:rPr>
        <w:t>oss</w:t>
      </w:r>
      <w:proofErr w:type="spellEnd"/>
      <w:r w:rsidRPr="00146FF2">
        <w:rPr>
          <w:lang w:val="en-US"/>
        </w:rPr>
        <w:t xml:space="preserve"> </w:t>
      </w:r>
      <w:r>
        <w:rPr>
          <w:lang w:val="en-US"/>
        </w:rPr>
        <w:t>p</w:t>
      </w:r>
      <w:r w:rsidRPr="00146FF2">
        <w:rPr>
          <w:lang w:val="en-US"/>
        </w:rPr>
        <w:t>revention</w:t>
      </w:r>
      <w:r>
        <w:rPr>
          <w:lang w:val="en-US"/>
        </w:rPr>
        <w:t xml:space="preserve"> (</w:t>
      </w:r>
      <w:r w:rsidRPr="00146FF2">
        <w:rPr>
          <w:lang w:val="en-US"/>
        </w:rPr>
        <w:t xml:space="preserve">prevent theft or unauthorized removal </w:t>
      </w:r>
      <w:r>
        <w:rPr>
          <w:lang w:val="en-US"/>
        </w:rPr>
        <w:t>of equipment), or predictive analytics (</w:t>
      </w:r>
      <w:r w:rsidRPr="003F39F7">
        <w:t>predict equipment usage patterns and schedule proactive maintenance</w:t>
      </w:r>
      <w:r>
        <w:t>).</w:t>
      </w:r>
    </w:p>
    <w:p w14:paraId="5CF24E83" w14:textId="77777777" w:rsidR="00BC626F" w:rsidRDefault="00BC626F" w:rsidP="00BC626F">
      <w:pPr>
        <w:rPr>
          <w:szCs w:val="22"/>
          <w:lang w:val="en-US"/>
        </w:rPr>
      </w:pPr>
    </w:p>
    <w:p w14:paraId="56BAE7FB" w14:textId="77777777" w:rsidR="00BC626F" w:rsidRPr="000C64CD" w:rsidRDefault="00BC626F" w:rsidP="00BC626F">
      <w:pPr>
        <w:rPr>
          <w:szCs w:val="22"/>
          <w:lang w:val="en-US"/>
        </w:rPr>
      </w:pPr>
      <w:r w:rsidRPr="000C64CD">
        <w:rPr>
          <w:szCs w:val="22"/>
          <w:lang w:val="en-US"/>
        </w:rPr>
        <w:t xml:space="preserve">Detailed Description of </w:t>
      </w:r>
      <w:r>
        <w:rPr>
          <w:szCs w:val="22"/>
          <w:lang w:val="en-US"/>
        </w:rPr>
        <w:t>“</w:t>
      </w:r>
      <w:r w:rsidRPr="000C64CD">
        <w:rPr>
          <w:szCs w:val="22"/>
          <w:lang w:val="en-US"/>
        </w:rPr>
        <w:t>Asset Tracking</w:t>
      </w:r>
      <w:r>
        <w:rPr>
          <w:szCs w:val="22"/>
          <w:lang w:val="en-US"/>
        </w:rPr>
        <w:t>”</w:t>
      </w:r>
    </w:p>
    <w:p w14:paraId="5B6273B4" w14:textId="77777777" w:rsidR="00BC626F" w:rsidRPr="000C64CD" w:rsidRDefault="00BC626F" w:rsidP="00BC626F">
      <w:pPr>
        <w:pStyle w:val="Heading6"/>
        <w:rPr>
          <w:lang w:val="en-US"/>
        </w:rPr>
      </w:pPr>
      <w:r w:rsidRPr="000C64CD">
        <w:rPr>
          <w:lang w:val="en-US"/>
        </w:rPr>
        <w:t>Actors:</w:t>
      </w:r>
    </w:p>
    <w:p w14:paraId="6AFDB354" w14:textId="77777777" w:rsidR="00BC626F" w:rsidRPr="000C64CD" w:rsidRDefault="00BC626F" w:rsidP="00BC626F">
      <w:pPr>
        <w:pStyle w:val="ListParagraph"/>
        <w:numPr>
          <w:ilvl w:val="0"/>
          <w:numId w:val="16"/>
        </w:numPr>
        <w:rPr>
          <w:szCs w:val="22"/>
          <w:lang w:val="en-US"/>
        </w:rPr>
      </w:pPr>
      <w:r w:rsidRPr="000C64CD">
        <w:rPr>
          <w:szCs w:val="22"/>
          <w:lang w:val="en-US"/>
        </w:rPr>
        <w:t>Warehouse Manager: Oversees inventory and coordinates material movements.</w:t>
      </w:r>
    </w:p>
    <w:p w14:paraId="21D58FC9" w14:textId="77777777" w:rsidR="00BC626F" w:rsidRPr="000C64CD" w:rsidRDefault="00BC626F" w:rsidP="00BC626F">
      <w:pPr>
        <w:pStyle w:val="ListParagraph"/>
        <w:numPr>
          <w:ilvl w:val="0"/>
          <w:numId w:val="16"/>
        </w:numPr>
        <w:rPr>
          <w:szCs w:val="22"/>
          <w:lang w:val="en-US"/>
        </w:rPr>
      </w:pPr>
      <w:r w:rsidRPr="000C64CD">
        <w:rPr>
          <w:szCs w:val="22"/>
          <w:lang w:val="en-US"/>
        </w:rPr>
        <w:t>RTLS System: Includes trackers, gateways, and the localization engine.</w:t>
      </w:r>
    </w:p>
    <w:p w14:paraId="18F9C5A6" w14:textId="77777777" w:rsidR="00BC626F" w:rsidRPr="000C64CD" w:rsidRDefault="00BC626F" w:rsidP="00BC626F">
      <w:pPr>
        <w:pStyle w:val="ListParagraph"/>
        <w:numPr>
          <w:ilvl w:val="0"/>
          <w:numId w:val="16"/>
        </w:numPr>
        <w:rPr>
          <w:szCs w:val="22"/>
          <w:lang w:val="en-US"/>
        </w:rPr>
      </w:pPr>
      <w:r w:rsidRPr="000C64CD">
        <w:rPr>
          <w:szCs w:val="22"/>
          <w:lang w:val="en-US"/>
        </w:rPr>
        <w:t>Assets: Raw materials, finished goods, tools, and equipment.</w:t>
      </w:r>
    </w:p>
    <w:p w14:paraId="41202A8D" w14:textId="77777777" w:rsidR="00BC626F" w:rsidRPr="000C64CD" w:rsidRDefault="00BC626F" w:rsidP="00BC626F">
      <w:pPr>
        <w:pStyle w:val="ListParagraph"/>
        <w:numPr>
          <w:ilvl w:val="0"/>
          <w:numId w:val="16"/>
        </w:numPr>
        <w:rPr>
          <w:szCs w:val="22"/>
          <w:lang w:val="en-US"/>
        </w:rPr>
      </w:pPr>
      <w:r w:rsidRPr="000C64CD">
        <w:rPr>
          <w:szCs w:val="22"/>
          <w:lang w:val="en-US"/>
        </w:rPr>
        <w:t>Staff: Workers interacting with tracked assets.</w:t>
      </w:r>
    </w:p>
    <w:p w14:paraId="0A0D3460" w14:textId="77777777" w:rsidR="00BC626F" w:rsidRPr="000C64CD" w:rsidRDefault="00BC626F" w:rsidP="00BC626F">
      <w:pPr>
        <w:pStyle w:val="Heading6"/>
        <w:rPr>
          <w:lang w:val="en-US"/>
        </w:rPr>
      </w:pPr>
      <w:r w:rsidRPr="000C64CD">
        <w:rPr>
          <w:lang w:val="en-US"/>
        </w:rPr>
        <w:t>Preconditions:</w:t>
      </w:r>
    </w:p>
    <w:p w14:paraId="379EEF7D" w14:textId="77777777" w:rsidR="00BC626F" w:rsidRPr="00D821A4" w:rsidRDefault="00BC626F" w:rsidP="00BC626F">
      <w:pPr>
        <w:pStyle w:val="ListParagraph"/>
        <w:numPr>
          <w:ilvl w:val="0"/>
          <w:numId w:val="17"/>
        </w:numPr>
        <w:rPr>
          <w:szCs w:val="22"/>
          <w:lang w:val="en-US"/>
        </w:rPr>
      </w:pPr>
      <w:r w:rsidRPr="00D821A4">
        <w:rPr>
          <w:szCs w:val="22"/>
          <w:lang w:val="en-US"/>
        </w:rPr>
        <w:t>RTLS System Setup:</w:t>
      </w:r>
    </w:p>
    <w:p w14:paraId="6756531E" w14:textId="77777777" w:rsidR="00BC626F" w:rsidRPr="00223D28" w:rsidRDefault="00BC626F" w:rsidP="00BC626F">
      <w:pPr>
        <w:pStyle w:val="ListParagraph"/>
        <w:numPr>
          <w:ilvl w:val="1"/>
          <w:numId w:val="17"/>
        </w:numPr>
        <w:rPr>
          <w:szCs w:val="22"/>
          <w:lang w:val="en-US"/>
        </w:rPr>
      </w:pPr>
      <w:r w:rsidRPr="00223D28">
        <w:rPr>
          <w:szCs w:val="22"/>
          <w:lang w:val="en-US"/>
        </w:rPr>
        <w:t xml:space="preserve">Gateways are deployed and mapped to reference locations. </w:t>
      </w:r>
    </w:p>
    <w:p w14:paraId="75BF9564" w14:textId="77777777" w:rsidR="00BC626F" w:rsidRDefault="00BC626F" w:rsidP="00BC626F">
      <w:pPr>
        <w:pStyle w:val="ListParagraph"/>
        <w:numPr>
          <w:ilvl w:val="1"/>
          <w:numId w:val="17"/>
        </w:numPr>
        <w:rPr>
          <w:szCs w:val="22"/>
          <w:lang w:val="en-US"/>
        </w:rPr>
      </w:pPr>
      <w:r w:rsidRPr="00223D28">
        <w:rPr>
          <w:szCs w:val="22"/>
          <w:lang w:val="en-US"/>
        </w:rPr>
        <w:t xml:space="preserve">Trackers are attached to assets. </w:t>
      </w:r>
    </w:p>
    <w:p w14:paraId="51D301F5" w14:textId="77777777" w:rsidR="00BC626F" w:rsidRPr="006244B7" w:rsidRDefault="00BC626F" w:rsidP="00BC626F">
      <w:pPr>
        <w:pStyle w:val="ListParagraph"/>
        <w:numPr>
          <w:ilvl w:val="1"/>
          <w:numId w:val="17"/>
        </w:numPr>
        <w:rPr>
          <w:szCs w:val="22"/>
          <w:lang w:val="en-US"/>
        </w:rPr>
      </w:pPr>
      <w:r w:rsidRPr="006244B7">
        <w:rPr>
          <w:szCs w:val="22"/>
          <w:lang w:val="en-US"/>
        </w:rPr>
        <w:t xml:space="preserve">The localization engine is reachable by the gateways via the network and </w:t>
      </w:r>
      <w:r>
        <w:t xml:space="preserve">the localization engine receives the signals from the trackers at the backend and is combined with an AI that corrects positions calculated with </w:t>
      </w:r>
      <w:proofErr w:type="spellStart"/>
      <w:r>
        <w:t>TDoA</w:t>
      </w:r>
      <w:proofErr w:type="spellEnd"/>
      <w:r>
        <w:t xml:space="preserve">. </w:t>
      </w:r>
    </w:p>
    <w:p w14:paraId="26FEEBBF" w14:textId="77777777" w:rsidR="00BC626F" w:rsidRPr="00223D28" w:rsidRDefault="00BC626F" w:rsidP="00BC626F">
      <w:pPr>
        <w:pStyle w:val="ListParagraph"/>
        <w:numPr>
          <w:ilvl w:val="1"/>
          <w:numId w:val="17"/>
        </w:numPr>
        <w:rPr>
          <w:szCs w:val="22"/>
          <w:lang w:val="en-US"/>
        </w:rPr>
      </w:pPr>
      <w:r>
        <w:rPr>
          <w:szCs w:val="22"/>
          <w:lang w:val="en-US"/>
        </w:rPr>
        <w:t>Determined positions can be displayed / mapped</w:t>
      </w:r>
      <w:r w:rsidRPr="00223D28">
        <w:rPr>
          <w:szCs w:val="22"/>
          <w:lang w:val="en-US"/>
        </w:rPr>
        <w:t>.</w:t>
      </w:r>
    </w:p>
    <w:p w14:paraId="1CA6CCC4" w14:textId="77777777" w:rsidR="00BC626F" w:rsidRDefault="00BC626F" w:rsidP="00BC626F">
      <w:pPr>
        <w:pStyle w:val="ListParagraph"/>
        <w:numPr>
          <w:ilvl w:val="0"/>
          <w:numId w:val="17"/>
        </w:numPr>
        <w:rPr>
          <w:szCs w:val="22"/>
          <w:lang w:val="en-US"/>
        </w:rPr>
      </w:pPr>
      <w:r w:rsidRPr="00D821A4">
        <w:rPr>
          <w:szCs w:val="22"/>
          <w:lang w:val="en-US"/>
        </w:rPr>
        <w:t>System Training:</w:t>
      </w:r>
    </w:p>
    <w:p w14:paraId="460A2E87" w14:textId="77777777" w:rsidR="00BC626F" w:rsidRPr="000E3FD6" w:rsidRDefault="00BC626F" w:rsidP="00BC626F">
      <w:pPr>
        <w:pStyle w:val="ListParagraph"/>
        <w:numPr>
          <w:ilvl w:val="1"/>
          <w:numId w:val="17"/>
        </w:numPr>
        <w:rPr>
          <w:szCs w:val="22"/>
          <w:lang w:val="en-US"/>
        </w:rPr>
      </w:pPr>
      <w:r w:rsidRPr="000E3FD6">
        <w:rPr>
          <w:szCs w:val="22"/>
          <w:lang w:val="en-US"/>
        </w:rPr>
        <w:t xml:space="preserve">RTLS </w:t>
      </w:r>
      <w:r>
        <w:rPr>
          <w:szCs w:val="22"/>
          <w:lang w:val="en-US"/>
        </w:rPr>
        <w:t xml:space="preserve">is </w:t>
      </w:r>
      <w:r w:rsidRPr="000E3FD6">
        <w:rPr>
          <w:szCs w:val="22"/>
          <w:lang w:val="en-US"/>
        </w:rPr>
        <w:t>trained to determine accurate positions based on received radio signals from trackers.</w:t>
      </w:r>
    </w:p>
    <w:p w14:paraId="0FA7DB25" w14:textId="77777777" w:rsidR="00BC626F" w:rsidRDefault="00BC626F" w:rsidP="00BC626F">
      <w:pPr>
        <w:pStyle w:val="ListParagraph"/>
        <w:numPr>
          <w:ilvl w:val="0"/>
          <w:numId w:val="17"/>
        </w:numPr>
        <w:rPr>
          <w:szCs w:val="22"/>
          <w:lang w:val="en-US"/>
        </w:rPr>
      </w:pPr>
      <w:r w:rsidRPr="00D821A4">
        <w:rPr>
          <w:szCs w:val="22"/>
          <w:lang w:val="en-US"/>
        </w:rPr>
        <w:t>Defined Asset Information:</w:t>
      </w:r>
    </w:p>
    <w:p w14:paraId="358ED5B6" w14:textId="77777777" w:rsidR="00BC626F" w:rsidRPr="000E3FD6" w:rsidRDefault="00BC626F" w:rsidP="00BC626F">
      <w:pPr>
        <w:pStyle w:val="ListParagraph"/>
        <w:numPr>
          <w:ilvl w:val="1"/>
          <w:numId w:val="17"/>
        </w:numPr>
        <w:rPr>
          <w:szCs w:val="22"/>
          <w:lang w:val="en-US"/>
        </w:rPr>
      </w:pPr>
      <w:r w:rsidRPr="000E3FD6">
        <w:rPr>
          <w:szCs w:val="22"/>
          <w:lang w:val="en-US"/>
        </w:rPr>
        <w:t>Each tracker is associated with a unique asset ID in the system.</w:t>
      </w:r>
    </w:p>
    <w:p w14:paraId="43A97498" w14:textId="77777777" w:rsidR="00BC626F" w:rsidRPr="000C64CD" w:rsidRDefault="00BC626F" w:rsidP="00BC626F">
      <w:pPr>
        <w:pStyle w:val="Heading6"/>
        <w:rPr>
          <w:lang w:val="en-US"/>
        </w:rPr>
      </w:pPr>
      <w:r w:rsidRPr="000C64CD">
        <w:rPr>
          <w:lang w:val="en-US"/>
        </w:rPr>
        <w:t>Main Flow:</w:t>
      </w:r>
    </w:p>
    <w:p w14:paraId="56EABE03" w14:textId="77777777" w:rsidR="00BC626F" w:rsidRPr="00450AA2" w:rsidRDefault="00BC626F" w:rsidP="00BC626F">
      <w:pPr>
        <w:pStyle w:val="ListParagraph"/>
        <w:numPr>
          <w:ilvl w:val="0"/>
          <w:numId w:val="17"/>
        </w:numPr>
        <w:rPr>
          <w:szCs w:val="22"/>
          <w:lang w:val="en-US"/>
        </w:rPr>
      </w:pPr>
      <w:r w:rsidRPr="00D821A4">
        <w:rPr>
          <w:szCs w:val="22"/>
          <w:lang w:val="en-US"/>
        </w:rPr>
        <w:t>Tracker Activation:</w:t>
      </w:r>
      <w:r>
        <w:rPr>
          <w:szCs w:val="22"/>
          <w:lang w:val="en-US"/>
        </w:rPr>
        <w:t xml:space="preserve"> </w:t>
      </w:r>
      <w:r w:rsidRPr="00450AA2">
        <w:rPr>
          <w:szCs w:val="22"/>
          <w:lang w:val="en-US"/>
        </w:rPr>
        <w:t>Each tracker attached to an asset begins transmitting signals.</w:t>
      </w:r>
    </w:p>
    <w:p w14:paraId="06886E48" w14:textId="77777777" w:rsidR="00BC626F" w:rsidRDefault="00BC626F" w:rsidP="00BC626F">
      <w:pPr>
        <w:pStyle w:val="ListParagraph"/>
        <w:numPr>
          <w:ilvl w:val="0"/>
          <w:numId w:val="17"/>
        </w:numPr>
        <w:rPr>
          <w:szCs w:val="22"/>
          <w:lang w:val="en-US"/>
        </w:rPr>
      </w:pPr>
      <w:r w:rsidRPr="00450AA2">
        <w:rPr>
          <w:szCs w:val="22"/>
          <w:lang w:val="en-US"/>
        </w:rPr>
        <w:t>Signal Reception:</w:t>
      </w:r>
      <w:r>
        <w:rPr>
          <w:szCs w:val="22"/>
          <w:lang w:val="en-US"/>
        </w:rPr>
        <w:t xml:space="preserve"> </w:t>
      </w:r>
      <w:r w:rsidRPr="00450AA2">
        <w:rPr>
          <w:szCs w:val="22"/>
          <w:lang w:val="en-US"/>
        </w:rPr>
        <w:t>Gateways detect tracker signals</w:t>
      </w:r>
      <w:r>
        <w:rPr>
          <w:szCs w:val="22"/>
          <w:lang w:val="en-US"/>
        </w:rPr>
        <w:t xml:space="preserve">, digitalize them and </w:t>
      </w:r>
      <w:r w:rsidRPr="00450AA2">
        <w:rPr>
          <w:szCs w:val="22"/>
          <w:lang w:val="en-US"/>
        </w:rPr>
        <w:t>forward data (e.g., timestamp, CIR) to the localization engine</w:t>
      </w:r>
      <w:r>
        <w:rPr>
          <w:szCs w:val="22"/>
          <w:lang w:val="en-US"/>
        </w:rPr>
        <w:t>.</w:t>
      </w:r>
    </w:p>
    <w:p w14:paraId="3AFB76EE" w14:textId="77777777" w:rsidR="00BC626F" w:rsidRPr="00450AA2" w:rsidRDefault="00BC626F" w:rsidP="00BC626F">
      <w:pPr>
        <w:pStyle w:val="ListParagraph"/>
        <w:numPr>
          <w:ilvl w:val="0"/>
          <w:numId w:val="17"/>
        </w:numPr>
        <w:rPr>
          <w:szCs w:val="22"/>
          <w:lang w:val="en-US"/>
        </w:rPr>
      </w:pPr>
      <w:r>
        <w:rPr>
          <w:lang w:val="en-US"/>
        </w:rPr>
        <w:t xml:space="preserve">Data Reception: </w:t>
      </w:r>
      <w:r>
        <w:t>Localization engine receives the data (digitalized signal) to calculate a position.</w:t>
      </w:r>
    </w:p>
    <w:p w14:paraId="5C0E59D5" w14:textId="77777777" w:rsidR="00BC626F" w:rsidRPr="00450AA2" w:rsidRDefault="00BC626F" w:rsidP="00BC626F">
      <w:pPr>
        <w:pStyle w:val="ListParagraph"/>
        <w:numPr>
          <w:ilvl w:val="0"/>
          <w:numId w:val="17"/>
        </w:numPr>
        <w:rPr>
          <w:szCs w:val="22"/>
          <w:lang w:val="en-US"/>
        </w:rPr>
      </w:pPr>
      <w:r w:rsidRPr="00450AA2">
        <w:rPr>
          <w:szCs w:val="22"/>
          <w:lang w:val="en-US"/>
        </w:rPr>
        <w:t>Position Calculation:</w:t>
      </w:r>
      <w:r>
        <w:rPr>
          <w:szCs w:val="22"/>
          <w:lang w:val="en-US"/>
        </w:rPr>
        <w:t xml:space="preserve"> </w:t>
      </w:r>
      <w:r w:rsidRPr="00450AA2">
        <w:rPr>
          <w:szCs w:val="22"/>
          <w:lang w:val="en-US"/>
        </w:rPr>
        <w:t>The localization engine computes the real-time position of the asset using methods like Time Difference of Arrival (</w:t>
      </w:r>
      <w:proofErr w:type="spellStart"/>
      <w:r w:rsidRPr="00450AA2">
        <w:rPr>
          <w:szCs w:val="22"/>
          <w:lang w:val="en-US"/>
        </w:rPr>
        <w:t>TDoA</w:t>
      </w:r>
      <w:proofErr w:type="spellEnd"/>
      <w:r w:rsidRPr="00450AA2">
        <w:rPr>
          <w:szCs w:val="22"/>
          <w:lang w:val="en-US"/>
        </w:rPr>
        <w:t>).</w:t>
      </w:r>
    </w:p>
    <w:p w14:paraId="2D992443" w14:textId="77777777" w:rsidR="00BC626F" w:rsidRPr="00450AA2" w:rsidRDefault="00BC626F" w:rsidP="00BC626F">
      <w:pPr>
        <w:pStyle w:val="ListParagraph"/>
        <w:numPr>
          <w:ilvl w:val="0"/>
          <w:numId w:val="17"/>
        </w:numPr>
        <w:rPr>
          <w:szCs w:val="22"/>
          <w:lang w:val="en-US"/>
        </w:rPr>
      </w:pPr>
      <w:r w:rsidRPr="00450AA2">
        <w:rPr>
          <w:szCs w:val="22"/>
          <w:lang w:val="en-US"/>
        </w:rPr>
        <w:t>Position Refinement: AI-based error mitigation ensures accurate positioning, accounting for environmental factors like reflections and obstructions.</w:t>
      </w:r>
    </w:p>
    <w:p w14:paraId="6710D6AF" w14:textId="77777777" w:rsidR="00BC626F" w:rsidRPr="00211BB4" w:rsidRDefault="00BC626F" w:rsidP="00BC626F">
      <w:pPr>
        <w:pStyle w:val="ListParagraph"/>
        <w:numPr>
          <w:ilvl w:val="0"/>
          <w:numId w:val="17"/>
        </w:numPr>
        <w:rPr>
          <w:szCs w:val="22"/>
          <w:lang w:val="en-US"/>
        </w:rPr>
      </w:pPr>
      <w:r w:rsidRPr="00211BB4">
        <w:rPr>
          <w:szCs w:val="22"/>
          <w:lang w:val="en-US"/>
        </w:rPr>
        <w:t xml:space="preserve">Data Visualization: </w:t>
      </w:r>
      <w:r>
        <w:rPr>
          <w:szCs w:val="22"/>
          <w:lang w:val="en-US"/>
        </w:rPr>
        <w:t>P</w:t>
      </w:r>
      <w:r w:rsidRPr="00211BB4">
        <w:rPr>
          <w:szCs w:val="22"/>
          <w:lang w:val="en-US"/>
        </w:rPr>
        <w:t xml:space="preserve">ositions of </w:t>
      </w:r>
      <w:r>
        <w:rPr>
          <w:szCs w:val="22"/>
          <w:lang w:val="en-US"/>
        </w:rPr>
        <w:t xml:space="preserve">tracked </w:t>
      </w:r>
      <w:r w:rsidRPr="00211BB4">
        <w:rPr>
          <w:szCs w:val="22"/>
          <w:lang w:val="en-US"/>
        </w:rPr>
        <w:t>assets are displayed on a map of the facility.</w:t>
      </w:r>
    </w:p>
    <w:p w14:paraId="0C08E832" w14:textId="77777777" w:rsidR="00BC626F" w:rsidRPr="000C64CD" w:rsidRDefault="00BC626F" w:rsidP="00BC626F">
      <w:pPr>
        <w:pStyle w:val="Heading6"/>
        <w:rPr>
          <w:lang w:val="en-US"/>
        </w:rPr>
      </w:pPr>
      <w:r>
        <w:rPr>
          <w:lang w:val="en-US"/>
        </w:rPr>
        <w:t>Requirements</w:t>
      </w:r>
      <w:r w:rsidRPr="000C64CD">
        <w:rPr>
          <w:lang w:val="en-US"/>
        </w:rPr>
        <w:t>:</w:t>
      </w:r>
    </w:p>
    <w:p w14:paraId="5BCDC88E" w14:textId="105BA9BB" w:rsidR="00BC626F" w:rsidRPr="00BC626F" w:rsidRDefault="00BC626F" w:rsidP="00BC626F">
      <w:pPr>
        <w:pStyle w:val="ListParagraph"/>
        <w:numPr>
          <w:ilvl w:val="0"/>
          <w:numId w:val="17"/>
        </w:numPr>
        <w:rPr>
          <w:szCs w:val="22"/>
          <w:lang w:val="en-US"/>
        </w:rPr>
      </w:pPr>
      <w:r w:rsidRPr="00454CC1">
        <w:rPr>
          <w:szCs w:val="22"/>
          <w:lang w:val="en-US"/>
        </w:rPr>
        <w:t>System Accuracy:</w:t>
      </w:r>
      <w:r>
        <w:rPr>
          <w:szCs w:val="22"/>
          <w:lang w:val="en-US"/>
        </w:rPr>
        <w:t xml:space="preserve"> </w:t>
      </w:r>
      <w:r w:rsidRPr="00F17412">
        <w:rPr>
          <w:szCs w:val="22"/>
          <w:lang w:val="en-US"/>
        </w:rPr>
        <w:t xml:space="preserve">The RTLS achieves the </w:t>
      </w:r>
      <w:r>
        <w:rPr>
          <w:szCs w:val="22"/>
          <w:lang w:val="en-US"/>
        </w:rPr>
        <w:t>required positional mean average error</w:t>
      </w:r>
      <w:r w:rsidRPr="00F17412">
        <w:rPr>
          <w:szCs w:val="22"/>
          <w:lang w:val="en-US"/>
        </w:rPr>
        <w:t xml:space="preserve"> </w:t>
      </w:r>
      <w:r>
        <w:rPr>
          <w:szCs w:val="22"/>
          <w:lang w:val="en-US"/>
        </w:rPr>
        <w:t xml:space="preserve">(MAE) </w:t>
      </w:r>
      <w:r w:rsidRPr="00F17412">
        <w:rPr>
          <w:szCs w:val="22"/>
          <w:lang w:val="en-US"/>
        </w:rPr>
        <w:t xml:space="preserve">for position calculations (e.g., </w:t>
      </w:r>
      <w:r>
        <w:rPr>
          <w:szCs w:val="22"/>
          <w:lang w:val="en-US"/>
        </w:rPr>
        <w:t xml:space="preserve">95% is </w:t>
      </w:r>
      <w:r w:rsidRPr="008E01D6">
        <w:rPr>
          <w:szCs w:val="22"/>
          <w:lang w:val="en-US"/>
        </w:rPr>
        <w:t>±50 cm</w:t>
      </w:r>
      <w:r w:rsidRPr="00FF7AF0">
        <w:rPr>
          <w:szCs w:val="22"/>
          <w:lang w:val="en-US"/>
        </w:rPr>
        <w:t xml:space="preserve"> </w:t>
      </w:r>
      <w:r w:rsidRPr="00F17412">
        <w:rPr>
          <w:szCs w:val="22"/>
          <w:lang w:val="en-US"/>
        </w:rPr>
        <w:t>or better).</w:t>
      </w:r>
    </w:p>
    <w:p w14:paraId="0093C6A8" w14:textId="77777777" w:rsidR="00BC626F" w:rsidRDefault="00BC626F" w:rsidP="00BC626F">
      <w:pPr>
        <w:pStyle w:val="Heading3"/>
      </w:pPr>
      <w:r w:rsidRPr="0014798E">
        <w:t xml:space="preserve">Use </w:t>
      </w:r>
      <w:r w:rsidRPr="00BC626F">
        <w:t>Case</w:t>
      </w:r>
      <w:r w:rsidRPr="0014798E">
        <w:t xml:space="preserve"> </w:t>
      </w:r>
      <w:r>
        <w:t>2</w:t>
      </w:r>
      <w:r w:rsidRPr="0014798E">
        <w:t xml:space="preserve"> - AI-based </w:t>
      </w:r>
      <w:r>
        <w:t>edge / network management</w:t>
      </w:r>
    </w:p>
    <w:p w14:paraId="4038D10E" w14:textId="77777777" w:rsidR="00BC626F" w:rsidRDefault="00BC626F" w:rsidP="00BC626F">
      <w:pPr>
        <w:pStyle w:val="Heading4"/>
      </w:pPr>
      <w:r w:rsidRPr="00F46163">
        <w:t>Description:</w:t>
      </w:r>
    </w:p>
    <w:p w14:paraId="5EB8DE80" w14:textId="485598DE" w:rsidR="00BC626F" w:rsidRDefault="00BC626F">
      <w:pPr>
        <w:rPr>
          <w:lang w:val="en-US"/>
        </w:rPr>
      </w:pPr>
      <w:r>
        <w:t xml:space="preserve">In this use case, we consider an industrial production cell that consists of networked edge devices and software components, called edge apps, that run on these devices. Together, the edge apps realize a certain process automation functionality. </w:t>
      </w:r>
      <w:proofErr w:type="gramStart"/>
      <w:r>
        <w:t>For the purpose of</w:t>
      </w:r>
      <w:proofErr w:type="gramEnd"/>
      <w:r>
        <w:t xml:space="preserve"> this use case, we consider the example of an automated processing of work pieces that run over a conveyor belt and are being sorted according to quality using visual inspection. Several apps are involved to realize this</w:t>
      </w:r>
      <w:ins w:id="25" w:author="Broering, Arne (T CED INW-DE)" w:date="2025-03-13T08:11:00Z">
        <w:r w:rsidR="3FBB87D2">
          <w:t>.</w:t>
        </w:r>
      </w:ins>
      <w:r>
        <w:t xml:space="preserve"> </w:t>
      </w:r>
      <w:del w:id="26" w:author="Broering, Arne (T CED INW-DE)" w:date="2025-03-13T08:11:00Z">
        <w:r w:rsidDel="00BC626F">
          <w:delText xml:space="preserve">and some of them contain </w:delText>
        </w:r>
      </w:del>
      <w:r>
        <w:t>AI</w:t>
      </w:r>
      <w:ins w:id="27" w:author="Broering, Arne (T CED INW-DE)" w:date="2025-03-13T12:59:00Z">
        <w:r w:rsidR="44E002CE">
          <w:t>-based</w:t>
        </w:r>
      </w:ins>
      <w:r>
        <w:t xml:space="preserve"> </w:t>
      </w:r>
      <w:del w:id="28" w:author="Broering, Arne (T CED INW-DE)" w:date="2025-03-13T12:59:00Z">
        <w:r w:rsidDel="00BC626F">
          <w:delText>models</w:delText>
        </w:r>
      </w:del>
      <w:ins w:id="29" w:author="Broering, Arne (T CED INW-DE)" w:date="2025-03-13T12:59:00Z">
        <w:r w:rsidR="67E6CD6E">
          <w:t xml:space="preserve">tooling is </w:t>
        </w:r>
      </w:ins>
      <w:ins w:id="30" w:author="Broering, Arne (T CED INW-DE)" w:date="2025-03-13T08:11:00Z">
        <w:r w:rsidR="3665FD75">
          <w:t>used to efficiently manage the edge infrastructure</w:t>
        </w:r>
      </w:ins>
      <w:ins w:id="31" w:author="Ziller, Andreas (FT RPD CED INW-DE)" w:date="2025-03-26T16:39:00Z" w16du:dateUtc="2025-03-26T15:39:00Z">
        <w:r w:rsidR="0090302D">
          <w:t>, i.e</w:t>
        </w:r>
      </w:ins>
      <w:ins w:id="32" w:author="Ziller, Andreas (FT RPD CED INW-DE)" w:date="2025-03-26T16:40:00Z" w16du:dateUtc="2025-03-26T15:40:00Z">
        <w:r w:rsidR="0090302D">
          <w:t xml:space="preserve">. to optimally allocate apps on edge devices and to </w:t>
        </w:r>
        <w:r w:rsidR="00DE54EC">
          <w:t>solve problems</w:t>
        </w:r>
        <w:r w:rsidR="00625930">
          <w:t xml:space="preserve"> in the edge infrastructure</w:t>
        </w:r>
      </w:ins>
      <w:ins w:id="33" w:author="Ziller, Andreas (FT RPD CED INW-DE)" w:date="2025-03-26T16:41:00Z" w16du:dateUtc="2025-03-26T15:41:00Z">
        <w:r w:rsidR="00625930">
          <w:t xml:space="preserve"> (</w:t>
        </w:r>
        <w:r w:rsidR="00625930">
          <w:fldChar w:fldCharType="begin"/>
        </w:r>
        <w:r w:rsidR="00625930">
          <w:instrText xml:space="preserve"> REF _Ref193899704 \h </w:instrText>
        </w:r>
      </w:ins>
      <w:r w:rsidR="00625930">
        <w:fldChar w:fldCharType="separate"/>
      </w:r>
      <w:ins w:id="34" w:author="Ziller, Andreas (FT RPD CED INW-DE)" w:date="2025-03-26T16:41:00Z" w16du:dateUtc="2025-03-26T15:41:00Z">
        <w:r w:rsidR="00625930">
          <w:t xml:space="preserve">Figure </w:t>
        </w:r>
        <w:r w:rsidR="00625930">
          <w:rPr>
            <w:noProof/>
          </w:rPr>
          <w:t>5</w:t>
        </w:r>
        <w:r w:rsidR="00625930">
          <w:fldChar w:fldCharType="end"/>
        </w:r>
        <w:r w:rsidR="00625930">
          <w:t>)</w:t>
        </w:r>
      </w:ins>
      <w:r w:rsidRPr="10642310">
        <w:rPr>
          <w:lang w:val="en-US"/>
        </w:rPr>
        <w:t>. Now, it is crucial that these AI-based components are running securely and are trustworthy.</w:t>
      </w:r>
    </w:p>
    <w:p w14:paraId="753CC6B0" w14:textId="77777777" w:rsidR="00BC626F" w:rsidRPr="00A1555A" w:rsidRDefault="00BC626F" w:rsidP="00BC626F">
      <w:pPr>
        <w:rPr>
          <w:lang w:val="en-US"/>
        </w:rPr>
      </w:pPr>
    </w:p>
    <w:p w14:paraId="379F473F" w14:textId="77777777" w:rsidR="00BC626F" w:rsidRDefault="00BC626F" w:rsidP="00BC626F">
      <w:pPr>
        <w:keepNext/>
      </w:pPr>
      <w:r w:rsidRPr="00015907">
        <w:rPr>
          <w:noProof/>
        </w:rPr>
        <w:drawing>
          <wp:inline distT="0" distB="0" distL="0" distR="0" wp14:anchorId="6445B94B" wp14:editId="61E2506E">
            <wp:extent cx="5760720" cy="2255758"/>
            <wp:effectExtent l="0" t="0" r="0" b="0"/>
            <wp:docPr id="2004429974" name="Picture 1" descr="A diagram of a network manage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29974" name="Picture 1" descr="A diagram of a network management system&#10;&#10;Description automatically generated"/>
                    <pic:cNvPicPr/>
                  </pic:nvPicPr>
                  <pic:blipFill rotWithShape="1">
                    <a:blip r:embed="rId15"/>
                    <a:srcRect t="25213"/>
                    <a:stretch/>
                  </pic:blipFill>
                  <pic:spPr bwMode="auto">
                    <a:xfrm>
                      <a:off x="0" y="0"/>
                      <a:ext cx="5760720" cy="2255758"/>
                    </a:xfrm>
                    <a:prstGeom prst="rect">
                      <a:avLst/>
                    </a:prstGeom>
                    <a:ln>
                      <a:noFill/>
                    </a:ln>
                    <a:extLst>
                      <a:ext uri="{53640926-AAD7-44D8-BBD7-CCE9431645EC}">
                        <a14:shadowObscured xmlns:a14="http://schemas.microsoft.com/office/drawing/2010/main"/>
                      </a:ext>
                    </a:extLst>
                  </pic:spPr>
                </pic:pic>
              </a:graphicData>
            </a:graphic>
          </wp:inline>
        </w:drawing>
      </w:r>
    </w:p>
    <w:p w14:paraId="747D18B8" w14:textId="2470FE8A" w:rsidR="00BC626F" w:rsidRPr="00814884" w:rsidRDefault="00BC626F" w:rsidP="00BC626F">
      <w:pPr>
        <w:pStyle w:val="Caption"/>
        <w:rPr>
          <w:b/>
          <w:bCs/>
          <w:sz w:val="22"/>
          <w:szCs w:val="22"/>
        </w:rPr>
      </w:pPr>
      <w:bookmarkStart w:id="35" w:name="_Ref193899704"/>
      <w:commentRangeStart w:id="36"/>
      <w:r>
        <w:t xml:space="preserve">Figure </w:t>
      </w:r>
      <w:commentRangeEnd w:id="36"/>
      <w:r w:rsidR="00D1717D">
        <w:rPr>
          <w:rStyle w:val="CommentReference"/>
          <w:i w:val="0"/>
          <w:iCs w:val="0"/>
          <w:color w:val="auto"/>
        </w:rPr>
        <w:commentReference w:id="36"/>
      </w:r>
      <w:r>
        <w:fldChar w:fldCharType="begin"/>
      </w:r>
      <w:r>
        <w:instrText xml:space="preserve"> SEQ Figure \* ARABIC </w:instrText>
      </w:r>
      <w:r>
        <w:fldChar w:fldCharType="separate"/>
      </w:r>
      <w:r w:rsidR="007179FD">
        <w:rPr>
          <w:noProof/>
        </w:rPr>
        <w:t>5</w:t>
      </w:r>
      <w:r>
        <w:fldChar w:fldCharType="end"/>
      </w:r>
      <w:bookmarkEnd w:id="35"/>
      <w:r>
        <w:t>: Use Case 2 - AI-based edge / network management</w:t>
      </w:r>
    </w:p>
    <w:p w14:paraId="7E2A4D11" w14:textId="77777777" w:rsidR="00BC626F" w:rsidRPr="00F46163" w:rsidRDefault="00BC626F" w:rsidP="00BC626F">
      <w:pPr>
        <w:pStyle w:val="Heading4"/>
      </w:pPr>
      <w:r w:rsidRPr="00F46163">
        <w:t xml:space="preserve">Business </w:t>
      </w:r>
      <w:r>
        <w:t>Goals</w:t>
      </w:r>
      <w:r w:rsidRPr="00F46163">
        <w:t>:</w:t>
      </w:r>
    </w:p>
    <w:p w14:paraId="37DB79B1" w14:textId="001E933C" w:rsidR="00BC626F" w:rsidRDefault="00BC626F" w:rsidP="00BC626F">
      <w:r w:rsidRPr="004354D5">
        <w:t xml:space="preserve">Support the </w:t>
      </w:r>
      <w:r>
        <w:t xml:space="preserve">Siemens </w:t>
      </w:r>
      <w:r w:rsidRPr="004354D5">
        <w:t>product lines “Industrial Edge” and “SCALANCE” in becoming more reliable</w:t>
      </w:r>
      <w:ins w:id="37" w:author="Ziller, Andreas (FT RPD CED INW-DE)" w:date="2025-03-14T07:46:00Z" w16du:dateUtc="2025-03-14T06:46:00Z">
        <w:r w:rsidR="00054C5E">
          <w:t>, observable</w:t>
        </w:r>
      </w:ins>
      <w:r>
        <w:t xml:space="preserve"> and secure by p</w:t>
      </w:r>
      <w:r w:rsidRPr="004354D5">
        <w:t>rovid</w:t>
      </w:r>
      <w:r>
        <w:t>ing</w:t>
      </w:r>
      <w:r w:rsidRPr="004354D5">
        <w:t xml:space="preserve"> </w:t>
      </w:r>
      <w:r>
        <w:t xml:space="preserve">methods </w:t>
      </w:r>
      <w:r w:rsidRPr="004354D5">
        <w:t xml:space="preserve">for highly </w:t>
      </w:r>
      <w:r>
        <w:t xml:space="preserve">secure AI usage within an </w:t>
      </w:r>
      <w:r w:rsidRPr="004354D5">
        <w:t>industrial edge/network infrastructure</w:t>
      </w:r>
      <w:r>
        <w:t xml:space="preserve">. </w:t>
      </w:r>
      <w:proofErr w:type="gramStart"/>
      <w:r>
        <w:t>In order to</w:t>
      </w:r>
      <w:proofErr w:type="gramEnd"/>
      <w:r>
        <w:t xml:space="preserve"> leverage previous work, this use case builds on the pilot currently being developed in the PANDORA EU HORIZON projects and extends this pilot through the advanced security measures developed within </w:t>
      </w:r>
      <w:proofErr w:type="spellStart"/>
      <w:r>
        <w:t>CoEvolution</w:t>
      </w:r>
      <w:proofErr w:type="spellEnd"/>
      <w:r>
        <w:t>.</w:t>
      </w:r>
    </w:p>
    <w:p w14:paraId="79D84028" w14:textId="77777777" w:rsidR="00BC626F" w:rsidRDefault="00BC626F" w:rsidP="00BC626F"/>
    <w:p w14:paraId="78223BF5" w14:textId="77777777" w:rsidR="00BC626F" w:rsidRPr="006D5E8B" w:rsidRDefault="00BC626F" w:rsidP="00BC626F">
      <w:pPr>
        <w:pStyle w:val="Heading4"/>
      </w:pPr>
      <w:r>
        <w:t>Workflow:</w:t>
      </w:r>
    </w:p>
    <w:p w14:paraId="546328E7" w14:textId="64EE4DAA" w:rsidR="00BC626F" w:rsidRPr="002133C5" w:rsidRDefault="77FD8E7E">
      <w:r w:rsidRPr="660D28F5">
        <w:rPr>
          <w:lang w:val="en-US"/>
        </w:rPr>
        <w:t>A conveyor belt is used to transport work pieces. A light barrier triggers a camera, and an arm sorter is triggered to sort out “bad” work pieces. Therefore, the camera images are classified by an edge app that contains an AI to classify the images in “good” or “bad” work pieces. An edge app that realizes a virtual programmable logic controller (</w:t>
      </w:r>
      <w:proofErr w:type="spellStart"/>
      <w:r w:rsidRPr="660D28F5">
        <w:rPr>
          <w:lang w:val="en-US"/>
        </w:rPr>
        <w:t>vPLC</w:t>
      </w:r>
      <w:proofErr w:type="spellEnd"/>
      <w:r w:rsidRPr="660D28F5">
        <w:rPr>
          <w:lang w:val="en-US"/>
        </w:rPr>
        <w:t xml:space="preserve">) implements this control logic. With the purpose of cost saving and improved maintenance, a </w:t>
      </w:r>
      <w:proofErr w:type="spellStart"/>
      <w:r w:rsidRPr="660D28F5">
        <w:rPr>
          <w:lang w:val="en-US"/>
        </w:rPr>
        <w:t>vPLC</w:t>
      </w:r>
      <w:proofErr w:type="spellEnd"/>
      <w:r w:rsidRPr="660D28F5">
        <w:rPr>
          <w:lang w:val="en-US"/>
        </w:rPr>
        <w:t xml:space="preserve"> (instead of a PLC) is utilized for the logic control, which can run as an edge app. The </w:t>
      </w:r>
      <w:del w:id="38" w:author="Broering, Arne (T CED INW-DE)" w:date="2025-03-14T13:37:00Z">
        <w:r w:rsidR="00BC626F" w:rsidRPr="660D28F5" w:rsidDel="77FD8E7E">
          <w:rPr>
            <w:lang w:val="en-US"/>
          </w:rPr>
          <w:delText xml:space="preserve">camera, </w:delText>
        </w:r>
      </w:del>
      <w:r w:rsidRPr="660D28F5">
        <w:rPr>
          <w:lang w:val="en-US"/>
        </w:rPr>
        <w:t xml:space="preserve">light barrier, and arm sorter are connected via a </w:t>
      </w:r>
      <w:commentRangeStart w:id="39"/>
      <w:r w:rsidRPr="660D28F5">
        <w:rPr>
          <w:lang w:val="en-US"/>
        </w:rPr>
        <w:t xml:space="preserve">Siemens ET200 </w:t>
      </w:r>
      <w:proofErr w:type="gramStart"/>
      <w:r w:rsidRPr="660D28F5">
        <w:rPr>
          <w:lang w:val="en-US"/>
        </w:rPr>
        <w:t>device</w:t>
      </w:r>
      <w:proofErr w:type="gramEnd"/>
      <w:ins w:id="40" w:author="Broering, Arne (T CED INW-DE)" w:date="2025-03-14T13:38:00Z">
        <w:r w:rsidR="1CAC7E49" w:rsidRPr="660D28F5">
          <w:rPr>
            <w:lang w:val="en-US"/>
          </w:rPr>
          <w:t xml:space="preserve"> and the camera is connected with ethernet to the AI app</w:t>
        </w:r>
      </w:ins>
      <w:commentRangeEnd w:id="39"/>
      <w:r w:rsidR="00BC626F">
        <w:rPr>
          <w:rStyle w:val="CommentReference"/>
        </w:rPr>
        <w:commentReference w:id="39"/>
      </w:r>
      <w:r w:rsidRPr="660D28F5">
        <w:rPr>
          <w:lang w:val="en-US"/>
        </w:rPr>
        <w:t>.</w:t>
      </w:r>
    </w:p>
    <w:p w14:paraId="7B250C57" w14:textId="14AD6C26" w:rsidR="00BC626F" w:rsidRPr="002133C5" w:rsidRDefault="77FD8E7E">
      <w:pPr>
        <w:rPr>
          <w:szCs w:val="22"/>
          <w:lang w:val="en-US"/>
        </w:rPr>
      </w:pPr>
      <w:r w:rsidRPr="660D28F5">
        <w:rPr>
          <w:lang w:val="en-US"/>
        </w:rPr>
        <w:t xml:space="preserve">The involved edge apps and devices are managed by the Siemens’ Industrial Edge (IE) product. Each edge device runs an app execution environment. The edge apps, sensors (e.g., cameras), actuators, and </w:t>
      </w:r>
      <w:proofErr w:type="spellStart"/>
      <w:r w:rsidRPr="660D28F5">
        <w:rPr>
          <w:lang w:val="en-US"/>
        </w:rPr>
        <w:t>vPLC</w:t>
      </w:r>
      <w:proofErr w:type="spellEnd"/>
      <w:r w:rsidRPr="660D28F5">
        <w:rPr>
          <w:lang w:val="en-US"/>
        </w:rPr>
        <w:t xml:space="preserve"> can communicate via industrial networks. </w:t>
      </w:r>
      <w:ins w:id="41" w:author="Broering, Arne (T CED INW-DE)" w:date="2025-03-13T08:13:00Z">
        <w:r w:rsidR="477CA00A" w:rsidRPr="660D28F5">
          <w:rPr>
            <w:lang w:val="en-US"/>
          </w:rPr>
          <w:t xml:space="preserve">The IE Manager (IEM) offers an API to </w:t>
        </w:r>
      </w:ins>
      <w:ins w:id="42" w:author="Broering, Arne (T CED INW-DE)" w:date="2025-03-13T08:14:00Z">
        <w:r w:rsidR="477CA00A" w:rsidRPr="660D28F5">
          <w:rPr>
            <w:lang w:val="en-US"/>
          </w:rPr>
          <w:t>do lifecycle management of the devices and apps</w:t>
        </w:r>
      </w:ins>
      <w:ins w:id="43" w:author="Broering, Arne (T CED INW-DE)" w:date="2025-03-13T12:59:00Z">
        <w:r w:rsidR="5DFC6879" w:rsidRPr="660D28F5">
          <w:rPr>
            <w:lang w:val="en-US"/>
          </w:rPr>
          <w:t xml:space="preserve">. An Orchestration </w:t>
        </w:r>
      </w:ins>
      <w:ins w:id="44" w:author="Broering, Arne (T CED INW-DE)" w:date="2025-03-13T13:00:00Z">
        <w:r w:rsidR="5DFC6879" w:rsidRPr="660D28F5">
          <w:rPr>
            <w:lang w:val="en-US"/>
          </w:rPr>
          <w:t>A</w:t>
        </w:r>
      </w:ins>
      <w:ins w:id="45" w:author="Broering, Arne (T CED INW-DE)" w:date="2025-03-13T12:59:00Z">
        <w:r w:rsidR="5DFC6879" w:rsidRPr="660D28F5">
          <w:rPr>
            <w:lang w:val="en-US"/>
          </w:rPr>
          <w:t>gent</w:t>
        </w:r>
      </w:ins>
      <w:ins w:id="46" w:author="Broering, Arne (T CED INW-DE)" w:date="2025-03-13T13:00:00Z">
        <w:r w:rsidR="5DFC6879" w:rsidRPr="660D28F5">
          <w:rPr>
            <w:lang w:val="en-US"/>
          </w:rPr>
          <w:t xml:space="preserve"> </w:t>
        </w:r>
      </w:ins>
      <w:ins w:id="47" w:author="Broering, Arne (T CED INW-DE)" w:date="2025-03-13T13:01:00Z">
        <w:r w:rsidR="20A991BC" w:rsidRPr="660D28F5">
          <w:rPr>
            <w:lang w:val="en-US"/>
          </w:rPr>
          <w:t xml:space="preserve">and its UI </w:t>
        </w:r>
        <w:proofErr w:type="spellStart"/>
        <w:r w:rsidR="20A991BC" w:rsidRPr="660D28F5">
          <w:rPr>
            <w:lang w:val="en-US"/>
          </w:rPr>
          <w:t>ChatBot</w:t>
        </w:r>
      </w:ins>
      <w:proofErr w:type="spellEnd"/>
      <w:ins w:id="48" w:author="Broering, Arne (T CED INW-DE)" w:date="2025-03-13T13:02:00Z">
        <w:r w:rsidR="6CE6F407" w:rsidRPr="660D28F5">
          <w:rPr>
            <w:lang w:val="en-US"/>
          </w:rPr>
          <w:t xml:space="preserve"> allow a</w:t>
        </w:r>
      </w:ins>
      <w:ins w:id="49" w:author="Ziller, Andreas (FT RPD CED INW-DE)" w:date="2025-03-14T07:49:00Z">
        <w:r w:rsidR="7790EDB3" w:rsidRPr="660D28F5">
          <w:rPr>
            <w:lang w:val="en-US"/>
          </w:rPr>
          <w:t>n</w:t>
        </w:r>
      </w:ins>
      <w:ins w:id="50" w:author="Broering, Arne (T CED INW-DE)" w:date="2025-03-13T13:03:00Z">
        <w:r w:rsidR="6CE6F407" w:rsidRPr="660D28F5">
          <w:rPr>
            <w:lang w:val="en-US"/>
          </w:rPr>
          <w:t xml:space="preserve"> easy-to-use</w:t>
        </w:r>
      </w:ins>
      <w:ins w:id="51" w:author="Broering, Arne (T CED INW-DE)" w:date="2025-03-13T13:02:00Z">
        <w:r w:rsidR="6CE6F407" w:rsidRPr="660D28F5">
          <w:rPr>
            <w:lang w:val="en-US"/>
          </w:rPr>
          <w:t xml:space="preserve"> administration of the edge manage</w:t>
        </w:r>
      </w:ins>
      <w:ins w:id="52" w:author="Broering, Arne (T CED INW-DE)" w:date="2025-03-13T13:03:00Z">
        <w:r w:rsidR="6CE6F407" w:rsidRPr="660D28F5">
          <w:rPr>
            <w:lang w:val="en-US"/>
          </w:rPr>
          <w:t>ment in natural language.</w:t>
        </w:r>
      </w:ins>
      <w:ins w:id="53" w:author="Broering, Arne (T CED INW-DE)" w:date="2025-03-14T13:39:00Z">
        <w:r w:rsidR="6A6E5324" w:rsidRPr="660D28F5">
          <w:rPr>
            <w:lang w:val="en-US"/>
          </w:rPr>
          <w:t xml:space="preserve"> </w:t>
        </w:r>
      </w:ins>
      <w:ins w:id="54" w:author="Broering, Arne (T CED INW-DE)" w:date="2025-03-14T13:40:00Z">
        <w:r w:rsidR="6A6E5324" w:rsidRPr="660D28F5">
          <w:rPr>
            <w:lang w:val="en-US"/>
          </w:rPr>
          <w:t xml:space="preserve">The scope of </w:t>
        </w:r>
      </w:ins>
      <w:proofErr w:type="spellStart"/>
      <w:ins w:id="55" w:author="Broering, Arne (T CED INW-DE)" w:date="2025-03-14T13:41:00Z">
        <w:r w:rsidR="7755C9DF" w:rsidRPr="660D28F5">
          <w:rPr>
            <w:lang w:val="en-US"/>
          </w:rPr>
          <w:t>CoEvolution’s</w:t>
        </w:r>
        <w:proofErr w:type="spellEnd"/>
        <w:r w:rsidR="7755C9DF" w:rsidRPr="660D28F5">
          <w:rPr>
            <w:lang w:val="en-US"/>
          </w:rPr>
          <w:t xml:space="preserve"> work on </w:t>
        </w:r>
      </w:ins>
      <w:ins w:id="56" w:author="Broering, Arne (T CED INW-DE)" w:date="2025-03-14T13:40:00Z">
        <w:r w:rsidR="6A6E5324" w:rsidRPr="660D28F5">
          <w:rPr>
            <w:lang w:val="en-US"/>
          </w:rPr>
          <w:t xml:space="preserve">this use case is limited </w:t>
        </w:r>
      </w:ins>
      <w:ins w:id="57" w:author="Broering, Arne (T CED INW-DE)" w:date="2025-03-14T13:41:00Z">
        <w:r w:rsidR="741106B8" w:rsidRPr="660D28F5">
          <w:rPr>
            <w:lang w:val="en-US"/>
          </w:rPr>
          <w:t>to the aspects of infrastructure management rather than the application logic.</w:t>
        </w:r>
      </w:ins>
    </w:p>
    <w:p w14:paraId="5757716C" w14:textId="77777777" w:rsidR="00BC626F" w:rsidRDefault="00BC626F" w:rsidP="00BC626F">
      <w:pPr>
        <w:rPr>
          <w:szCs w:val="22"/>
        </w:rPr>
      </w:pPr>
    </w:p>
    <w:p w14:paraId="50A713FA" w14:textId="77777777" w:rsidR="00BC626F" w:rsidRDefault="00BC626F" w:rsidP="00BC626F">
      <w:pPr>
        <w:pStyle w:val="Heading4"/>
      </w:pPr>
      <w:r>
        <w:t>Components:</w:t>
      </w:r>
    </w:p>
    <w:p w14:paraId="34B62C32" w14:textId="77777777" w:rsidR="00BC626F" w:rsidRPr="00F46176" w:rsidRDefault="00BC626F" w:rsidP="00BC626F">
      <w:pPr>
        <w:rPr>
          <w:szCs w:val="22"/>
        </w:rPr>
      </w:pPr>
      <w:r w:rsidRPr="00F46176">
        <w:rPr>
          <w:szCs w:val="22"/>
        </w:rPr>
        <w:t>To implement the use case, the following components are involved:</w:t>
      </w:r>
    </w:p>
    <w:p w14:paraId="4BCA53DA" w14:textId="77777777" w:rsidR="00BC626F" w:rsidRPr="00820B31" w:rsidRDefault="00BC626F" w:rsidP="00BC626F">
      <w:pPr>
        <w:pStyle w:val="ListParagraph"/>
        <w:numPr>
          <w:ilvl w:val="0"/>
          <w:numId w:val="11"/>
        </w:numPr>
        <w:rPr>
          <w:szCs w:val="22"/>
          <w:rPrChange w:id="58" w:author="Ziller, Andreas (FT RPD CED INW-DE)" w:date="2025-03-14T07:52:00Z" w16du:dateUtc="2025-03-14T06:52:00Z">
            <w:rPr>
              <w:rFonts w:asciiTheme="minorHAnsi" w:hAnsiTheme="minorHAnsi" w:cstheme="minorHAnsi"/>
              <w:sz w:val="20"/>
            </w:rPr>
          </w:rPrChange>
        </w:rPr>
      </w:pPr>
      <w:r w:rsidRPr="009C78F5">
        <w:rPr>
          <w:szCs w:val="22"/>
        </w:rPr>
        <w:t xml:space="preserve">Edge devices: these are devices that can host edge apps. Such an edge app may incorporate an AI model. For example, </w:t>
      </w:r>
      <w:r>
        <w:rPr>
          <w:szCs w:val="22"/>
        </w:rPr>
        <w:t xml:space="preserve">as a kind </w:t>
      </w:r>
      <w:r w:rsidRPr="00BE4D69">
        <w:rPr>
          <w:szCs w:val="22"/>
        </w:rPr>
        <w:t xml:space="preserve">of edge device, the </w:t>
      </w:r>
      <w:r w:rsidRPr="00BE4D69">
        <w:rPr>
          <w:szCs w:val="22"/>
          <w:rPrChange w:id="59" w:author="Ziller, Andreas (FT RPD CED INW-DE)" w:date="2025-03-14T07:52:00Z" w16du:dateUtc="2025-03-14T06:52:00Z">
            <w:rPr>
              <w:rFonts w:asciiTheme="minorHAnsi" w:hAnsiTheme="minorHAnsi" w:cstheme="minorHAnsi"/>
              <w:sz w:val="20"/>
            </w:rPr>
          </w:rPrChange>
        </w:rPr>
        <w:t>Siemens IPC 1047E (</w:t>
      </w:r>
      <w:r w:rsidRPr="00BE4D69">
        <w:rPr>
          <w:szCs w:val="22"/>
        </w:rPr>
        <w:fldChar w:fldCharType="begin"/>
      </w:r>
      <w:r w:rsidRPr="00BE4D69">
        <w:rPr>
          <w:szCs w:val="22"/>
        </w:rPr>
        <w:instrText>HYPERLINK "https://mall.industry.siemens.com/mall/de/de/Catalog/Product/?mlfb=6BK1801-1....-...."</w:instrText>
      </w:r>
      <w:r w:rsidRPr="00BE4D69">
        <w:rPr>
          <w:szCs w:val="22"/>
        </w:rPr>
      </w:r>
      <w:r w:rsidRPr="00BE4D69">
        <w:rPr>
          <w:szCs w:val="22"/>
        </w:rPr>
        <w:fldChar w:fldCharType="separate"/>
      </w:r>
      <w:r w:rsidRPr="00BE4D69">
        <w:rPr>
          <w:rStyle w:val="Hyperlink"/>
          <w:szCs w:val="22"/>
          <w:rPrChange w:id="60" w:author="Ziller, Andreas (FT RPD CED INW-DE)" w:date="2025-03-14T07:52:00Z" w16du:dateUtc="2025-03-14T06:52:00Z">
            <w:rPr>
              <w:rStyle w:val="Hyperlink"/>
              <w:rFonts w:asciiTheme="minorHAnsi" w:hAnsiTheme="minorHAnsi" w:cstheme="minorHAnsi"/>
              <w:sz w:val="20"/>
            </w:rPr>
          </w:rPrChange>
        </w:rPr>
        <w:t>link</w:t>
      </w:r>
      <w:r w:rsidRPr="00BE4D69">
        <w:rPr>
          <w:szCs w:val="22"/>
        </w:rPr>
        <w:fldChar w:fldCharType="end"/>
      </w:r>
      <w:r w:rsidRPr="00BE4D69">
        <w:rPr>
          <w:szCs w:val="22"/>
          <w:rPrChange w:id="61" w:author="Ziller, Andreas (FT RPD CED INW-DE)" w:date="2025-03-14T07:52:00Z" w16du:dateUtc="2025-03-14T06:52:00Z">
            <w:rPr>
              <w:rFonts w:asciiTheme="minorHAnsi" w:hAnsiTheme="minorHAnsi" w:cstheme="minorHAnsi"/>
              <w:sz w:val="20"/>
            </w:rPr>
          </w:rPrChange>
        </w:rPr>
        <w:t xml:space="preserve">) can be utilized, </w:t>
      </w:r>
      <w:r w:rsidRPr="00820B31">
        <w:rPr>
          <w:szCs w:val="22"/>
          <w:rPrChange w:id="62" w:author="Ziller, Andreas (FT RPD CED INW-DE)" w:date="2025-03-14T07:52:00Z" w16du:dateUtc="2025-03-14T06:52:00Z">
            <w:rPr>
              <w:rFonts w:asciiTheme="minorHAnsi" w:hAnsiTheme="minorHAnsi" w:cstheme="minorHAnsi"/>
              <w:sz w:val="20"/>
            </w:rPr>
          </w:rPrChange>
        </w:rPr>
        <w:t>combined with a Siemens ET200 device to establish connectivity to sensors and actuators.</w:t>
      </w:r>
    </w:p>
    <w:p w14:paraId="2BFFBC4C" w14:textId="77777777" w:rsidR="00BC626F" w:rsidRPr="00820B31" w:rsidRDefault="00BC626F" w:rsidP="00BC626F">
      <w:pPr>
        <w:pStyle w:val="ListParagraph"/>
        <w:numPr>
          <w:ilvl w:val="0"/>
          <w:numId w:val="11"/>
        </w:numPr>
        <w:suppressAutoHyphens/>
        <w:jc w:val="left"/>
        <w:rPr>
          <w:szCs w:val="22"/>
          <w:rPrChange w:id="63" w:author="Ziller, Andreas (FT RPD CED INW-DE)" w:date="2025-03-14T07:52:00Z" w16du:dateUtc="2025-03-14T06:52:00Z">
            <w:rPr>
              <w:rFonts w:asciiTheme="minorHAnsi" w:hAnsiTheme="minorHAnsi" w:cstheme="minorHAnsi"/>
              <w:sz w:val="20"/>
            </w:rPr>
          </w:rPrChange>
        </w:rPr>
      </w:pPr>
      <w:r w:rsidRPr="00820B31">
        <w:rPr>
          <w:szCs w:val="22"/>
          <w:rPrChange w:id="64" w:author="Ziller, Andreas (FT RPD CED INW-DE)" w:date="2025-03-14T07:52:00Z" w16du:dateUtc="2025-03-14T06:52:00Z">
            <w:rPr>
              <w:rFonts w:asciiTheme="minorHAnsi" w:hAnsiTheme="minorHAnsi" w:cstheme="minorHAnsi"/>
              <w:sz w:val="20"/>
            </w:rPr>
          </w:rPrChange>
        </w:rPr>
        <w:t xml:space="preserve">Edge apps: </w:t>
      </w:r>
    </w:p>
    <w:p w14:paraId="0CE76AE2" w14:textId="77777777" w:rsidR="00BC626F" w:rsidRPr="00BE4D69" w:rsidRDefault="00BC626F" w:rsidP="00BC626F">
      <w:pPr>
        <w:pStyle w:val="ListParagraph"/>
        <w:numPr>
          <w:ilvl w:val="1"/>
          <w:numId w:val="11"/>
        </w:numPr>
        <w:suppressAutoHyphens/>
        <w:jc w:val="left"/>
        <w:rPr>
          <w:szCs w:val="22"/>
          <w:rPrChange w:id="65" w:author="Ziller, Andreas (FT RPD CED INW-DE)" w:date="2025-03-14T07:52:00Z" w16du:dateUtc="2025-03-14T06:52:00Z">
            <w:rPr>
              <w:rFonts w:asciiTheme="minorHAnsi" w:hAnsiTheme="minorHAnsi" w:cstheme="minorHAnsi"/>
              <w:sz w:val="20"/>
            </w:rPr>
          </w:rPrChange>
        </w:rPr>
      </w:pPr>
      <w:r w:rsidRPr="00BE4D69">
        <w:rPr>
          <w:szCs w:val="22"/>
          <w:rPrChange w:id="66" w:author="Ziller, Andreas (FT RPD CED INW-DE)" w:date="2025-03-14T07:52:00Z" w16du:dateUtc="2025-03-14T06:52:00Z">
            <w:rPr>
              <w:rFonts w:asciiTheme="minorHAnsi" w:hAnsiTheme="minorHAnsi" w:cstheme="minorHAnsi"/>
              <w:sz w:val="20"/>
            </w:rPr>
          </w:rPrChange>
        </w:rPr>
        <w:t xml:space="preserve">Siemens SIMATIC S7 </w:t>
      </w:r>
      <w:proofErr w:type="spellStart"/>
      <w:r w:rsidRPr="00BE4D69">
        <w:rPr>
          <w:szCs w:val="22"/>
          <w:rPrChange w:id="67" w:author="Ziller, Andreas (FT RPD CED INW-DE)" w:date="2025-03-14T07:52:00Z" w16du:dateUtc="2025-03-14T06:52:00Z">
            <w:rPr>
              <w:rFonts w:asciiTheme="minorHAnsi" w:hAnsiTheme="minorHAnsi" w:cstheme="minorHAnsi"/>
              <w:sz w:val="20"/>
            </w:rPr>
          </w:rPrChange>
        </w:rPr>
        <w:t>vPLC</w:t>
      </w:r>
      <w:proofErr w:type="spellEnd"/>
      <w:r w:rsidRPr="00BE4D69">
        <w:rPr>
          <w:szCs w:val="22"/>
          <w:rPrChange w:id="68" w:author="Ziller, Andreas (FT RPD CED INW-DE)" w:date="2025-03-14T07:52:00Z" w16du:dateUtc="2025-03-14T06:52:00Z">
            <w:rPr>
              <w:rFonts w:asciiTheme="minorHAnsi" w:hAnsiTheme="minorHAnsi" w:cstheme="minorHAnsi"/>
              <w:sz w:val="20"/>
            </w:rPr>
          </w:rPrChange>
        </w:rPr>
        <w:t xml:space="preserve"> (</w:t>
      </w:r>
      <w:r w:rsidRPr="00BE4D69">
        <w:rPr>
          <w:szCs w:val="22"/>
        </w:rPr>
        <w:fldChar w:fldCharType="begin"/>
      </w:r>
      <w:r w:rsidRPr="00BE4D69">
        <w:rPr>
          <w:szCs w:val="22"/>
        </w:rPr>
        <w:instrText>HYPERLINK "https://www.siemens.com/global/en/products/automation/systems/industrial/plc/simatic-s7-1500/virtual-plc.html"</w:instrText>
      </w:r>
      <w:r w:rsidRPr="00BE4D69">
        <w:rPr>
          <w:szCs w:val="22"/>
        </w:rPr>
      </w:r>
      <w:r w:rsidRPr="00BE4D69">
        <w:rPr>
          <w:szCs w:val="22"/>
        </w:rPr>
        <w:fldChar w:fldCharType="separate"/>
      </w:r>
      <w:r w:rsidRPr="00BE4D69">
        <w:rPr>
          <w:rStyle w:val="Hyperlink"/>
          <w:szCs w:val="22"/>
          <w:rPrChange w:id="69" w:author="Ziller, Andreas (FT RPD CED INW-DE)" w:date="2025-03-14T07:52:00Z" w16du:dateUtc="2025-03-14T06:52:00Z">
            <w:rPr>
              <w:rStyle w:val="Hyperlink"/>
              <w:rFonts w:asciiTheme="minorHAnsi" w:hAnsiTheme="minorHAnsi" w:cstheme="minorHAnsi"/>
              <w:sz w:val="20"/>
            </w:rPr>
          </w:rPrChange>
        </w:rPr>
        <w:t>link</w:t>
      </w:r>
      <w:r w:rsidRPr="00BE4D69">
        <w:rPr>
          <w:szCs w:val="22"/>
        </w:rPr>
        <w:fldChar w:fldCharType="end"/>
      </w:r>
      <w:r w:rsidRPr="00BE4D69">
        <w:rPr>
          <w:szCs w:val="22"/>
          <w:rPrChange w:id="70" w:author="Ziller, Andreas (FT RPD CED INW-DE)" w:date="2025-03-14T07:52:00Z" w16du:dateUtc="2025-03-14T06:52:00Z">
            <w:rPr>
              <w:rFonts w:asciiTheme="minorHAnsi" w:hAnsiTheme="minorHAnsi" w:cstheme="minorHAnsi"/>
              <w:sz w:val="20"/>
            </w:rPr>
          </w:rPrChange>
        </w:rPr>
        <w:t>) is used to realize the process flow.</w:t>
      </w:r>
    </w:p>
    <w:p w14:paraId="24FC0737" w14:textId="77777777" w:rsidR="00BC626F" w:rsidRPr="00BE4D69" w:rsidRDefault="00BC626F" w:rsidP="00BC626F">
      <w:pPr>
        <w:pStyle w:val="ListParagraph"/>
        <w:numPr>
          <w:ilvl w:val="1"/>
          <w:numId w:val="11"/>
        </w:numPr>
        <w:suppressAutoHyphens/>
        <w:jc w:val="left"/>
        <w:rPr>
          <w:szCs w:val="22"/>
          <w:rPrChange w:id="71" w:author="Ziller, Andreas (FT RPD CED INW-DE)" w:date="2025-03-14T07:52:00Z" w16du:dateUtc="2025-03-14T06:52:00Z">
            <w:rPr>
              <w:rFonts w:asciiTheme="minorHAnsi" w:hAnsiTheme="minorHAnsi" w:cstheme="minorHAnsi"/>
              <w:sz w:val="20"/>
            </w:rPr>
          </w:rPrChange>
        </w:rPr>
      </w:pPr>
      <w:r w:rsidRPr="00BE4D69">
        <w:rPr>
          <w:szCs w:val="22"/>
          <w:rPrChange w:id="72" w:author="Ziller, Andreas (FT RPD CED INW-DE)" w:date="2025-03-14T07:52:00Z" w16du:dateUtc="2025-03-14T06:52:00Z">
            <w:rPr>
              <w:rFonts w:asciiTheme="minorHAnsi" w:hAnsiTheme="minorHAnsi" w:cstheme="minorHAnsi"/>
              <w:sz w:val="20"/>
            </w:rPr>
          </w:rPrChange>
        </w:rPr>
        <w:t>Siemens AI inference server app (</w:t>
      </w:r>
      <w:r w:rsidRPr="00BE4D69">
        <w:rPr>
          <w:szCs w:val="22"/>
        </w:rPr>
        <w:fldChar w:fldCharType="begin"/>
      </w:r>
      <w:r w:rsidRPr="00BE4D69">
        <w:rPr>
          <w:szCs w:val="22"/>
        </w:rPr>
        <w:instrText>HYPERLINK "https://www.dex.siemens.com/edge/build-your-solution/ai-inference-server-dk?cclcl=en_EN"</w:instrText>
      </w:r>
      <w:r w:rsidRPr="00BE4D69">
        <w:rPr>
          <w:szCs w:val="22"/>
        </w:rPr>
      </w:r>
      <w:r w:rsidRPr="00BE4D69">
        <w:rPr>
          <w:szCs w:val="22"/>
        </w:rPr>
        <w:fldChar w:fldCharType="separate"/>
      </w:r>
      <w:r w:rsidRPr="00BE4D69">
        <w:rPr>
          <w:rStyle w:val="Hyperlink"/>
          <w:szCs w:val="22"/>
          <w:rPrChange w:id="73" w:author="Ziller, Andreas (FT RPD CED INW-DE)" w:date="2025-03-14T07:52:00Z" w16du:dateUtc="2025-03-14T06:52:00Z">
            <w:rPr>
              <w:rStyle w:val="Hyperlink"/>
              <w:rFonts w:asciiTheme="minorHAnsi" w:hAnsiTheme="minorHAnsi" w:cstheme="minorHAnsi"/>
              <w:sz w:val="20"/>
            </w:rPr>
          </w:rPrChange>
        </w:rPr>
        <w:t>link</w:t>
      </w:r>
      <w:r w:rsidRPr="00BE4D69">
        <w:rPr>
          <w:szCs w:val="22"/>
        </w:rPr>
        <w:fldChar w:fldCharType="end"/>
      </w:r>
      <w:r w:rsidRPr="00BE4D69">
        <w:rPr>
          <w:szCs w:val="22"/>
          <w:rPrChange w:id="74" w:author="Ziller, Andreas (FT RPD CED INW-DE)" w:date="2025-03-14T07:52:00Z" w16du:dateUtc="2025-03-14T06:52:00Z">
            <w:rPr>
              <w:rFonts w:asciiTheme="minorHAnsi" w:hAnsiTheme="minorHAnsi" w:cstheme="minorHAnsi"/>
              <w:sz w:val="20"/>
            </w:rPr>
          </w:rPrChange>
        </w:rPr>
        <w:t>) is a candidate to realize the visual classification.</w:t>
      </w:r>
    </w:p>
    <w:p w14:paraId="73AD9BC6" w14:textId="77777777" w:rsidR="00BC626F" w:rsidRPr="002F7AE1" w:rsidRDefault="00BC626F" w:rsidP="00BC626F">
      <w:pPr>
        <w:pStyle w:val="ListParagraph"/>
        <w:numPr>
          <w:ilvl w:val="1"/>
          <w:numId w:val="11"/>
        </w:numPr>
        <w:rPr>
          <w:szCs w:val="22"/>
        </w:rPr>
      </w:pPr>
      <w:r w:rsidRPr="00994C9B">
        <w:rPr>
          <w:szCs w:val="22"/>
        </w:rPr>
        <w:t xml:space="preserve">Network/Edge </w:t>
      </w:r>
      <w:r>
        <w:rPr>
          <w:szCs w:val="22"/>
        </w:rPr>
        <w:t>Orchestrator/</w:t>
      </w:r>
      <w:r w:rsidRPr="00994C9B">
        <w:rPr>
          <w:szCs w:val="22"/>
        </w:rPr>
        <w:t xml:space="preserve">Management: This </w:t>
      </w:r>
      <w:r>
        <w:rPr>
          <w:szCs w:val="22"/>
        </w:rPr>
        <w:t xml:space="preserve">is a dedicated edge app that contains an </w:t>
      </w:r>
      <w:r w:rsidRPr="00994C9B">
        <w:rPr>
          <w:szCs w:val="22"/>
        </w:rPr>
        <w:t xml:space="preserve">AI model </w:t>
      </w:r>
      <w:r>
        <w:rPr>
          <w:szCs w:val="22"/>
        </w:rPr>
        <w:t xml:space="preserve">to </w:t>
      </w:r>
      <w:r w:rsidRPr="00994C9B">
        <w:rPr>
          <w:szCs w:val="22"/>
        </w:rPr>
        <w:t>support the management of the network / edge infrastructure, and it can for example be utilized to efficiently manage edge resources and installed apps.</w:t>
      </w:r>
    </w:p>
    <w:p w14:paraId="663DF01E" w14:textId="77777777" w:rsidR="00BC626F" w:rsidRDefault="00BC626F" w:rsidP="00BC626F">
      <w:pPr>
        <w:pStyle w:val="ListParagraph"/>
        <w:numPr>
          <w:ilvl w:val="0"/>
          <w:numId w:val="9"/>
        </w:numPr>
        <w:rPr>
          <w:szCs w:val="22"/>
        </w:rPr>
      </w:pPr>
      <w:r w:rsidRPr="00994C9B">
        <w:rPr>
          <w:szCs w:val="22"/>
        </w:rPr>
        <w:t>Network switch devices: These devices allow the creation of connected edge networks.</w:t>
      </w:r>
    </w:p>
    <w:p w14:paraId="71318C08" w14:textId="77777777" w:rsidR="00BC626F" w:rsidRPr="00BE4D69" w:rsidRDefault="00BC626F" w:rsidP="00BC626F">
      <w:pPr>
        <w:pStyle w:val="ListParagraph"/>
        <w:numPr>
          <w:ilvl w:val="0"/>
          <w:numId w:val="9"/>
        </w:numPr>
        <w:suppressAutoHyphens/>
        <w:jc w:val="left"/>
        <w:rPr>
          <w:szCs w:val="22"/>
        </w:rPr>
      </w:pPr>
      <w:r w:rsidRPr="00BE4D69">
        <w:rPr>
          <w:szCs w:val="22"/>
          <w:rPrChange w:id="75" w:author="Ziller, Andreas (FT RPD CED INW-DE)" w:date="2025-03-14T07:52:00Z" w16du:dateUtc="2025-03-14T06:52:00Z">
            <w:rPr>
              <w:rFonts w:asciiTheme="minorHAnsi" w:hAnsiTheme="minorHAnsi" w:cstheme="minorHAnsi"/>
              <w:sz w:val="20"/>
            </w:rPr>
          </w:rPrChange>
        </w:rPr>
        <w:t>Experiment setup components: conveyor belt, light barrier, network camera, arm sorter</w:t>
      </w:r>
    </w:p>
    <w:p w14:paraId="14D606A5" w14:textId="77777777" w:rsidR="00BC626F" w:rsidRDefault="00BC626F" w:rsidP="00BC626F">
      <w:pPr>
        <w:ind w:left="360"/>
      </w:pPr>
    </w:p>
    <w:p w14:paraId="71C9A59B" w14:textId="77777777" w:rsidR="00BC626F" w:rsidRDefault="00BC626F" w:rsidP="00BC626F">
      <w:r>
        <w:t xml:space="preserve">The Siemens product “Industrial Edge” is being utilized to manage the software components, the edge apps, running on those edge devices. The networking between the devices is established through switches / routers of the Siemens </w:t>
      </w:r>
      <w:r w:rsidRPr="004354D5">
        <w:t>SCALANCE</w:t>
      </w:r>
      <w:r>
        <w:t xml:space="preserve"> product portfolio. The process logic controllers (PLC) of the SIMATIC product line can be used to realize the functionality of the process automation.</w:t>
      </w:r>
    </w:p>
    <w:p w14:paraId="5FE317F4" w14:textId="77777777" w:rsidR="00BC626F" w:rsidRDefault="00BC626F" w:rsidP="00BC626F">
      <w:pPr>
        <w:rPr>
          <w:ins w:id="76" w:author="Broering, Arne (T CED INW-DE)" w:date="2025-03-13T10:02:00Z" w16du:dateUtc="2025-03-13T10:02:47Z"/>
        </w:rPr>
      </w:pPr>
    </w:p>
    <w:p w14:paraId="4E85B584" w14:textId="77777777" w:rsidR="007179FD" w:rsidRDefault="1649DF96" w:rsidP="007179FD">
      <w:pPr>
        <w:keepNext/>
        <w:rPr>
          <w:ins w:id="77" w:author="Ziller, Andreas (FT RPD CED INW-DE)" w:date="2025-03-26T16:43:00Z" w16du:dateUtc="2025-03-26T15:43:00Z"/>
        </w:rPr>
        <w:pPrChange w:id="78" w:author="Ziller, Andreas (FT RPD CED INW-DE)" w:date="2025-03-26T16:43:00Z" w16du:dateUtc="2025-03-26T15:43:00Z">
          <w:pPr/>
        </w:pPrChange>
      </w:pPr>
      <w:ins w:id="79" w:author="Broering, Arne (T CED INW-DE)" w:date="2025-03-13T12:54:00Z">
        <w:r>
          <w:rPr>
            <w:noProof/>
          </w:rPr>
          <w:drawing>
            <wp:inline distT="0" distB="0" distL="0" distR="0" wp14:anchorId="4EFB57D2" wp14:editId="2C997751">
              <wp:extent cx="5762626" cy="3448050"/>
              <wp:effectExtent l="0" t="0" r="0" b="0"/>
              <wp:docPr id="1987440637" name="Picture 198744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762626" cy="3448050"/>
                      </a:xfrm>
                      <a:prstGeom prst="rect">
                        <a:avLst/>
                      </a:prstGeom>
                    </pic:spPr>
                  </pic:pic>
                </a:graphicData>
              </a:graphic>
            </wp:inline>
          </w:drawing>
        </w:r>
      </w:ins>
    </w:p>
    <w:p w14:paraId="739604E6" w14:textId="437EFDBB" w:rsidR="1649DF96" w:rsidRDefault="007179FD" w:rsidP="007179FD">
      <w:pPr>
        <w:pStyle w:val="Caption"/>
        <w:pPrChange w:id="80" w:author="Ziller, Andreas (FT RPD CED INW-DE)" w:date="2025-03-26T16:43:00Z" w16du:dateUtc="2025-03-26T15:43:00Z">
          <w:pPr/>
        </w:pPrChange>
      </w:pPr>
      <w:ins w:id="81" w:author="Ziller, Andreas (FT RPD CED INW-DE)" w:date="2025-03-26T16:43:00Z" w16du:dateUtc="2025-03-26T15:43:00Z">
        <w:r>
          <w:t xml:space="preserve">Figure </w:t>
        </w:r>
        <w:r>
          <w:fldChar w:fldCharType="begin"/>
        </w:r>
        <w:r>
          <w:instrText xml:space="preserve"> SEQ Figure \* ARABIC </w:instrText>
        </w:r>
      </w:ins>
      <w:r>
        <w:fldChar w:fldCharType="separate"/>
      </w:r>
      <w:ins w:id="82" w:author="Ziller, Andreas (FT RPD CED INW-DE)" w:date="2025-03-26T16:43:00Z" w16du:dateUtc="2025-03-26T15:43:00Z">
        <w:r>
          <w:rPr>
            <w:noProof/>
          </w:rPr>
          <w:t>6</w:t>
        </w:r>
        <w:r>
          <w:fldChar w:fldCharType="end"/>
        </w:r>
        <w:r>
          <w:t>, System architecture UC 1.2</w:t>
        </w:r>
      </w:ins>
    </w:p>
    <w:p w14:paraId="261AD42B" w14:textId="77777777" w:rsidR="00BC626F" w:rsidRDefault="00BC626F" w:rsidP="00BC626F">
      <w:pPr>
        <w:pStyle w:val="Heading4"/>
      </w:pPr>
      <w:r>
        <w:t>Available Data:</w:t>
      </w:r>
    </w:p>
    <w:p w14:paraId="6E4A3801" w14:textId="77777777" w:rsidR="00BC626F" w:rsidRPr="008A6807" w:rsidRDefault="00BC626F" w:rsidP="00BC626F">
      <w:r>
        <w:t>Datasets for training AI models to support this use case will be made available. For example:</w:t>
      </w:r>
    </w:p>
    <w:p w14:paraId="30537C05" w14:textId="77777777" w:rsidR="00BC626F" w:rsidDel="0040635F" w:rsidRDefault="00BC626F" w:rsidP="00BC626F">
      <w:pPr>
        <w:pStyle w:val="ListParagraph"/>
        <w:numPr>
          <w:ilvl w:val="0"/>
          <w:numId w:val="14"/>
        </w:numPr>
        <w:rPr>
          <w:del w:id="83" w:author="Ziller, Andreas (FT RPD CED INW-DE)" w:date="2025-03-26T16:43:00Z" w16du:dateUtc="2025-03-26T15:43:00Z"/>
          <w:szCs w:val="22"/>
        </w:rPr>
      </w:pPr>
      <w:del w:id="84" w:author="Ziller, Andreas (FT RPD CED INW-DE)" w:date="2025-03-26T16:43:00Z" w16du:dateUtc="2025-03-26T15:43:00Z">
        <w:r w:rsidDel="0040635F">
          <w:rPr>
            <w:szCs w:val="22"/>
          </w:rPr>
          <w:delText>Work piece images (labelled as “good” or “bad”).</w:delText>
        </w:r>
      </w:del>
    </w:p>
    <w:p w14:paraId="0DC996D3" w14:textId="77777777" w:rsidR="00BC626F" w:rsidRDefault="00BC626F" w:rsidP="00BC626F">
      <w:pPr>
        <w:pStyle w:val="ListParagraph"/>
        <w:numPr>
          <w:ilvl w:val="0"/>
          <w:numId w:val="14"/>
        </w:numPr>
        <w:rPr>
          <w:ins w:id="85" w:author="Ziller, Andreas (FT RPD CED INW-DE)" w:date="2025-03-14T07:56:00Z" w16du:dateUtc="2025-03-14T06:56:00Z"/>
          <w:szCs w:val="22"/>
        </w:rPr>
      </w:pPr>
      <w:r w:rsidRPr="008A6807">
        <w:rPr>
          <w:szCs w:val="22"/>
        </w:rPr>
        <w:t xml:space="preserve">Server machine data, such as compute </w:t>
      </w:r>
      <w:r>
        <w:rPr>
          <w:szCs w:val="22"/>
        </w:rPr>
        <w:t>m</w:t>
      </w:r>
      <w:r w:rsidRPr="008A6807">
        <w:rPr>
          <w:szCs w:val="22"/>
        </w:rPr>
        <w:t xml:space="preserve">etrics (e.g., user CPU load average over 1, 5, 15 minutes) and network </w:t>
      </w:r>
      <w:r>
        <w:rPr>
          <w:szCs w:val="22"/>
        </w:rPr>
        <w:t>m</w:t>
      </w:r>
      <w:r w:rsidRPr="008A6807">
        <w:rPr>
          <w:szCs w:val="22"/>
        </w:rPr>
        <w:t>etrics (e.g. bytes sent/received, packets dropped)</w:t>
      </w:r>
    </w:p>
    <w:p w14:paraId="01C3EE76" w14:textId="77A70975" w:rsidR="008701AE" w:rsidRDefault="008701AE" w:rsidP="00BC626F">
      <w:pPr>
        <w:pStyle w:val="ListParagraph"/>
        <w:numPr>
          <w:ilvl w:val="0"/>
          <w:numId w:val="14"/>
        </w:numPr>
        <w:rPr>
          <w:ins w:id="86" w:author="Ziller, Andreas (FT RPD CED INW-DE)" w:date="2025-03-26T16:44:00Z" w16du:dateUtc="2025-03-26T15:44:00Z"/>
          <w:szCs w:val="22"/>
        </w:rPr>
      </w:pPr>
      <w:ins w:id="87" w:author="Ziller, Andreas (FT RPD CED INW-DE)" w:date="2025-03-14T07:56:00Z" w16du:dateUtc="2025-03-14T06:56:00Z">
        <w:r>
          <w:rPr>
            <w:szCs w:val="22"/>
          </w:rPr>
          <w:t xml:space="preserve">Edge metrics, such </w:t>
        </w:r>
      </w:ins>
      <w:ins w:id="88" w:author="Ziller, Andreas (FT RPD CED INW-DE)" w:date="2025-03-14T09:35:00Z" w16du:dateUtc="2025-03-14T08:35:00Z">
        <w:r w:rsidR="006D0A31">
          <w:rPr>
            <w:szCs w:val="22"/>
          </w:rPr>
          <w:t>average loading time, service interruptions</w:t>
        </w:r>
        <w:r w:rsidR="00475C1A">
          <w:rPr>
            <w:szCs w:val="22"/>
          </w:rPr>
          <w:t>, app partitions</w:t>
        </w:r>
      </w:ins>
      <w:ins w:id="89" w:author="Ziller, Andreas (FT RPD CED INW-DE)" w:date="2025-03-14T09:36:00Z" w16du:dateUtc="2025-03-14T08:36:00Z">
        <w:r w:rsidR="002A4AE3">
          <w:rPr>
            <w:szCs w:val="22"/>
          </w:rPr>
          <w:t>, propagation delays</w:t>
        </w:r>
      </w:ins>
    </w:p>
    <w:p w14:paraId="2C552AEB" w14:textId="64241B53" w:rsidR="00D231C5" w:rsidRPr="008A6807" w:rsidRDefault="001D5816" w:rsidP="00BC626F">
      <w:pPr>
        <w:pStyle w:val="ListParagraph"/>
        <w:numPr>
          <w:ilvl w:val="0"/>
          <w:numId w:val="14"/>
        </w:numPr>
        <w:rPr>
          <w:szCs w:val="22"/>
        </w:rPr>
      </w:pPr>
      <w:ins w:id="90" w:author="Ziller, Andreas (FT RPD CED INW-DE)" w:date="2025-03-26T16:44:00Z" w16du:dateUtc="2025-03-26T15:44:00Z">
        <w:r>
          <w:rPr>
            <w:szCs w:val="22"/>
          </w:rPr>
          <w:t>Textual data from system logs</w:t>
        </w:r>
      </w:ins>
    </w:p>
    <w:p w14:paraId="09ABC950" w14:textId="77777777" w:rsidR="00BC626F" w:rsidDel="00BD6445" w:rsidRDefault="00BC626F" w:rsidP="00BC626F">
      <w:pPr>
        <w:pStyle w:val="ListParagraph"/>
        <w:numPr>
          <w:ilvl w:val="0"/>
          <w:numId w:val="14"/>
        </w:numPr>
        <w:rPr>
          <w:del w:id="91" w:author="Ziller, Andreas (FT RPD CED INW-DE)" w:date="2025-03-26T16:43:00Z" w16du:dateUtc="2025-03-26T15:43:00Z"/>
          <w:szCs w:val="22"/>
        </w:rPr>
      </w:pPr>
      <w:del w:id="92" w:author="Ziller, Andreas (FT RPD CED INW-DE)" w:date="2025-03-26T16:43:00Z" w16du:dateUtc="2025-03-26T15:43:00Z">
        <w:r w:rsidRPr="008A6807" w:rsidDel="00BD6445">
          <w:rPr>
            <w:szCs w:val="22"/>
          </w:rPr>
          <w:delText>Data of the physical environment</w:delText>
        </w:r>
        <w:r w:rsidDel="00BD6445">
          <w:rPr>
            <w:szCs w:val="22"/>
          </w:rPr>
          <w:delText xml:space="preserve">. For example: </w:delText>
        </w:r>
        <w:r w:rsidRPr="008A6807" w:rsidDel="00BD6445">
          <w:rPr>
            <w:szCs w:val="22"/>
          </w:rPr>
          <w:delText>conveyor belt speed, count of work pieces per minute, AI result of last camera image</w:delText>
        </w:r>
        <w:r w:rsidDel="00BD6445">
          <w:rPr>
            <w:szCs w:val="22"/>
          </w:rPr>
          <w:delText xml:space="preserve">, </w:delText>
        </w:r>
        <w:r w:rsidRPr="001F6185" w:rsidDel="00BD6445">
          <w:rPr>
            <w:szCs w:val="22"/>
          </w:rPr>
          <w:delText>delay between vPLC and ET200, or the cycle times of the vPLC</w:delText>
        </w:r>
        <w:r w:rsidDel="00BD6445">
          <w:rPr>
            <w:szCs w:val="22"/>
          </w:rPr>
          <w:delText>.</w:delText>
        </w:r>
      </w:del>
    </w:p>
    <w:p w14:paraId="1E56BF6E" w14:textId="77777777" w:rsidR="00BC626F" w:rsidRDefault="00BC626F" w:rsidP="00BC626F">
      <w:pPr>
        <w:rPr>
          <w:szCs w:val="22"/>
        </w:rPr>
      </w:pPr>
    </w:p>
    <w:p w14:paraId="00FAAFBD" w14:textId="77777777" w:rsidR="00BC626F" w:rsidRPr="000158EA" w:rsidRDefault="00BC626F" w:rsidP="00BC626F">
      <w:pPr>
        <w:pStyle w:val="Heading4"/>
      </w:pPr>
      <w:r w:rsidRPr="000158EA">
        <w:t>Demo Setup:</w:t>
      </w:r>
    </w:p>
    <w:p w14:paraId="2C3491CB" w14:textId="77777777" w:rsidR="00BC626F" w:rsidRDefault="00BC626F" w:rsidP="00BC626F">
      <w:pPr>
        <w:rPr>
          <w:szCs w:val="22"/>
        </w:rPr>
      </w:pPr>
      <w:r>
        <w:rPr>
          <w:szCs w:val="22"/>
        </w:rPr>
        <w:t>In case of this use case 2, a lab environment will be deployed and based on the efforts of the EU HORIZON project “PANDORA”. Re-using already funded demonstration setup will allow the most effective utilization of EU funding. Before a physical setup will be deployed, a simulated environment will be used to create relevant training data.</w:t>
      </w:r>
    </w:p>
    <w:p w14:paraId="77C9F20F" w14:textId="77777777" w:rsidR="00BC626F" w:rsidRDefault="00BC626F" w:rsidP="00BC626F">
      <w:pPr>
        <w:rPr>
          <w:szCs w:val="22"/>
        </w:rPr>
      </w:pPr>
    </w:p>
    <w:p w14:paraId="19582293" w14:textId="77777777" w:rsidR="00BC626F" w:rsidRDefault="00BC626F" w:rsidP="00BC626F">
      <w:pPr>
        <w:pStyle w:val="Heading4"/>
        <w:rPr>
          <w:ins w:id="93" w:author="Broering, Arne (T CED INW-DE)" w:date="2025-03-13T10:02:00Z" w16du:dateUtc="2025-03-13T10:02:11Z"/>
        </w:rPr>
      </w:pPr>
      <w:r>
        <w:t>User Stories</w:t>
      </w:r>
    </w:p>
    <w:p w14:paraId="1010A293" w14:textId="657CF4E0" w:rsidR="6B3F4789" w:rsidRDefault="763F297C">
      <w:pPr>
        <w:pStyle w:val="Heading5"/>
        <w:rPr>
          <w:ins w:id="94" w:author="Broering, Arne (T CED INW-DE)" w:date="2025-03-13T10:02:00Z" w16du:dateUtc="2025-03-13T10:02:12Z"/>
          <w:lang w:val="en-US"/>
        </w:rPr>
      </w:pPr>
      <w:ins w:id="95" w:author="Broering, Arne (T CED INW-DE)" w:date="2025-03-13T10:02:00Z">
        <w:r w:rsidRPr="660D28F5">
          <w:rPr>
            <w:lang w:val="en-US"/>
          </w:rPr>
          <w:t xml:space="preserve">User Story 2.1: </w:t>
        </w:r>
      </w:ins>
      <w:ins w:id="96" w:author="Broering, Arne (T CED INW-DE)" w:date="2025-03-13T12:17:00Z">
        <w:r w:rsidR="015DE46E" w:rsidRPr="660D28F5">
          <w:rPr>
            <w:lang w:val="en-US"/>
          </w:rPr>
          <w:t>Integrate</w:t>
        </w:r>
      </w:ins>
      <w:ins w:id="97" w:author="Broering, Arne (T CED INW-DE)" w:date="2025-03-14T13:16:00Z">
        <w:r w:rsidR="37B6823F" w:rsidRPr="660D28F5">
          <w:rPr>
            <w:lang w:val="en-US"/>
          </w:rPr>
          <w:t xml:space="preserve"> </w:t>
        </w:r>
      </w:ins>
      <w:ins w:id="98" w:author="Broering, Arne (T CED INW-DE)" w:date="2025-03-13T10:02:00Z">
        <w:r w:rsidRPr="660D28F5">
          <w:rPr>
            <w:lang w:val="en-US"/>
          </w:rPr>
          <w:t xml:space="preserve">Orchestration </w:t>
        </w:r>
      </w:ins>
      <w:ins w:id="99" w:author="Broering, Arne (T CED INW-DE)" w:date="2025-03-13T10:11:00Z">
        <w:r w:rsidR="2AB7AA3C" w:rsidRPr="660D28F5">
          <w:rPr>
            <w:lang w:val="en-US"/>
          </w:rPr>
          <w:t>Agent</w:t>
        </w:r>
      </w:ins>
      <w:ins w:id="100" w:author="Broering, Arne (T CED INW-DE)" w:date="2025-03-14T13:18:00Z">
        <w:r w:rsidR="3FD412B6" w:rsidRPr="660D28F5">
          <w:rPr>
            <w:lang w:val="en-US"/>
          </w:rPr>
          <w:t xml:space="preserve"> and use for efficient Edge Management</w:t>
        </w:r>
      </w:ins>
    </w:p>
    <w:p w14:paraId="594B1E6D" w14:textId="59B44018" w:rsidR="5E57A3B5" w:rsidRDefault="5E57A3B5">
      <w:pPr>
        <w:rPr>
          <w:ins w:id="101" w:author="Broering, Arne (T CED INW-DE)" w:date="2025-03-13T12:49:00Z" w16du:dateUtc="2025-03-13T12:49:46Z"/>
        </w:rPr>
      </w:pPr>
      <w:ins w:id="102" w:author="Broering, Arne (T CED INW-DE)" w:date="2025-03-13T12:48:00Z">
        <w:r w:rsidRPr="10642310">
          <w:rPr>
            <w:lang w:val="en-US"/>
          </w:rPr>
          <w:t xml:space="preserve">As a Plant Manager (personnel employed by the manufacturing plant’s company), </w:t>
        </w:r>
        <w:r>
          <w:t xml:space="preserve">I want to have </w:t>
        </w:r>
      </w:ins>
      <w:ins w:id="103" w:author="Broering, Arne (T CED INW-DE)" w:date="2025-03-13T12:49:00Z">
        <w:r w:rsidRPr="10642310">
          <w:rPr>
            <w:lang w:val="en-US"/>
          </w:rPr>
          <w:t xml:space="preserve">a UI </w:t>
        </w:r>
        <w:proofErr w:type="spellStart"/>
        <w:r w:rsidRPr="10642310">
          <w:rPr>
            <w:lang w:val="en-US"/>
          </w:rPr>
          <w:t>ChatBot</w:t>
        </w:r>
        <w:proofErr w:type="spellEnd"/>
        <w:r w:rsidRPr="10642310">
          <w:rPr>
            <w:lang w:val="en-US"/>
          </w:rPr>
          <w:t xml:space="preserve"> that enables an easy management of </w:t>
        </w:r>
      </w:ins>
      <w:ins w:id="104" w:author="Broering, Arne (T CED INW-DE)" w:date="2025-03-13T12:48:00Z">
        <w:r>
          <w:t>my infrastructure (edge + network).</w:t>
        </w:r>
      </w:ins>
      <w:ins w:id="105" w:author="Ziller, Andreas (FT RPD CED INW-DE)" w:date="2025-03-14T10:00:00Z" w16du:dateUtc="2025-03-14T09:00:00Z">
        <w:r w:rsidR="00F13367">
          <w:t xml:space="preserve"> The </w:t>
        </w:r>
        <w:proofErr w:type="spellStart"/>
        <w:r w:rsidR="00F13367">
          <w:t>ChatBot</w:t>
        </w:r>
        <w:proofErr w:type="spellEnd"/>
        <w:r w:rsidR="00F13367">
          <w:t xml:space="preserve"> should </w:t>
        </w:r>
      </w:ins>
      <w:ins w:id="106" w:author="Ziller, Andreas (FT RPD CED INW-DE)" w:date="2025-03-14T10:04:00Z" w16du:dateUtc="2025-03-14T09:04:00Z">
        <w:r w:rsidR="00B26227">
          <w:t xml:space="preserve">identify </w:t>
        </w:r>
      </w:ins>
      <w:ins w:id="107" w:author="Ziller, Andreas (FT RPD CED INW-DE)" w:date="2025-03-14T10:03:00Z" w16du:dateUtc="2025-03-14T09:03:00Z">
        <w:r w:rsidR="00B26227">
          <w:t>rele</w:t>
        </w:r>
      </w:ins>
      <w:ins w:id="108" w:author="Ziller, Andreas (FT RPD CED INW-DE)" w:date="2025-03-14T10:04:00Z" w16du:dateUtc="2025-03-14T09:04:00Z">
        <w:r w:rsidR="00B26227">
          <w:t>v</w:t>
        </w:r>
      </w:ins>
      <w:ins w:id="109" w:author="Ziller, Andreas (FT RPD CED INW-DE)" w:date="2025-03-14T10:03:00Z" w16du:dateUtc="2025-03-14T09:03:00Z">
        <w:r w:rsidR="00B26227">
          <w:t xml:space="preserve">ant </w:t>
        </w:r>
      </w:ins>
      <w:ins w:id="110" w:author="Ziller, Andreas (FT RPD CED INW-DE)" w:date="2025-03-14T10:42:00Z" w16du:dateUtc="2025-03-14T09:42:00Z">
        <w:r w:rsidR="00604C26">
          <w:t xml:space="preserve">and remarkable </w:t>
        </w:r>
      </w:ins>
      <w:ins w:id="111" w:author="Ziller, Andreas (FT RPD CED INW-DE)" w:date="2025-03-14T10:01:00Z" w16du:dateUtc="2025-03-14T09:01:00Z">
        <w:r w:rsidR="00114EDF">
          <w:t xml:space="preserve">system conditions </w:t>
        </w:r>
      </w:ins>
      <w:ins w:id="112" w:author="Ziller, Andreas (FT RPD CED INW-DE)" w:date="2025-03-14T10:42:00Z" w16du:dateUtc="2025-03-14T09:42:00Z">
        <w:r w:rsidR="00604C26">
          <w:t xml:space="preserve">and events </w:t>
        </w:r>
      </w:ins>
      <w:ins w:id="113" w:author="Ziller, Andreas (FT RPD CED INW-DE)" w:date="2025-03-14T10:01:00Z" w16du:dateUtc="2025-03-14T09:01:00Z">
        <w:r w:rsidR="00114EDF">
          <w:t>of the edge infrastructure</w:t>
        </w:r>
      </w:ins>
      <w:ins w:id="114" w:author="Ziller, Andreas (FT RPD CED INW-DE)" w:date="2025-03-14T11:29:00Z" w16du:dateUtc="2025-03-14T10:29:00Z">
        <w:r w:rsidR="00FD230F">
          <w:t>. It sho</w:t>
        </w:r>
      </w:ins>
      <w:ins w:id="115" w:author="Ziller, Andreas (FT RPD CED INW-DE)" w:date="2025-03-14T11:30:00Z" w16du:dateUtc="2025-03-14T10:30:00Z">
        <w:r w:rsidR="00FD230F">
          <w:t xml:space="preserve">uld </w:t>
        </w:r>
      </w:ins>
      <w:ins w:id="116" w:author="Ziller, Andreas (FT RPD CED INW-DE)" w:date="2025-03-14T10:42:00Z" w16du:dateUtc="2025-03-14T09:42:00Z">
        <w:r w:rsidR="00BE31FC">
          <w:t>be capable to give</w:t>
        </w:r>
      </w:ins>
      <w:ins w:id="117" w:author="Ziller, Andreas (FT RPD CED INW-DE)" w:date="2025-03-14T10:43:00Z" w16du:dateUtc="2025-03-14T09:43:00Z">
        <w:r w:rsidR="00BE31FC">
          <w:t xml:space="preserve"> insights</w:t>
        </w:r>
      </w:ins>
      <w:ins w:id="118" w:author="Ziller, Andreas (FT RPD CED INW-DE)" w:date="2025-03-14T11:30:00Z" w16du:dateUtc="2025-03-14T10:30:00Z">
        <w:r w:rsidR="005A0953">
          <w:t xml:space="preserve"> interactively</w:t>
        </w:r>
      </w:ins>
      <w:ins w:id="119" w:author="Ziller, Andreas (FT RPD CED INW-DE)" w:date="2025-03-14T10:43:00Z" w16du:dateUtc="2025-03-14T09:43:00Z">
        <w:r w:rsidR="00BE31FC">
          <w:t>. Furthermore,</w:t>
        </w:r>
      </w:ins>
      <w:ins w:id="120" w:author="Ziller, Andreas (FT RPD CED INW-DE)" w:date="2025-03-14T10:01:00Z" w16du:dateUtc="2025-03-14T09:01:00Z">
        <w:r w:rsidR="00114EDF">
          <w:t xml:space="preserve"> it should identify </w:t>
        </w:r>
      </w:ins>
      <w:ins w:id="121" w:author="Ziller, Andreas (FT RPD CED INW-DE)" w:date="2025-03-14T10:43:00Z" w16du:dateUtc="2025-03-14T09:43:00Z">
        <w:r w:rsidR="00BE31FC">
          <w:t>persisting</w:t>
        </w:r>
      </w:ins>
      <w:ins w:id="122" w:author="Ziller, Andreas (FT RPD CED INW-DE)" w:date="2025-03-14T10:01:00Z" w16du:dateUtc="2025-03-14T09:01:00Z">
        <w:r w:rsidR="00114EDF">
          <w:t xml:space="preserve"> system problem</w:t>
        </w:r>
      </w:ins>
      <w:ins w:id="123" w:author="Ziller, Andreas (FT RPD CED INW-DE)" w:date="2025-03-14T10:43:00Z" w16du:dateUtc="2025-03-14T09:43:00Z">
        <w:r w:rsidR="00BE31FC">
          <w:t>s</w:t>
        </w:r>
      </w:ins>
      <w:ins w:id="124" w:author="Ziller, Andreas (FT RPD CED INW-DE)" w:date="2025-03-14T10:01:00Z" w16du:dateUtc="2025-03-14T09:01:00Z">
        <w:r w:rsidR="00114EDF">
          <w:t xml:space="preserve"> and propose counter measu</w:t>
        </w:r>
      </w:ins>
      <w:ins w:id="125" w:author="Ziller, Andreas (FT RPD CED INW-DE)" w:date="2025-03-14T10:02:00Z" w16du:dateUtc="2025-03-14T09:02:00Z">
        <w:r w:rsidR="00EB3964">
          <w:t xml:space="preserve">res. </w:t>
        </w:r>
      </w:ins>
    </w:p>
    <w:p w14:paraId="3BF2A48A" w14:textId="77777777" w:rsidR="5E57A3B5" w:rsidRDefault="5E57A3B5" w:rsidP="10642310">
      <w:pPr>
        <w:pStyle w:val="Heading6"/>
        <w:rPr>
          <w:ins w:id="126" w:author="Broering, Arne (T CED INW-DE)" w:date="2025-03-13T12:49:00Z" w16du:dateUtc="2025-03-13T12:49:46Z"/>
          <w:lang w:val="en-US"/>
        </w:rPr>
      </w:pPr>
      <w:ins w:id="127" w:author="Broering, Arne (T CED INW-DE)" w:date="2025-03-13T12:49:00Z">
        <w:r w:rsidRPr="10642310">
          <w:rPr>
            <w:lang w:val="en-US"/>
          </w:rPr>
          <w:t>Actors</w:t>
        </w:r>
      </w:ins>
    </w:p>
    <w:p w14:paraId="6A65915B" w14:textId="4DE8F1E8" w:rsidR="5E57A3B5" w:rsidRDefault="5267E320" w:rsidP="660D28F5">
      <w:pPr>
        <w:pStyle w:val="ListParagraph"/>
        <w:numPr>
          <w:ilvl w:val="0"/>
          <w:numId w:val="27"/>
        </w:numPr>
        <w:rPr>
          <w:ins w:id="128" w:author="Broering, Arne (T CED INW-DE)" w:date="2025-03-14T13:18:00Z" w16du:dateUtc="2025-03-14T13:18:59Z"/>
          <w:lang w:val="en-US"/>
        </w:rPr>
      </w:pPr>
      <w:ins w:id="129" w:author="Broering, Arne (T CED INW-DE)" w:date="2025-03-13T12:49:00Z">
        <w:r w:rsidRPr="660D28F5">
          <w:rPr>
            <w:lang w:val="en-US"/>
          </w:rPr>
          <w:t xml:space="preserve">System Integrator: Third-party company personnel that conducts the </w:t>
        </w:r>
      </w:ins>
      <w:ins w:id="130" w:author="Broering, Arne (T CED INW-DE)" w:date="2025-03-13T12:50:00Z">
        <w:r w:rsidRPr="660D28F5">
          <w:rPr>
            <w:lang w:val="en-US"/>
          </w:rPr>
          <w:t>integration</w:t>
        </w:r>
      </w:ins>
      <w:ins w:id="131" w:author="Broering, Arne (T CED INW-DE)" w:date="2025-03-13T12:49:00Z">
        <w:r w:rsidRPr="660D28F5">
          <w:rPr>
            <w:lang w:val="en-US"/>
          </w:rPr>
          <w:t>.</w:t>
        </w:r>
      </w:ins>
    </w:p>
    <w:p w14:paraId="6AE5528E" w14:textId="61BEB158" w:rsidR="71E3F414" w:rsidRDefault="71E3F414" w:rsidP="660D28F5">
      <w:pPr>
        <w:pStyle w:val="ListParagraph"/>
        <w:numPr>
          <w:ilvl w:val="0"/>
          <w:numId w:val="27"/>
        </w:numPr>
        <w:rPr>
          <w:ins w:id="132" w:author="Broering, Arne (T CED INW-DE)" w:date="2025-03-13T12:49:00Z" w16du:dateUtc="2025-03-13T12:49:46Z"/>
          <w:lang w:val="en-US"/>
        </w:rPr>
      </w:pPr>
      <w:ins w:id="133" w:author="Broering, Arne (T CED INW-DE)" w:date="2025-03-14T13:19:00Z">
        <w:r w:rsidRPr="660D28F5">
          <w:rPr>
            <w:lang w:val="en-US"/>
          </w:rPr>
          <w:t>System Administrator: responsible for managing the edge and network infrastructure.</w:t>
        </w:r>
      </w:ins>
    </w:p>
    <w:p w14:paraId="2D380079" w14:textId="35C2DB8A" w:rsidR="5E57A3B5" w:rsidRDefault="5E57A3B5">
      <w:pPr>
        <w:pStyle w:val="ListParagraph"/>
        <w:numPr>
          <w:ilvl w:val="0"/>
          <w:numId w:val="27"/>
        </w:numPr>
        <w:rPr>
          <w:ins w:id="134" w:author="Broering, Arne (T CED INW-DE)" w:date="2025-03-13T12:49:00Z" w16du:dateUtc="2025-03-13T12:49:46Z"/>
          <w:szCs w:val="22"/>
          <w:lang w:val="en-US"/>
        </w:rPr>
      </w:pPr>
      <w:ins w:id="135" w:author="Broering, Arne (T CED INW-DE)" w:date="2025-03-13T12:49:00Z">
        <w:r w:rsidRPr="10642310">
          <w:rPr>
            <w:lang w:val="en-US"/>
          </w:rPr>
          <w:t xml:space="preserve">Plant Manager: Customer of the system integrator who wants to use the orchestration </w:t>
        </w:r>
      </w:ins>
      <w:ins w:id="136" w:author="Broering, Arne (T CED INW-DE)" w:date="2025-03-13T12:50:00Z">
        <w:r w:rsidRPr="10642310">
          <w:rPr>
            <w:lang w:val="en-US"/>
          </w:rPr>
          <w:t xml:space="preserve">agent </w:t>
        </w:r>
      </w:ins>
      <w:ins w:id="137" w:author="Broering, Arne (T CED INW-DE)" w:date="2025-03-13T12:49:00Z">
        <w:r w:rsidRPr="10642310">
          <w:rPr>
            <w:lang w:val="en-US"/>
          </w:rPr>
          <w:t>for their manufacturing plant.</w:t>
        </w:r>
      </w:ins>
    </w:p>
    <w:p w14:paraId="4479D267" w14:textId="77777777" w:rsidR="5E57A3B5" w:rsidRDefault="5E57A3B5" w:rsidP="10642310">
      <w:pPr>
        <w:pStyle w:val="ListParagraph"/>
        <w:numPr>
          <w:ilvl w:val="0"/>
          <w:numId w:val="27"/>
        </w:numPr>
        <w:rPr>
          <w:ins w:id="138" w:author="Broering, Arne (T CED INW-DE)" w:date="2025-03-13T12:49:00Z" w16du:dateUtc="2025-03-13T12:49:46Z"/>
          <w:lang w:val="en-US"/>
        </w:rPr>
      </w:pPr>
      <w:ins w:id="139" w:author="Broering, Arne (T CED INW-DE)" w:date="2025-03-13T12:49:00Z">
        <w:r w:rsidRPr="10642310">
          <w:rPr>
            <w:lang w:val="en-US"/>
          </w:rPr>
          <w:t xml:space="preserve">Infrastructure System Vendor: Company that produces and sells the hardware components (edge &amp; network devices) as well as the software components to manage plant infrastructure. </w:t>
        </w:r>
      </w:ins>
    </w:p>
    <w:p w14:paraId="510454CD" w14:textId="43D4A509" w:rsidR="5E57A3B5" w:rsidRDefault="5E57A3B5">
      <w:pPr>
        <w:pStyle w:val="ListParagraph"/>
        <w:numPr>
          <w:ilvl w:val="0"/>
          <w:numId w:val="27"/>
        </w:numPr>
        <w:rPr>
          <w:ins w:id="140" w:author="Broering, Arne (T CED INW-DE)" w:date="2025-03-13T12:49:00Z" w16du:dateUtc="2025-03-13T12:49:46Z"/>
          <w:szCs w:val="22"/>
          <w:lang w:val="en-US"/>
        </w:rPr>
      </w:pPr>
      <w:ins w:id="141" w:author="Broering, Arne (T CED INW-DE)" w:date="2025-03-13T12:49:00Z">
        <w:r w:rsidRPr="10642310">
          <w:rPr>
            <w:lang w:val="en-US"/>
          </w:rPr>
          <w:t xml:space="preserve">Data sources: historical and real-time resource usage, network </w:t>
        </w:r>
      </w:ins>
      <w:ins w:id="142" w:author="Broering, Arne (T CED INW-DE)" w:date="2025-03-13T12:51:00Z">
        <w:r w:rsidR="2D1B696A" w:rsidRPr="10642310">
          <w:rPr>
            <w:lang w:val="en-US"/>
          </w:rPr>
          <w:t xml:space="preserve">topology and </w:t>
        </w:r>
      </w:ins>
      <w:ins w:id="143" w:author="Broering, Arne (T CED INW-DE)" w:date="2025-03-13T12:49:00Z">
        <w:r w:rsidRPr="10642310">
          <w:rPr>
            <w:lang w:val="en-US"/>
          </w:rPr>
          <w:t>performance metrics, app</w:t>
        </w:r>
      </w:ins>
      <w:ins w:id="144" w:author="Broering, Arne (T CED INW-DE)" w:date="2025-03-13T12:51:00Z">
        <w:r w:rsidR="7353922D" w:rsidRPr="10642310">
          <w:rPr>
            <w:lang w:val="en-US"/>
          </w:rPr>
          <w:t>lication</w:t>
        </w:r>
      </w:ins>
      <w:ins w:id="145" w:author="Broering, Arne (T CED INW-DE)" w:date="2025-03-13T12:49:00Z">
        <w:r w:rsidRPr="10642310">
          <w:rPr>
            <w:lang w:val="en-US"/>
          </w:rPr>
          <w:t xml:space="preserve"> </w:t>
        </w:r>
      </w:ins>
      <w:ins w:id="146" w:author="Broering, Arne (T CED INW-DE)" w:date="2025-03-13T12:51:00Z">
        <w:r w:rsidR="069A3707" w:rsidRPr="10642310">
          <w:rPr>
            <w:lang w:val="en-US"/>
          </w:rPr>
          <w:t>me</w:t>
        </w:r>
        <w:r w:rsidR="02899CE7" w:rsidRPr="10642310">
          <w:rPr>
            <w:lang w:val="en-US"/>
          </w:rPr>
          <w:t>tadata, logs</w:t>
        </w:r>
      </w:ins>
      <w:ins w:id="147" w:author="Broering, Arne (T CED INW-DE)" w:date="2025-03-13T12:49:00Z">
        <w:r w:rsidRPr="10642310">
          <w:rPr>
            <w:lang w:val="en-US"/>
          </w:rPr>
          <w:t>.</w:t>
        </w:r>
      </w:ins>
    </w:p>
    <w:p w14:paraId="435FC9EA" w14:textId="5CFCF4D9" w:rsidR="5E57A3B5" w:rsidRDefault="5267E320" w:rsidP="10642310">
      <w:pPr>
        <w:pStyle w:val="ListParagraph"/>
        <w:numPr>
          <w:ilvl w:val="0"/>
          <w:numId w:val="27"/>
        </w:numPr>
        <w:rPr>
          <w:ins w:id="148" w:author="Broering, Arne (T CED INW-DE)" w:date="2025-03-13T12:51:00Z" w16du:dateUtc="2025-03-13T12:51:46Z"/>
          <w:lang w:val="en-US"/>
        </w:rPr>
      </w:pPr>
      <w:ins w:id="149" w:author="Broering, Arne (T CED INW-DE)" w:date="2025-03-13T12:49:00Z">
        <w:r w:rsidRPr="660D28F5">
          <w:rPr>
            <w:lang w:val="en-US"/>
          </w:rPr>
          <w:t>Infrastructure components: edge devices, network.</w:t>
        </w:r>
      </w:ins>
    </w:p>
    <w:p w14:paraId="05EB3B9E" w14:textId="77777777" w:rsidR="17650C55" w:rsidRDefault="17650C55" w:rsidP="660D28F5">
      <w:pPr>
        <w:rPr>
          <w:ins w:id="150" w:author="Broering, Arne (T CED INW-DE)" w:date="2025-03-14T13:28:00Z" w16du:dateUtc="2025-03-14T13:28:27Z"/>
          <w:i/>
          <w:iCs/>
          <w:lang w:val="en-US"/>
        </w:rPr>
      </w:pPr>
      <w:ins w:id="151" w:author="Broering, Arne (T CED INW-DE)" w:date="2025-03-14T13:28:00Z">
        <w:r w:rsidRPr="660D28F5">
          <w:rPr>
            <w:i/>
            <w:iCs/>
            <w:lang w:val="en-US"/>
          </w:rPr>
          <w:t>Preconditions:</w:t>
        </w:r>
      </w:ins>
    </w:p>
    <w:p w14:paraId="4EBBAB0D" w14:textId="77777777" w:rsidR="17650C55" w:rsidRDefault="17650C55" w:rsidP="660D28F5">
      <w:pPr>
        <w:pStyle w:val="ListParagraph"/>
        <w:numPr>
          <w:ilvl w:val="0"/>
          <w:numId w:val="22"/>
        </w:numPr>
        <w:rPr>
          <w:ins w:id="152" w:author="Broering, Arne (T CED INW-DE)" w:date="2025-03-14T13:28:00Z" w16du:dateUtc="2025-03-14T13:28:27Z"/>
          <w:lang w:val="en-US"/>
        </w:rPr>
      </w:pPr>
      <w:ins w:id="153" w:author="Broering, Arne (T CED INW-DE)" w:date="2025-03-14T13:28:00Z">
        <w:r w:rsidRPr="660D28F5">
          <w:rPr>
            <w:lang w:val="en-US"/>
          </w:rPr>
          <w:t>Physical edge devices and network components are installed and connected to the infrastructure.</w:t>
        </w:r>
      </w:ins>
    </w:p>
    <w:p w14:paraId="6BA2ABF6" w14:textId="19F66164" w:rsidR="17650C55" w:rsidRDefault="17650C55" w:rsidP="660D28F5">
      <w:pPr>
        <w:pStyle w:val="ListParagraph"/>
        <w:numPr>
          <w:ilvl w:val="0"/>
          <w:numId w:val="22"/>
        </w:numPr>
        <w:rPr>
          <w:ins w:id="154" w:author="Broering, Arne (T CED INW-DE)" w:date="2025-03-14T13:28:00Z" w16du:dateUtc="2025-03-14T13:28:27Z"/>
          <w:lang w:val="en-US"/>
        </w:rPr>
      </w:pPr>
      <w:ins w:id="155" w:author="Broering, Arne (T CED INW-DE)" w:date="2025-03-14T13:28:00Z">
        <w:r w:rsidRPr="660D28F5">
          <w:rPr>
            <w:lang w:val="en-US"/>
          </w:rPr>
          <w:t>Management tooling is available and installed on the relevant systems (e.g., industrial edge manager).</w:t>
        </w:r>
      </w:ins>
    </w:p>
    <w:p w14:paraId="60039DA5" w14:textId="62CF6AE4" w:rsidR="17650C55" w:rsidRDefault="17650C55" w:rsidP="660D28F5">
      <w:pPr>
        <w:pStyle w:val="ListParagraph"/>
        <w:numPr>
          <w:ilvl w:val="0"/>
          <w:numId w:val="22"/>
        </w:numPr>
        <w:rPr>
          <w:ins w:id="156" w:author="Broering, Arne (T CED INW-DE)" w:date="2025-03-13T10:02:00Z" w16du:dateUtc="2025-03-13T10:02:12Z"/>
          <w:lang w:val="en-US"/>
        </w:rPr>
      </w:pPr>
      <w:ins w:id="157" w:author="Broering, Arne (T CED INW-DE)" w:date="2025-03-14T13:29:00Z">
        <w:r w:rsidRPr="660D28F5">
          <w:rPr>
            <w:lang w:val="en-US"/>
          </w:rPr>
          <w:t>LLM is installed and accessible</w:t>
        </w:r>
      </w:ins>
    </w:p>
    <w:p w14:paraId="28B820C6" w14:textId="77777777" w:rsidR="7EFC27CB" w:rsidRDefault="7EFC27CB" w:rsidP="10642310">
      <w:pPr>
        <w:pStyle w:val="Heading6"/>
        <w:rPr>
          <w:ins w:id="158" w:author="Broering, Arne (T CED INW-DE)" w:date="2025-03-13T10:12:00Z" w16du:dateUtc="2025-03-13T10:12:10Z"/>
          <w:lang w:val="en-US"/>
        </w:rPr>
      </w:pPr>
      <w:ins w:id="159" w:author="Broering, Arne (T CED INW-DE)" w:date="2025-03-13T10:12:00Z">
        <w:r w:rsidRPr="10642310">
          <w:rPr>
            <w:lang w:val="en-US"/>
          </w:rPr>
          <w:t>Main Flow</w:t>
        </w:r>
      </w:ins>
    </w:p>
    <w:p w14:paraId="56735185" w14:textId="5FFD8F1C" w:rsidR="56621B11" w:rsidRPr="00A9310E" w:rsidRDefault="56621B11" w:rsidP="10642310">
      <w:pPr>
        <w:pStyle w:val="ListParagraph"/>
        <w:numPr>
          <w:ilvl w:val="0"/>
          <w:numId w:val="29"/>
        </w:numPr>
        <w:rPr>
          <w:ins w:id="160" w:author="Broering, Arne (T CED INW-DE)" w:date="2025-03-13T10:13:00Z" w16du:dateUtc="2025-03-13T10:13:24Z"/>
          <w:szCs w:val="22"/>
          <w:lang w:val="en-US"/>
        </w:rPr>
      </w:pPr>
      <w:ins w:id="161" w:author="Broering, Arne (T CED INW-DE)" w:date="2025-03-13T10:13:00Z">
        <w:r w:rsidRPr="10642310">
          <w:rPr>
            <w:lang w:val="en-US"/>
          </w:rPr>
          <w:t xml:space="preserve">System integrator </w:t>
        </w:r>
      </w:ins>
      <w:ins w:id="162" w:author="Broering, Arne (T CED INW-DE)" w:date="2025-03-13T11:24:00Z">
        <w:r w:rsidR="2014C6E7" w:rsidRPr="10642310">
          <w:rPr>
            <w:lang w:val="en-US"/>
          </w:rPr>
          <w:t xml:space="preserve">identifies </w:t>
        </w:r>
      </w:ins>
      <w:ins w:id="163" w:author="Broering, Arne (T CED INW-DE)" w:date="2025-03-13T10:13:00Z">
        <w:r w:rsidRPr="10642310">
          <w:rPr>
            <w:lang w:val="en-US"/>
          </w:rPr>
          <w:t xml:space="preserve">“current state” databases, </w:t>
        </w:r>
      </w:ins>
      <w:ins w:id="164" w:author="Broering, Arne (T CED INW-DE)" w:date="2025-03-13T12:17:00Z">
        <w:r w:rsidR="385A6B35" w:rsidRPr="10642310">
          <w:rPr>
            <w:lang w:val="en-US"/>
          </w:rPr>
          <w:t xml:space="preserve">for </w:t>
        </w:r>
      </w:ins>
      <w:ins w:id="165" w:author="Broering, Arne (T CED INW-DE)" w:date="2025-03-13T10:13:00Z">
        <w:r w:rsidRPr="10642310">
          <w:rPr>
            <w:lang w:val="en-US"/>
          </w:rPr>
          <w:t>application</w:t>
        </w:r>
      </w:ins>
      <w:ins w:id="166" w:author="Broering, Arne (T CED INW-DE)" w:date="2025-03-13T12:17:00Z">
        <w:r w:rsidR="1826299C" w:rsidRPr="10642310">
          <w:rPr>
            <w:lang w:val="en-US"/>
          </w:rPr>
          <w:t xml:space="preserve"> </w:t>
        </w:r>
      </w:ins>
      <w:ins w:id="167" w:author="Broering, Arne (T CED INW-DE)" w:date="2025-03-13T12:18:00Z">
        <w:r w:rsidR="1826299C" w:rsidRPr="10642310">
          <w:rPr>
            <w:lang w:val="en-US"/>
          </w:rPr>
          <w:t xml:space="preserve">and device </w:t>
        </w:r>
      </w:ins>
      <w:ins w:id="168" w:author="Broering, Arne (T CED INW-DE)" w:date="2025-03-13T12:17:00Z">
        <w:r w:rsidR="1826299C" w:rsidRPr="10642310">
          <w:rPr>
            <w:lang w:val="en-US"/>
          </w:rPr>
          <w:t>metadata</w:t>
        </w:r>
      </w:ins>
      <w:ins w:id="169" w:author="Broering, Arne (T CED INW-DE)" w:date="2025-03-13T10:13:00Z">
        <w:r w:rsidRPr="10642310">
          <w:rPr>
            <w:lang w:val="en-US"/>
          </w:rPr>
          <w:t>, ne</w:t>
        </w:r>
      </w:ins>
      <w:ins w:id="170" w:author="Broering, Arne (T CED INW-DE)" w:date="2025-03-13T10:14:00Z">
        <w:r w:rsidRPr="10642310">
          <w:rPr>
            <w:lang w:val="en-US"/>
          </w:rPr>
          <w:t xml:space="preserve">twork </w:t>
        </w:r>
      </w:ins>
      <w:ins w:id="171" w:author="Broering, Arne (T CED INW-DE)" w:date="2025-03-13T10:13:00Z">
        <w:r w:rsidRPr="10642310">
          <w:rPr>
            <w:lang w:val="en-US"/>
          </w:rPr>
          <w:t xml:space="preserve">topology, </w:t>
        </w:r>
      </w:ins>
      <w:ins w:id="172" w:author="Broering, Arne (T CED INW-DE)" w:date="2025-03-13T10:14:00Z">
        <w:r w:rsidRPr="10642310">
          <w:rPr>
            <w:lang w:val="en-US"/>
          </w:rPr>
          <w:t>logs</w:t>
        </w:r>
      </w:ins>
      <w:ins w:id="173" w:author="Broering, Arne (T CED INW-DE)" w:date="2025-03-13T11:24:00Z">
        <w:r w:rsidR="2F540E31" w:rsidRPr="10642310">
          <w:rPr>
            <w:lang w:val="en-US"/>
          </w:rPr>
          <w:t>, etc.</w:t>
        </w:r>
      </w:ins>
    </w:p>
    <w:p w14:paraId="0153C222" w14:textId="162CDB34" w:rsidR="7EFC27CB" w:rsidRDefault="2AB7AA3C">
      <w:pPr>
        <w:pStyle w:val="ListParagraph"/>
        <w:numPr>
          <w:ilvl w:val="0"/>
          <w:numId w:val="29"/>
        </w:numPr>
        <w:rPr>
          <w:ins w:id="174" w:author="Broering, Arne (T CED INW-DE)" w:date="2025-03-13T11:24:00Z" w16du:dateUtc="2025-03-13T11:24:24Z"/>
          <w:lang w:val="en-US"/>
        </w:rPr>
      </w:pPr>
      <w:ins w:id="175" w:author="Broering, Arne (T CED INW-DE)" w:date="2025-03-13T10:12:00Z">
        <w:r w:rsidRPr="660D28F5">
          <w:rPr>
            <w:lang w:val="en-US"/>
          </w:rPr>
          <w:t>System integrator installs agent and</w:t>
        </w:r>
      </w:ins>
      <w:ins w:id="176" w:author="Broering, Arne (T CED INW-DE)" w:date="2025-03-14T13:19:00Z">
        <w:r w:rsidR="0CA2171D" w:rsidRPr="660D28F5">
          <w:rPr>
            <w:lang w:val="en-US"/>
          </w:rPr>
          <w:t xml:space="preserve"> setup</w:t>
        </w:r>
      </w:ins>
      <w:ins w:id="177" w:author="Broering, Arne (T CED INW-DE)" w:date="2025-03-13T10:12:00Z">
        <w:r w:rsidRPr="660D28F5">
          <w:rPr>
            <w:lang w:val="en-US"/>
          </w:rPr>
          <w:t xml:space="preserve"> LLM</w:t>
        </w:r>
      </w:ins>
    </w:p>
    <w:p w14:paraId="183EC6E5" w14:textId="1BC448AD" w:rsidR="68158599" w:rsidRDefault="68158599" w:rsidP="10642310">
      <w:pPr>
        <w:pStyle w:val="ListParagraph"/>
        <w:numPr>
          <w:ilvl w:val="0"/>
          <w:numId w:val="29"/>
        </w:numPr>
        <w:rPr>
          <w:ins w:id="178" w:author="Broering, Arne (T CED INW-DE)" w:date="2025-03-13T10:13:00Z" w16du:dateUtc="2025-03-13T10:13:14Z"/>
          <w:szCs w:val="22"/>
          <w:lang w:val="en-US"/>
        </w:rPr>
      </w:pPr>
      <w:ins w:id="179" w:author="Broering, Arne (T CED INW-DE)" w:date="2025-03-13T11:24:00Z">
        <w:r w:rsidRPr="10642310">
          <w:rPr>
            <w:lang w:val="en-US"/>
          </w:rPr>
          <w:t xml:space="preserve">System integrator </w:t>
        </w:r>
      </w:ins>
      <w:ins w:id="180" w:author="Broering, Arne (T CED INW-DE)" w:date="2025-03-13T10:12:00Z">
        <w:r w:rsidR="7EFC27CB" w:rsidRPr="10642310">
          <w:rPr>
            <w:lang w:val="en-US"/>
          </w:rPr>
          <w:t xml:space="preserve">links </w:t>
        </w:r>
      </w:ins>
      <w:ins w:id="181" w:author="Broering, Arne (T CED INW-DE)" w:date="2025-03-13T11:24:00Z">
        <w:r w:rsidR="00AF7EC3" w:rsidRPr="10642310">
          <w:rPr>
            <w:lang w:val="en-US"/>
          </w:rPr>
          <w:t>agent</w:t>
        </w:r>
      </w:ins>
      <w:ins w:id="182" w:author="Broering, Arne (T CED INW-DE)" w:date="2025-03-13T12:15:00Z">
        <w:r w:rsidR="40559456" w:rsidRPr="10642310">
          <w:rPr>
            <w:lang w:val="en-US"/>
          </w:rPr>
          <w:t xml:space="preserve"> </w:t>
        </w:r>
      </w:ins>
      <w:ins w:id="183" w:author="Broering, Arne (T CED INW-DE)" w:date="2025-03-13T10:13:00Z">
        <w:r w:rsidR="7EFC27CB" w:rsidRPr="10642310">
          <w:rPr>
            <w:lang w:val="en-US"/>
          </w:rPr>
          <w:t>to “current state” databases</w:t>
        </w:r>
      </w:ins>
    </w:p>
    <w:p w14:paraId="0ED50EF0" w14:textId="1ABA8EE3" w:rsidR="585CD644" w:rsidRDefault="429D6677" w:rsidP="10642310">
      <w:pPr>
        <w:pStyle w:val="ListParagraph"/>
        <w:numPr>
          <w:ilvl w:val="0"/>
          <w:numId w:val="29"/>
        </w:numPr>
        <w:rPr>
          <w:ins w:id="184" w:author="Broering, Arne (T CED INW-DE)" w:date="2025-03-14T13:19:00Z" w16du:dateUtc="2025-03-14T13:19:29Z"/>
          <w:lang w:val="en-US"/>
        </w:rPr>
      </w:pPr>
      <w:ins w:id="185" w:author="Broering, Arne (T CED INW-DE)" w:date="2025-03-13T12:45:00Z">
        <w:r w:rsidRPr="660D28F5">
          <w:rPr>
            <w:lang w:val="en-US"/>
          </w:rPr>
          <w:t xml:space="preserve">System integrator validates setup by running test chats </w:t>
        </w:r>
      </w:ins>
      <w:ins w:id="186" w:author="Broering, Arne (T CED INW-DE)" w:date="2025-03-13T12:47:00Z">
        <w:r w:rsidR="16404664" w:rsidRPr="660D28F5">
          <w:rPr>
            <w:lang w:val="en-US"/>
          </w:rPr>
          <w:t xml:space="preserve">(user queries) </w:t>
        </w:r>
      </w:ins>
      <w:ins w:id="187" w:author="Broering, Arne (T CED INW-DE)" w:date="2025-03-13T12:45:00Z">
        <w:r w:rsidRPr="660D28F5">
          <w:rPr>
            <w:lang w:val="en-US"/>
          </w:rPr>
          <w:t>on UI Chatbot</w:t>
        </w:r>
      </w:ins>
      <w:ins w:id="188" w:author="Broering, Arne (T CED INW-DE)" w:date="2025-03-14T13:19:00Z">
        <w:r w:rsidR="2EE2CFF8" w:rsidRPr="660D28F5">
          <w:rPr>
            <w:lang w:val="en-US"/>
          </w:rPr>
          <w:t>.</w:t>
        </w:r>
      </w:ins>
    </w:p>
    <w:p w14:paraId="108FBAC9" w14:textId="52B69FF5" w:rsidR="10642310" w:rsidRDefault="2CA41F7A" w:rsidP="660D28F5">
      <w:pPr>
        <w:pStyle w:val="ListParagraph"/>
        <w:numPr>
          <w:ilvl w:val="0"/>
          <w:numId w:val="29"/>
        </w:numPr>
        <w:rPr>
          <w:ins w:id="189" w:author="Broering, Arne (T CED INW-DE)" w:date="2025-03-14T13:21:00Z" w16du:dateUtc="2025-03-14T13:21:09Z"/>
          <w:lang w:val="en-US"/>
        </w:rPr>
      </w:pPr>
      <w:ins w:id="190" w:author="Broering, Arne (T CED INW-DE)" w:date="2025-03-14T13:20:00Z">
        <w:r w:rsidRPr="660D28F5">
          <w:rPr>
            <w:lang w:val="en-US"/>
          </w:rPr>
          <w:t xml:space="preserve">System administrator utilizes UI </w:t>
        </w:r>
        <w:proofErr w:type="spellStart"/>
        <w:r w:rsidRPr="660D28F5">
          <w:rPr>
            <w:lang w:val="en-US"/>
          </w:rPr>
          <w:t>ChatBot</w:t>
        </w:r>
        <w:proofErr w:type="spellEnd"/>
        <w:r w:rsidRPr="660D28F5">
          <w:rPr>
            <w:lang w:val="en-US"/>
          </w:rPr>
          <w:t xml:space="preserve"> to interact with the Orchest</w:t>
        </w:r>
      </w:ins>
      <w:ins w:id="191" w:author="Broering, Arne (T CED INW-DE)" w:date="2025-03-14T13:21:00Z">
        <w:r w:rsidRPr="660D28F5">
          <w:rPr>
            <w:lang w:val="en-US"/>
          </w:rPr>
          <w:t>ration Agent</w:t>
        </w:r>
      </w:ins>
      <w:ins w:id="192" w:author="Broering, Arne (T CED INW-DE)" w:date="2025-03-14T13:26:00Z">
        <w:r w:rsidR="2C0A2E15" w:rsidRPr="660D28F5">
          <w:rPr>
            <w:lang w:val="en-US"/>
          </w:rPr>
          <w:t>:</w:t>
        </w:r>
      </w:ins>
    </w:p>
    <w:p w14:paraId="354C0F79" w14:textId="12071B06" w:rsidR="10642310" w:rsidRDefault="2CA41F7A">
      <w:pPr>
        <w:pStyle w:val="ListParagraph"/>
        <w:numPr>
          <w:ilvl w:val="1"/>
          <w:numId w:val="1"/>
        </w:numPr>
        <w:rPr>
          <w:ins w:id="193" w:author="Broering, Arne (T CED INW-DE)" w:date="2025-03-14T13:21:00Z" w16du:dateUtc="2025-03-14T13:21:26Z"/>
          <w:szCs w:val="22"/>
          <w:lang w:val="en-US"/>
        </w:rPr>
        <w:pPrChange w:id="194" w:author="Broering, Arne (T CED INW-DE)" w:date="2025-03-14T13:26:00Z">
          <w:pPr>
            <w:pStyle w:val="ListParagraph"/>
            <w:numPr>
              <w:ilvl w:val="1"/>
              <w:numId w:val="29"/>
            </w:numPr>
            <w:ind w:hanging="360"/>
          </w:pPr>
        </w:pPrChange>
      </w:pPr>
      <w:ins w:id="195" w:author="Broering, Arne (T CED INW-DE)" w:date="2025-03-14T13:21:00Z">
        <w:r w:rsidRPr="660D28F5">
          <w:rPr>
            <w:lang w:val="en-US"/>
          </w:rPr>
          <w:t xml:space="preserve">System administrator asks </w:t>
        </w:r>
        <w:proofErr w:type="spellStart"/>
        <w:r w:rsidRPr="660D28F5">
          <w:rPr>
            <w:lang w:val="en-US"/>
          </w:rPr>
          <w:t>ChatBot</w:t>
        </w:r>
        <w:proofErr w:type="spellEnd"/>
        <w:r w:rsidRPr="660D28F5">
          <w:rPr>
            <w:lang w:val="en-US"/>
          </w:rPr>
          <w:t xml:space="preserve"> to deploy a new app</w:t>
        </w:r>
      </w:ins>
      <w:ins w:id="196" w:author="Broering, Arne (T CED INW-DE)" w:date="2025-03-14T13:24:00Z">
        <w:r w:rsidR="4564D9CE" w:rsidRPr="660D28F5">
          <w:rPr>
            <w:lang w:val="en-US"/>
          </w:rPr>
          <w:t xml:space="preserve"> and therefore triggers the Optimi</w:t>
        </w:r>
      </w:ins>
      <w:ins w:id="197" w:author="Broering, Arne (T CED INW-DE)" w:date="2025-03-14T13:25:00Z">
        <w:r w:rsidR="4564D9CE" w:rsidRPr="660D28F5">
          <w:rPr>
            <w:lang w:val="en-US"/>
          </w:rPr>
          <w:t>zer AI.</w:t>
        </w:r>
      </w:ins>
    </w:p>
    <w:p w14:paraId="59FEFA1A" w14:textId="580C4B3D" w:rsidR="10642310" w:rsidRDefault="2CA41F7A">
      <w:pPr>
        <w:pStyle w:val="ListParagraph"/>
        <w:numPr>
          <w:ilvl w:val="1"/>
          <w:numId w:val="1"/>
        </w:numPr>
        <w:rPr>
          <w:ins w:id="198" w:author="Broering, Arne (T CED INW-DE)" w:date="2025-03-14T13:21:00Z" w16du:dateUtc="2025-03-14T13:21:59Z"/>
          <w:szCs w:val="22"/>
          <w:lang w:val="en-US"/>
        </w:rPr>
        <w:pPrChange w:id="199" w:author="Broering, Arne (T CED INW-DE)" w:date="2025-03-14T13:26:00Z">
          <w:pPr>
            <w:pStyle w:val="ListParagraph"/>
            <w:numPr>
              <w:ilvl w:val="1"/>
              <w:numId w:val="29"/>
            </w:numPr>
            <w:ind w:hanging="360"/>
          </w:pPr>
        </w:pPrChange>
      </w:pPr>
      <w:ins w:id="200" w:author="Broering, Arne (T CED INW-DE)" w:date="2025-03-14T13:21:00Z">
        <w:r w:rsidRPr="660D28F5">
          <w:rPr>
            <w:lang w:val="en-US"/>
          </w:rPr>
          <w:t xml:space="preserve">System administrator asks </w:t>
        </w:r>
        <w:proofErr w:type="spellStart"/>
        <w:r w:rsidRPr="660D28F5">
          <w:rPr>
            <w:lang w:val="en-US"/>
          </w:rPr>
          <w:t>ChatBot</w:t>
        </w:r>
        <w:proofErr w:type="spellEnd"/>
        <w:r w:rsidRPr="660D28F5">
          <w:rPr>
            <w:lang w:val="en-US"/>
          </w:rPr>
          <w:t xml:space="preserve"> for system condition</w:t>
        </w:r>
      </w:ins>
    </w:p>
    <w:p w14:paraId="56C4B18F" w14:textId="01C488C2" w:rsidR="10642310" w:rsidRDefault="2CA41F7A">
      <w:pPr>
        <w:pStyle w:val="ListParagraph"/>
        <w:numPr>
          <w:ilvl w:val="1"/>
          <w:numId w:val="1"/>
        </w:numPr>
        <w:rPr>
          <w:ins w:id="201" w:author="Broering, Arne (T CED INW-DE)" w:date="2025-03-13T10:12:00Z" w16du:dateUtc="2025-03-13T10:12:11Z"/>
          <w:szCs w:val="22"/>
          <w:lang w:val="en-US"/>
        </w:rPr>
        <w:pPrChange w:id="202" w:author="Broering, Arne (T CED INW-DE)" w:date="2025-03-14T13:26:00Z">
          <w:pPr>
            <w:pStyle w:val="ListParagraph"/>
            <w:numPr>
              <w:ilvl w:val="1"/>
              <w:numId w:val="29"/>
            </w:numPr>
            <w:ind w:hanging="360"/>
          </w:pPr>
        </w:pPrChange>
      </w:pPr>
      <w:ins w:id="203" w:author="Broering, Arne (T CED INW-DE)" w:date="2025-03-14T13:22:00Z">
        <w:r w:rsidRPr="660D28F5">
          <w:rPr>
            <w:lang w:val="en-US"/>
          </w:rPr>
          <w:t xml:space="preserve">System administrator asks </w:t>
        </w:r>
        <w:proofErr w:type="spellStart"/>
        <w:r w:rsidRPr="660D28F5">
          <w:rPr>
            <w:lang w:val="en-US"/>
          </w:rPr>
          <w:t>ChatBot</w:t>
        </w:r>
        <w:proofErr w:type="spellEnd"/>
        <w:r w:rsidRPr="660D28F5">
          <w:rPr>
            <w:lang w:val="en-US"/>
          </w:rPr>
          <w:t xml:space="preserve"> for possible </w:t>
        </w:r>
      </w:ins>
      <w:ins w:id="204" w:author="Broering, Arne (T CED INW-DE)" w:date="2025-03-14T13:21:00Z">
        <w:r w:rsidRPr="660D28F5">
          <w:rPr>
            <w:lang w:val="en-US"/>
          </w:rPr>
          <w:t>fault resolution</w:t>
        </w:r>
      </w:ins>
    </w:p>
    <w:p w14:paraId="02E87A46" w14:textId="77777777" w:rsidR="10642310" w:rsidRDefault="6DD66C05" w:rsidP="660D28F5">
      <w:pPr>
        <w:pStyle w:val="Heading6"/>
        <w:rPr>
          <w:ins w:id="205" w:author="Broering, Arne (T CED INW-DE)" w:date="2025-03-14T13:33:00Z" w16du:dateUtc="2025-03-14T13:33:23Z"/>
          <w:lang w:val="en-US"/>
        </w:rPr>
      </w:pPr>
      <w:ins w:id="206" w:author="Broering, Arne (T CED INW-DE)" w:date="2025-03-14T13:33:00Z">
        <w:r w:rsidRPr="660D28F5">
          <w:rPr>
            <w:lang w:val="en-US"/>
          </w:rPr>
          <w:t>Postconditions:</w:t>
        </w:r>
      </w:ins>
    </w:p>
    <w:p w14:paraId="6C9AA427" w14:textId="10956740" w:rsidR="10642310" w:rsidRDefault="6DD66C05">
      <w:pPr>
        <w:pStyle w:val="ListParagraph"/>
        <w:numPr>
          <w:ilvl w:val="0"/>
          <w:numId w:val="35"/>
        </w:numPr>
        <w:rPr>
          <w:szCs w:val="22"/>
          <w:lang w:val="en-US"/>
        </w:rPr>
      </w:pPr>
      <w:ins w:id="207" w:author="Broering, Arne (T CED INW-DE)" w:date="2025-03-14T13:33:00Z">
        <w:r w:rsidRPr="660D28F5">
          <w:rPr>
            <w:lang w:val="en-US"/>
          </w:rPr>
          <w:t xml:space="preserve">After system administrator </w:t>
        </w:r>
      </w:ins>
      <w:ins w:id="208" w:author="Broering, Arne (T CED INW-DE)" w:date="2025-03-14T13:34:00Z">
        <w:r w:rsidRPr="660D28F5">
          <w:rPr>
            <w:lang w:val="en-US"/>
          </w:rPr>
          <w:t xml:space="preserve">asks </w:t>
        </w:r>
        <w:proofErr w:type="spellStart"/>
        <w:r w:rsidRPr="660D28F5">
          <w:rPr>
            <w:lang w:val="en-US"/>
          </w:rPr>
          <w:t>ChatBot</w:t>
        </w:r>
        <w:proofErr w:type="spellEnd"/>
        <w:r w:rsidRPr="660D28F5">
          <w:rPr>
            <w:lang w:val="en-US"/>
          </w:rPr>
          <w:t xml:space="preserve"> to re-configure the system, the system is </w:t>
        </w:r>
        <w:proofErr w:type="spellStart"/>
        <w:r w:rsidRPr="660D28F5">
          <w:rPr>
            <w:lang w:val="en-US"/>
          </w:rPr>
          <w:t>infact</w:t>
        </w:r>
        <w:proofErr w:type="spellEnd"/>
        <w:r w:rsidRPr="660D28F5">
          <w:rPr>
            <w:lang w:val="en-US"/>
          </w:rPr>
          <w:t xml:space="preserve"> configured according to the request</w:t>
        </w:r>
      </w:ins>
      <w:ins w:id="209" w:author="Broering, Arne (T CED INW-DE)" w:date="2025-03-14T13:33:00Z">
        <w:r w:rsidRPr="660D28F5">
          <w:rPr>
            <w:lang w:val="en-US"/>
          </w:rPr>
          <w:t>.</w:t>
        </w:r>
      </w:ins>
      <w:ins w:id="210" w:author="Broering, Arne (T CED INW-DE)" w:date="2025-03-14T13:35:00Z">
        <w:r w:rsidR="2016BAF8" w:rsidRPr="660D28F5">
          <w:rPr>
            <w:szCs w:val="22"/>
            <w:lang w:val="en-US"/>
          </w:rPr>
          <w:t xml:space="preserve"> </w:t>
        </w:r>
      </w:ins>
    </w:p>
    <w:p w14:paraId="653319AC" w14:textId="77777777" w:rsidR="00BC626F" w:rsidRDefault="00BC626F" w:rsidP="10642310">
      <w:pPr>
        <w:pStyle w:val="Heading5"/>
        <w:rPr>
          <w:del w:id="211" w:author="Broering, Arne (T CED INW-DE)" w:date="2025-03-14T13:13:00Z" w16du:dateUtc="2025-03-14T13:13:31Z"/>
          <w:strike/>
          <w:lang w:val="en-US"/>
          <w:rPrChange w:id="212" w:author="Broering, Arne (T CED INW-DE)" w:date="2025-03-13T12:57:00Z">
            <w:rPr>
              <w:del w:id="213" w:author="Broering, Arne (T CED INW-DE)" w:date="2025-03-14T13:13:00Z" w16du:dateUtc="2025-03-14T13:13:31Z"/>
              <w:lang w:val="en-US"/>
            </w:rPr>
          </w:rPrChange>
        </w:rPr>
      </w:pPr>
      <w:commentRangeStart w:id="214"/>
      <w:del w:id="215" w:author="Broering, Arne (T CED INW-DE)" w:date="2025-03-14T13:13:00Z">
        <w:r w:rsidRPr="660D28F5" w:rsidDel="77FD8E7E">
          <w:rPr>
            <w:strike/>
            <w:lang w:val="en-US"/>
            <w:rPrChange w:id="216" w:author="Broering, Arne (T CED INW-DE)" w:date="2025-03-13T12:57:00Z">
              <w:rPr>
                <w:lang w:val="en-US"/>
              </w:rPr>
            </w:rPrChange>
          </w:rPr>
          <w:delText>User Story 2.1: Train the Orchestration Tool</w:delText>
        </w:r>
      </w:del>
    </w:p>
    <w:p w14:paraId="746CC521" w14:textId="77777777" w:rsidR="00BC626F" w:rsidRDefault="00BC626F" w:rsidP="660D28F5">
      <w:pPr>
        <w:rPr>
          <w:del w:id="217" w:author="Broering, Arne (T CED INW-DE)" w:date="2025-03-14T13:13:00Z" w16du:dateUtc="2025-03-14T13:13:31Z"/>
        </w:rPr>
      </w:pPr>
      <w:del w:id="218" w:author="Broering, Arne (T CED INW-DE)" w:date="2025-03-14T13:13:00Z">
        <w:r w:rsidRPr="660D28F5" w:rsidDel="77FD8E7E">
          <w:rPr>
            <w:lang w:val="en-US"/>
          </w:rPr>
          <w:delText xml:space="preserve">As a Plant Manager (personnel employed by the manufacturing plant’s company), </w:delText>
        </w:r>
        <w:r w:rsidDel="77FD8E7E">
          <w:delText>I want to have the efficient, AI-based orchestration tool trained to optimally allocate apps on my infrastructure (edge + network).</w:delText>
        </w:r>
      </w:del>
    </w:p>
    <w:p w14:paraId="0BD3878A" w14:textId="77777777" w:rsidR="00BC626F" w:rsidRPr="00422653" w:rsidRDefault="00BC626F" w:rsidP="00A06D96">
      <w:pPr>
        <w:pStyle w:val="Heading6"/>
        <w:rPr>
          <w:del w:id="219" w:author="Broering, Arne (T CED INW-DE)" w:date="2025-03-14T13:13:00Z" w16du:dateUtc="2025-03-14T13:13:31Z"/>
          <w:lang w:val="en-US"/>
        </w:rPr>
      </w:pPr>
      <w:del w:id="220" w:author="Broering, Arne (T CED INW-DE)" w:date="2025-03-14T13:13:00Z">
        <w:r w:rsidRPr="660D28F5" w:rsidDel="77FD8E7E">
          <w:rPr>
            <w:lang w:val="en-US"/>
          </w:rPr>
          <w:delText>Actors</w:delText>
        </w:r>
      </w:del>
    </w:p>
    <w:p w14:paraId="4D03790C" w14:textId="77777777" w:rsidR="00BC626F" w:rsidRDefault="00BC626F" w:rsidP="660D28F5">
      <w:pPr>
        <w:pStyle w:val="ListParagraph"/>
        <w:numPr>
          <w:ilvl w:val="0"/>
          <w:numId w:val="27"/>
        </w:numPr>
        <w:rPr>
          <w:del w:id="221" w:author="Broering, Arne (T CED INW-DE)" w:date="2025-03-14T13:13:00Z" w16du:dateUtc="2025-03-14T13:13:31Z"/>
          <w:lang w:val="en-US"/>
        </w:rPr>
      </w:pPr>
      <w:del w:id="222" w:author="Broering, Arne (T CED INW-DE)" w:date="2025-03-14T13:13:00Z">
        <w:r w:rsidRPr="660D28F5" w:rsidDel="77FD8E7E">
          <w:rPr>
            <w:lang w:val="en-US"/>
          </w:rPr>
          <w:delText>System Integrator: Third-party company personnel that conducts the training of the AI of the orchestration tool.</w:delText>
        </w:r>
      </w:del>
    </w:p>
    <w:p w14:paraId="3948C901" w14:textId="4CDCA7FB" w:rsidR="27AE2F76" w:rsidRDefault="27AE2F76" w:rsidP="27AE2F76">
      <w:pPr>
        <w:pStyle w:val="ListParagraph"/>
        <w:numPr>
          <w:ilvl w:val="0"/>
          <w:numId w:val="27"/>
        </w:numPr>
        <w:rPr>
          <w:del w:id="223" w:author="Broering, Arne (T CED INW-DE)" w:date="2025-03-13T08:40:00Z" w16du:dateUtc="2025-03-13T08:40:10Z"/>
          <w:lang w:val="en-US"/>
        </w:rPr>
      </w:pPr>
    </w:p>
    <w:p w14:paraId="194798E1" w14:textId="77777777" w:rsidR="00BC626F" w:rsidRPr="000C64CD" w:rsidRDefault="00BC626F" w:rsidP="660D28F5">
      <w:pPr>
        <w:pStyle w:val="ListParagraph"/>
        <w:numPr>
          <w:ilvl w:val="0"/>
          <w:numId w:val="27"/>
        </w:numPr>
        <w:rPr>
          <w:del w:id="224" w:author="Broering, Arne (T CED INW-DE)" w:date="2025-03-14T13:13:00Z" w16du:dateUtc="2025-03-14T13:13:31Z"/>
          <w:lang w:val="en-US"/>
        </w:rPr>
      </w:pPr>
      <w:del w:id="225" w:author="Broering, Arne (T CED INW-DE)" w:date="2025-03-14T13:13:00Z">
        <w:r w:rsidRPr="660D28F5" w:rsidDel="77FD8E7E">
          <w:rPr>
            <w:lang w:val="en-US"/>
          </w:rPr>
          <w:delText>Plant Manager: Customer of the system integrator who wants to use the AI-based orchestration tool for their manufacturing plant.</w:delText>
        </w:r>
      </w:del>
    </w:p>
    <w:p w14:paraId="6AC0A935" w14:textId="77777777" w:rsidR="00BC626F" w:rsidRDefault="00BC626F" w:rsidP="660D28F5">
      <w:pPr>
        <w:pStyle w:val="ListParagraph"/>
        <w:numPr>
          <w:ilvl w:val="0"/>
          <w:numId w:val="27"/>
        </w:numPr>
        <w:rPr>
          <w:del w:id="226" w:author="Broering, Arne (T CED INW-DE)" w:date="2025-03-14T13:13:00Z" w16du:dateUtc="2025-03-14T13:13:31Z"/>
          <w:lang w:val="en-US"/>
        </w:rPr>
      </w:pPr>
      <w:del w:id="227" w:author="Broering, Arne (T CED INW-DE)" w:date="2025-03-14T13:13:00Z">
        <w:r w:rsidRPr="660D28F5" w:rsidDel="77FD8E7E">
          <w:rPr>
            <w:lang w:val="en-US"/>
          </w:rPr>
          <w:delText xml:space="preserve">Infrastructure System Vendor: Company that produces and sells the hardware components (edge &amp; network devices) as well as the software components to manage plant infrastructure. </w:delText>
        </w:r>
      </w:del>
    </w:p>
    <w:p w14:paraId="7C283C4E" w14:textId="77777777" w:rsidR="00BC626F" w:rsidRPr="00422653" w:rsidRDefault="00BC626F" w:rsidP="660D28F5">
      <w:pPr>
        <w:pStyle w:val="ListParagraph"/>
        <w:numPr>
          <w:ilvl w:val="0"/>
          <w:numId w:val="27"/>
        </w:numPr>
        <w:rPr>
          <w:del w:id="228" w:author="Broering, Arne (T CED INW-DE)" w:date="2025-03-14T13:13:00Z" w16du:dateUtc="2025-03-14T13:13:31Z"/>
          <w:lang w:val="en-US"/>
        </w:rPr>
      </w:pPr>
      <w:del w:id="229" w:author="Broering, Arne (T CED INW-DE)" w:date="2025-03-14T13:13:00Z">
        <w:r w:rsidRPr="660D28F5" w:rsidDel="77FD8E7E">
          <w:rPr>
            <w:lang w:val="en-US"/>
          </w:rPr>
          <w:delText>AI training environment: e.g., a server on premise of the manufacturing plant used for model training.</w:delText>
        </w:r>
      </w:del>
    </w:p>
    <w:p w14:paraId="2E9E6550" w14:textId="77777777" w:rsidR="00BC626F" w:rsidRPr="00422653" w:rsidRDefault="00BC626F" w:rsidP="660D28F5">
      <w:pPr>
        <w:pStyle w:val="ListParagraph"/>
        <w:numPr>
          <w:ilvl w:val="0"/>
          <w:numId w:val="27"/>
        </w:numPr>
        <w:rPr>
          <w:del w:id="230" w:author="Broering, Arne (T CED INW-DE)" w:date="2025-03-14T13:13:00Z" w16du:dateUtc="2025-03-14T13:13:31Z"/>
          <w:lang w:val="en-US"/>
        </w:rPr>
      </w:pPr>
      <w:del w:id="231" w:author="Broering, Arne (T CED INW-DE)" w:date="2025-03-14T13:13:00Z">
        <w:r w:rsidRPr="660D28F5" w:rsidDel="77FD8E7E">
          <w:rPr>
            <w:lang w:val="en-US"/>
          </w:rPr>
          <w:delText>Data sources: historical and real-time resource usage, network performance metrics, app requirements.</w:delText>
        </w:r>
      </w:del>
    </w:p>
    <w:p w14:paraId="0DA173F9" w14:textId="77777777" w:rsidR="00BC626F" w:rsidRPr="004D0743" w:rsidRDefault="00BC626F" w:rsidP="660D28F5">
      <w:pPr>
        <w:pStyle w:val="ListParagraph"/>
        <w:numPr>
          <w:ilvl w:val="0"/>
          <w:numId w:val="27"/>
        </w:numPr>
        <w:rPr>
          <w:del w:id="232" w:author="Broering, Arne (T CED INW-DE)" w:date="2025-03-14T13:13:00Z" w16du:dateUtc="2025-03-14T13:13:31Z"/>
          <w:lang w:val="en-US"/>
        </w:rPr>
      </w:pPr>
      <w:del w:id="233" w:author="Broering, Arne (T CED INW-DE)" w:date="2025-03-14T13:13:00Z">
        <w:r w:rsidRPr="660D28F5" w:rsidDel="77FD8E7E">
          <w:rPr>
            <w:lang w:val="en-US"/>
          </w:rPr>
          <w:delText>Infrastructure components: edge devices, networks.</w:delText>
        </w:r>
      </w:del>
    </w:p>
    <w:p w14:paraId="05EADCFF" w14:textId="77777777" w:rsidR="00BC626F" w:rsidRPr="00422653" w:rsidRDefault="00BC626F" w:rsidP="660D28F5">
      <w:pPr>
        <w:pStyle w:val="ListParagraph"/>
        <w:numPr>
          <w:ilvl w:val="0"/>
          <w:numId w:val="27"/>
        </w:numPr>
        <w:rPr>
          <w:del w:id="234" w:author="Broering, Arne (T CED INW-DE)" w:date="2025-03-14T13:13:00Z" w16du:dateUtc="2025-03-14T13:13:31Z"/>
          <w:lang w:val="en-US"/>
        </w:rPr>
      </w:pPr>
      <w:del w:id="235" w:author="Broering, Arne (T CED INW-DE)" w:date="2025-03-14T13:13:00Z">
        <w:r w:rsidRPr="660D28F5" w:rsidDel="77FD8E7E">
          <w:rPr>
            <w:lang w:val="en-US"/>
          </w:rPr>
          <w:delText>AI model: subject of the training process.</w:delText>
        </w:r>
      </w:del>
    </w:p>
    <w:p w14:paraId="1E2CC555" w14:textId="77777777" w:rsidR="00BC626F" w:rsidRPr="00422653" w:rsidRDefault="00BC626F" w:rsidP="00A06D96">
      <w:pPr>
        <w:pStyle w:val="Heading6"/>
        <w:rPr>
          <w:del w:id="236" w:author="Broering, Arne (T CED INW-DE)" w:date="2025-03-14T13:13:00Z" w16du:dateUtc="2025-03-14T13:13:31Z"/>
          <w:lang w:val="en-US"/>
        </w:rPr>
      </w:pPr>
      <w:del w:id="237" w:author="Broering, Arne (T CED INW-DE)" w:date="2025-03-14T13:13:00Z">
        <w:r w:rsidRPr="660D28F5" w:rsidDel="77FD8E7E">
          <w:rPr>
            <w:lang w:val="en-US"/>
          </w:rPr>
          <w:delText>Preconditions</w:delText>
        </w:r>
      </w:del>
    </w:p>
    <w:p w14:paraId="369B052D" w14:textId="77777777" w:rsidR="00BC626F" w:rsidRPr="00680FCE" w:rsidRDefault="00BC626F" w:rsidP="660D28F5">
      <w:pPr>
        <w:pStyle w:val="ListParagraph"/>
        <w:numPr>
          <w:ilvl w:val="0"/>
          <w:numId w:val="28"/>
        </w:numPr>
        <w:rPr>
          <w:del w:id="238" w:author="Broering, Arne (T CED INW-DE)" w:date="2025-03-14T13:13:00Z" w16du:dateUtc="2025-03-14T13:13:31Z"/>
          <w:lang w:val="en-US"/>
        </w:rPr>
      </w:pPr>
      <w:del w:id="239" w:author="Broering, Arne (T CED INW-DE)" w:date="2025-03-14T13:13:00Z">
        <w:r w:rsidRPr="660D28F5" w:rsidDel="77FD8E7E">
          <w:rPr>
            <w:lang w:val="en-US"/>
          </w:rPr>
          <w:delText>Historical and real-time data about infrastructure performance, resource utilization, and app behavior are available. These are labeled data. These data are coming out of an emulation or simulation environment for generating training data. Historical app allocation logs. These include: resource usage metrics (e.g., CPU, memory, bandwidth utilization), network performance metrics (e.g., latency, packet loss, throughput), operational constraints (e.g., maximum allowable latency, priority levels for apps).</w:delText>
        </w:r>
      </w:del>
    </w:p>
    <w:p w14:paraId="74226B22" w14:textId="77777777" w:rsidR="00BC626F" w:rsidRPr="005C794E" w:rsidRDefault="00BC626F" w:rsidP="660D28F5">
      <w:pPr>
        <w:pStyle w:val="ListParagraph"/>
        <w:numPr>
          <w:ilvl w:val="0"/>
          <w:numId w:val="28"/>
        </w:numPr>
        <w:rPr>
          <w:del w:id="240" w:author="Broering, Arne (T CED INW-DE)" w:date="2025-03-14T13:13:00Z" w16du:dateUtc="2025-03-14T13:13:31Z"/>
          <w:lang w:val="en-US"/>
        </w:rPr>
      </w:pPr>
      <w:del w:id="241" w:author="Broering, Arne (T CED INW-DE)" w:date="2025-03-14T13:13:00Z">
        <w:r w:rsidRPr="660D28F5" w:rsidDel="77FD8E7E">
          <w:rPr>
            <w:lang w:val="en-US"/>
          </w:rPr>
          <w:delText>AI model architecture is pre-designed (e.g., a reinforcement learning model).</w:delText>
        </w:r>
      </w:del>
    </w:p>
    <w:p w14:paraId="6774E4BF" w14:textId="77777777" w:rsidR="00BC626F" w:rsidRPr="005C794E" w:rsidRDefault="00BC626F" w:rsidP="660D28F5">
      <w:pPr>
        <w:pStyle w:val="ListParagraph"/>
        <w:numPr>
          <w:ilvl w:val="0"/>
          <w:numId w:val="28"/>
        </w:numPr>
        <w:rPr>
          <w:del w:id="242" w:author="Broering, Arne (T CED INW-DE)" w:date="2025-03-14T13:13:00Z" w16du:dateUtc="2025-03-14T13:13:31Z"/>
          <w:lang w:val="en-US"/>
        </w:rPr>
      </w:pPr>
      <w:del w:id="243" w:author="Broering, Arne (T CED INW-DE)" w:date="2025-03-14T13:13:00Z">
        <w:r w:rsidRPr="660D28F5" w:rsidDel="77FD8E7E">
          <w:rPr>
            <w:lang w:val="en-US"/>
          </w:rPr>
          <w:delText>Training framework (e.g., PyTorch) is set up to train the AI model.</w:delText>
        </w:r>
      </w:del>
    </w:p>
    <w:p w14:paraId="0A7854B9" w14:textId="77777777" w:rsidR="00BC626F" w:rsidRPr="005C794E" w:rsidRDefault="00BC626F" w:rsidP="660D28F5">
      <w:pPr>
        <w:pStyle w:val="ListParagraph"/>
        <w:numPr>
          <w:ilvl w:val="0"/>
          <w:numId w:val="28"/>
        </w:numPr>
        <w:rPr>
          <w:del w:id="244" w:author="Broering, Arne (T CED INW-DE)" w:date="2025-03-14T13:13:00Z" w16du:dateUtc="2025-03-14T13:13:31Z"/>
          <w:lang w:val="en-US"/>
        </w:rPr>
      </w:pPr>
      <w:del w:id="245" w:author="Broering, Arne (T CED INW-DE)" w:date="2025-03-14T13:13:00Z">
        <w:r w:rsidRPr="660D28F5" w:rsidDel="77FD8E7E">
          <w:rPr>
            <w:lang w:val="en-US"/>
          </w:rPr>
          <w:delText>Performance metrics are defined, such as desired app response times, and network bandwidth optimization.</w:delText>
        </w:r>
      </w:del>
    </w:p>
    <w:p w14:paraId="4556EECF" w14:textId="77777777" w:rsidR="00BC626F" w:rsidRPr="00422653" w:rsidRDefault="00BC626F" w:rsidP="00A06D96">
      <w:pPr>
        <w:pStyle w:val="Heading6"/>
        <w:rPr>
          <w:del w:id="246" w:author="Broering, Arne (T CED INW-DE)" w:date="2025-03-14T13:13:00Z" w16du:dateUtc="2025-03-14T13:13:31Z"/>
          <w:lang w:val="en-US"/>
        </w:rPr>
      </w:pPr>
      <w:del w:id="247" w:author="Broering, Arne (T CED INW-DE)" w:date="2025-03-14T13:13:00Z">
        <w:r w:rsidRPr="660D28F5" w:rsidDel="77FD8E7E">
          <w:rPr>
            <w:lang w:val="en-US"/>
          </w:rPr>
          <w:delText>Main Flow</w:delText>
        </w:r>
      </w:del>
    </w:p>
    <w:p w14:paraId="33145E7B" w14:textId="77777777" w:rsidR="00BC626F" w:rsidRPr="00686CC7" w:rsidRDefault="00BC626F" w:rsidP="660D28F5">
      <w:pPr>
        <w:pStyle w:val="ListParagraph"/>
        <w:numPr>
          <w:ilvl w:val="0"/>
          <w:numId w:val="29"/>
        </w:numPr>
        <w:rPr>
          <w:del w:id="248" w:author="Broering, Arne (T CED INW-DE)" w:date="2025-03-14T13:13:00Z" w16du:dateUtc="2025-03-14T13:13:31Z"/>
          <w:lang w:val="en-US"/>
        </w:rPr>
      </w:pPr>
      <w:del w:id="249" w:author="Broering, Arne (T CED INW-DE)" w:date="2025-03-14T13:13:00Z">
        <w:r w:rsidRPr="660D28F5" w:rsidDel="77FD8E7E">
          <w:rPr>
            <w:lang w:val="en-US"/>
          </w:rPr>
          <w:delText>System integrator defines Training Objectives</w:delText>
        </w:r>
      </w:del>
    </w:p>
    <w:p w14:paraId="2F796203" w14:textId="77777777" w:rsidR="00BC626F" w:rsidRPr="00686CC7" w:rsidRDefault="00BC626F" w:rsidP="00BC626F">
      <w:pPr>
        <w:pStyle w:val="ListParagraph"/>
        <w:numPr>
          <w:ilvl w:val="1"/>
          <w:numId w:val="25"/>
        </w:numPr>
        <w:rPr>
          <w:del w:id="250" w:author="Broering, Arne (T CED INW-DE)" w:date="2025-03-14T13:13:00Z" w16du:dateUtc="2025-03-14T13:13:31Z"/>
          <w:lang w:val="en-US"/>
        </w:rPr>
      </w:pPr>
      <w:del w:id="251" w:author="Broering, Arne (T CED INW-DE)" w:date="2025-03-14T13:13:00Z">
        <w:r w:rsidRPr="660D28F5" w:rsidDel="77FD8E7E">
          <w:rPr>
            <w:lang w:val="en-US"/>
          </w:rPr>
          <w:delText>Identify key objectives for optimization, such as:</w:delText>
        </w:r>
      </w:del>
    </w:p>
    <w:p w14:paraId="5EB1D1F3" w14:textId="77777777" w:rsidR="00BC626F" w:rsidRPr="00686CC7" w:rsidRDefault="00BC626F" w:rsidP="660D28F5">
      <w:pPr>
        <w:pStyle w:val="ListParagraph"/>
        <w:numPr>
          <w:ilvl w:val="2"/>
          <w:numId w:val="30"/>
        </w:numPr>
        <w:rPr>
          <w:del w:id="252" w:author="Broering, Arne (T CED INW-DE)" w:date="2025-03-14T13:13:00Z" w16du:dateUtc="2025-03-14T13:13:31Z"/>
          <w:lang w:val="en-US"/>
        </w:rPr>
      </w:pPr>
      <w:del w:id="253" w:author="Broering, Arne (T CED INW-DE)" w:date="2025-03-14T13:13:00Z">
        <w:r w:rsidRPr="660D28F5" w:rsidDel="77FD8E7E">
          <w:rPr>
            <w:lang w:val="en-US"/>
          </w:rPr>
          <w:delText>Minimizing resource wastage.</w:delText>
        </w:r>
      </w:del>
    </w:p>
    <w:p w14:paraId="66D02E58" w14:textId="77777777" w:rsidR="00BC626F" w:rsidRPr="00686CC7" w:rsidRDefault="00BC626F" w:rsidP="660D28F5">
      <w:pPr>
        <w:pStyle w:val="ListParagraph"/>
        <w:numPr>
          <w:ilvl w:val="2"/>
          <w:numId w:val="30"/>
        </w:numPr>
        <w:rPr>
          <w:del w:id="254" w:author="Broering, Arne (T CED INW-DE)" w:date="2025-03-14T13:13:00Z" w16du:dateUtc="2025-03-14T13:13:31Z"/>
          <w:lang w:val="en-US"/>
        </w:rPr>
      </w:pPr>
      <w:del w:id="255" w:author="Broering, Arne (T CED INW-DE)" w:date="2025-03-14T13:13:00Z">
        <w:r w:rsidRPr="660D28F5" w:rsidDel="77FD8E7E">
          <w:rPr>
            <w:lang w:val="en-US"/>
          </w:rPr>
          <w:delText>Balancing workload across devices.</w:delText>
        </w:r>
      </w:del>
    </w:p>
    <w:p w14:paraId="5B8EC25B" w14:textId="77777777" w:rsidR="00BC626F" w:rsidRPr="00650B5E" w:rsidRDefault="00BC626F" w:rsidP="660D28F5">
      <w:pPr>
        <w:pStyle w:val="ListParagraph"/>
        <w:numPr>
          <w:ilvl w:val="2"/>
          <w:numId w:val="30"/>
        </w:numPr>
        <w:rPr>
          <w:del w:id="256" w:author="Broering, Arne (T CED INW-DE)" w:date="2025-03-14T13:13:00Z" w16du:dateUtc="2025-03-14T13:13:31Z"/>
          <w:lang w:val="en-US"/>
        </w:rPr>
      </w:pPr>
      <w:del w:id="257" w:author="Broering, Arne (T CED INW-DE)" w:date="2025-03-14T13:13:00Z">
        <w:r w:rsidRPr="660D28F5" w:rsidDel="77FD8E7E">
          <w:rPr>
            <w:lang w:val="en-US"/>
          </w:rPr>
          <w:delText>Prioritizing critical apps based on operational demands.</w:delText>
        </w:r>
      </w:del>
    </w:p>
    <w:p w14:paraId="0EC2F57A" w14:textId="77777777" w:rsidR="00BC626F" w:rsidRPr="00650B5E" w:rsidRDefault="00BC626F" w:rsidP="660D28F5">
      <w:pPr>
        <w:pStyle w:val="ListParagraph"/>
        <w:numPr>
          <w:ilvl w:val="2"/>
          <w:numId w:val="30"/>
        </w:numPr>
        <w:rPr>
          <w:del w:id="258" w:author="Broering, Arne (T CED INW-DE)" w:date="2025-03-14T13:13:00Z" w16du:dateUtc="2025-03-14T13:13:31Z"/>
          <w:lang w:val="en-US"/>
        </w:rPr>
      </w:pPr>
      <w:del w:id="259" w:author="Broering, Arne (T CED INW-DE)" w:date="2025-03-14T13:13:00Z">
        <w:r w:rsidRPr="660D28F5" w:rsidDel="77FD8E7E">
          <w:rPr>
            <w:lang w:val="en-US"/>
          </w:rPr>
          <w:delText>Reducing latency for real-time applications.</w:delText>
        </w:r>
      </w:del>
    </w:p>
    <w:p w14:paraId="685009AE" w14:textId="77777777" w:rsidR="00BC626F" w:rsidRPr="00650B5E" w:rsidRDefault="00BC626F" w:rsidP="00BC626F">
      <w:pPr>
        <w:pStyle w:val="ListParagraph"/>
        <w:numPr>
          <w:ilvl w:val="1"/>
          <w:numId w:val="25"/>
        </w:numPr>
        <w:rPr>
          <w:del w:id="260" w:author="Broering, Arne (T CED INW-DE)" w:date="2025-03-14T13:13:00Z" w16du:dateUtc="2025-03-14T13:13:31Z"/>
          <w:lang w:val="en-US"/>
        </w:rPr>
      </w:pPr>
      <w:del w:id="261" w:author="Broering, Arne (T CED INW-DE)" w:date="2025-03-14T13:13:00Z">
        <w:r w:rsidRPr="660D28F5" w:rsidDel="77FD8E7E">
          <w:rPr>
            <w:lang w:val="en-US"/>
          </w:rPr>
          <w:delText>Define performance metrics to evaluate the model, such as:</w:delText>
        </w:r>
      </w:del>
    </w:p>
    <w:p w14:paraId="61905989" w14:textId="77777777" w:rsidR="00BC626F" w:rsidRPr="00650B5E" w:rsidRDefault="00BC626F" w:rsidP="660D28F5">
      <w:pPr>
        <w:pStyle w:val="ListParagraph"/>
        <w:numPr>
          <w:ilvl w:val="2"/>
          <w:numId w:val="30"/>
        </w:numPr>
        <w:rPr>
          <w:del w:id="262" w:author="Broering, Arne (T CED INW-DE)" w:date="2025-03-14T13:13:00Z" w16du:dateUtc="2025-03-14T13:13:31Z"/>
          <w:lang w:val="en-US"/>
        </w:rPr>
      </w:pPr>
      <w:del w:id="263" w:author="Broering, Arne (T CED INW-DE)" w:date="2025-03-14T13:13:00Z">
        <w:r w:rsidRPr="660D28F5" w:rsidDel="77FD8E7E">
          <w:rPr>
            <w:lang w:val="en-US"/>
          </w:rPr>
          <w:delText>Allocation efficiency.</w:delText>
        </w:r>
      </w:del>
    </w:p>
    <w:p w14:paraId="79C7CA3D" w14:textId="77777777" w:rsidR="00BC626F" w:rsidRPr="00650B5E" w:rsidRDefault="00BC626F" w:rsidP="660D28F5">
      <w:pPr>
        <w:pStyle w:val="ListParagraph"/>
        <w:numPr>
          <w:ilvl w:val="2"/>
          <w:numId w:val="30"/>
        </w:numPr>
        <w:rPr>
          <w:del w:id="264" w:author="Broering, Arne (T CED INW-DE)" w:date="2025-03-14T13:13:00Z" w16du:dateUtc="2025-03-14T13:13:31Z"/>
          <w:lang w:val="en-US"/>
        </w:rPr>
      </w:pPr>
      <w:del w:id="265" w:author="Broering, Arne (T CED INW-DE)" w:date="2025-03-14T13:13:00Z">
        <w:r w:rsidRPr="660D28F5" w:rsidDel="77FD8E7E">
          <w:rPr>
            <w:lang w:val="en-US"/>
          </w:rPr>
          <w:delText>App performance stability.</w:delText>
        </w:r>
      </w:del>
    </w:p>
    <w:p w14:paraId="00A66E77" w14:textId="77777777" w:rsidR="00BC626F" w:rsidRPr="00650B5E" w:rsidRDefault="00BC626F" w:rsidP="660D28F5">
      <w:pPr>
        <w:pStyle w:val="ListParagraph"/>
        <w:numPr>
          <w:ilvl w:val="2"/>
          <w:numId w:val="30"/>
        </w:numPr>
        <w:rPr>
          <w:del w:id="266" w:author="Broering, Arne (T CED INW-DE)" w:date="2025-03-14T13:13:00Z" w16du:dateUtc="2025-03-14T13:13:31Z"/>
          <w:lang w:val="en-US"/>
        </w:rPr>
      </w:pPr>
      <w:del w:id="267" w:author="Broering, Arne (T CED INW-DE)" w:date="2025-03-14T13:13:00Z">
        <w:r w:rsidRPr="660D28F5" w:rsidDel="77FD8E7E">
          <w:rPr>
            <w:lang w:val="en-US"/>
          </w:rPr>
          <w:delText>Device resource utilization variance.</w:delText>
        </w:r>
      </w:del>
    </w:p>
    <w:p w14:paraId="0BE878B7" w14:textId="77777777" w:rsidR="00BC626F" w:rsidRPr="00E21E01" w:rsidRDefault="00BC626F" w:rsidP="660D28F5">
      <w:pPr>
        <w:pStyle w:val="ListParagraph"/>
        <w:numPr>
          <w:ilvl w:val="0"/>
          <w:numId w:val="29"/>
        </w:numPr>
        <w:rPr>
          <w:del w:id="268" w:author="Broering, Arne (T CED INW-DE)" w:date="2025-03-14T13:13:00Z" w16du:dateUtc="2025-03-14T13:13:31Z"/>
          <w:lang w:val="en-US"/>
        </w:rPr>
      </w:pPr>
      <w:del w:id="269" w:author="Broering, Arne (T CED INW-DE)" w:date="2025-03-14T13:13:00Z">
        <w:r w:rsidRPr="660D28F5" w:rsidDel="77FD8E7E">
          <w:rPr>
            <w:lang w:val="en-US"/>
          </w:rPr>
          <w:delText>System integrator trains the Model</w:delText>
        </w:r>
      </w:del>
    </w:p>
    <w:p w14:paraId="706BC1C5" w14:textId="77777777" w:rsidR="00BC626F" w:rsidRPr="00446B9F" w:rsidRDefault="00BC626F" w:rsidP="00BC626F">
      <w:pPr>
        <w:pStyle w:val="ListParagraph"/>
        <w:numPr>
          <w:ilvl w:val="1"/>
          <w:numId w:val="25"/>
        </w:numPr>
        <w:rPr>
          <w:del w:id="270" w:author="Broering, Arne (T CED INW-DE)" w:date="2025-03-14T13:13:00Z" w16du:dateUtc="2025-03-14T13:13:31Z"/>
          <w:lang w:val="en-US"/>
        </w:rPr>
      </w:pPr>
      <w:del w:id="271" w:author="Broering, Arne (T CED INW-DE)" w:date="2025-03-14T13:13:00Z">
        <w:r w:rsidRPr="660D28F5" w:rsidDel="77FD8E7E">
          <w:rPr>
            <w:lang w:val="en-US"/>
          </w:rPr>
          <w:delText>Split data into training, validation, and test sets.</w:delText>
        </w:r>
      </w:del>
    </w:p>
    <w:p w14:paraId="70F59E3C" w14:textId="77777777" w:rsidR="00BC626F" w:rsidRPr="00446B9F" w:rsidRDefault="00BC626F" w:rsidP="00BC626F">
      <w:pPr>
        <w:pStyle w:val="ListParagraph"/>
        <w:numPr>
          <w:ilvl w:val="1"/>
          <w:numId w:val="25"/>
        </w:numPr>
        <w:rPr>
          <w:del w:id="272" w:author="Broering, Arne (T CED INW-DE)" w:date="2025-03-14T13:13:00Z" w16du:dateUtc="2025-03-14T13:13:31Z"/>
          <w:lang w:val="en-US"/>
        </w:rPr>
      </w:pPr>
      <w:del w:id="273" w:author="Broering, Arne (T CED INW-DE)" w:date="2025-03-14T13:13:00Z">
        <w:r w:rsidRPr="660D28F5" w:rsidDel="77FD8E7E">
          <w:rPr>
            <w:lang w:val="en-US"/>
          </w:rPr>
          <w:delText>Train the model by:</w:delText>
        </w:r>
      </w:del>
    </w:p>
    <w:p w14:paraId="19C4492D" w14:textId="77777777" w:rsidR="00BC626F" w:rsidRPr="00446B9F" w:rsidRDefault="00BC626F" w:rsidP="00BC626F">
      <w:pPr>
        <w:pStyle w:val="ListParagraph"/>
        <w:numPr>
          <w:ilvl w:val="2"/>
          <w:numId w:val="25"/>
        </w:numPr>
        <w:rPr>
          <w:del w:id="274" w:author="Broering, Arne (T CED INW-DE)" w:date="2025-03-14T13:13:00Z" w16du:dateUtc="2025-03-14T13:13:31Z"/>
          <w:lang w:val="en-US"/>
        </w:rPr>
      </w:pPr>
      <w:del w:id="275" w:author="Broering, Arne (T CED INW-DE)" w:date="2025-03-14T13:13:00Z">
        <w:r w:rsidRPr="660D28F5" w:rsidDel="77FD8E7E">
          <w:rPr>
            <w:lang w:val="en-US"/>
          </w:rPr>
          <w:delText>Feeding infrastructure data and app requirements as input features.</w:delText>
        </w:r>
      </w:del>
    </w:p>
    <w:p w14:paraId="1A38140C" w14:textId="77777777" w:rsidR="00BC626F" w:rsidRPr="00446B9F" w:rsidRDefault="00BC626F" w:rsidP="00BC626F">
      <w:pPr>
        <w:pStyle w:val="ListParagraph"/>
        <w:numPr>
          <w:ilvl w:val="2"/>
          <w:numId w:val="25"/>
        </w:numPr>
        <w:rPr>
          <w:del w:id="276" w:author="Broering, Arne (T CED INW-DE)" w:date="2025-03-14T13:13:00Z" w16du:dateUtc="2025-03-14T13:13:31Z"/>
          <w:lang w:val="en-US"/>
        </w:rPr>
      </w:pPr>
      <w:del w:id="277" w:author="Broering, Arne (T CED INW-DE)" w:date="2025-03-14T13:13:00Z">
        <w:r w:rsidRPr="660D28F5" w:rsidDel="77FD8E7E">
          <w:rPr>
            <w:lang w:val="en-US"/>
          </w:rPr>
          <w:delText>Calculating a loss function based on allocation inefficiencies (e.g., underutilized resources, app latency violations).</w:delText>
        </w:r>
      </w:del>
    </w:p>
    <w:p w14:paraId="7465DBE2" w14:textId="77777777" w:rsidR="00BC626F" w:rsidRPr="00446B9F" w:rsidRDefault="00BC626F" w:rsidP="00BC626F">
      <w:pPr>
        <w:pStyle w:val="ListParagraph"/>
        <w:numPr>
          <w:ilvl w:val="2"/>
          <w:numId w:val="25"/>
        </w:numPr>
        <w:rPr>
          <w:del w:id="278" w:author="Broering, Arne (T CED INW-DE)" w:date="2025-03-14T13:13:00Z" w16du:dateUtc="2025-03-14T13:13:31Z"/>
          <w:lang w:val="en-US"/>
        </w:rPr>
      </w:pPr>
      <w:del w:id="279" w:author="Broering, Arne (T CED INW-DE)" w:date="2025-03-14T13:13:00Z">
        <w:r w:rsidRPr="660D28F5" w:rsidDel="77FD8E7E">
          <w:rPr>
            <w:lang w:val="en-US"/>
          </w:rPr>
          <w:delText>Adjusting model parameters through optimization algorithms (e.g., gradient descent).</w:delText>
        </w:r>
      </w:del>
    </w:p>
    <w:p w14:paraId="02B170E8" w14:textId="77777777" w:rsidR="00BC626F" w:rsidRPr="00422653" w:rsidRDefault="00BC626F" w:rsidP="660D28F5">
      <w:pPr>
        <w:pStyle w:val="ListParagraph"/>
        <w:numPr>
          <w:ilvl w:val="1"/>
          <w:numId w:val="25"/>
        </w:numPr>
        <w:rPr>
          <w:del w:id="280" w:author="Broering, Arne (T CED INW-DE)" w:date="2025-03-14T13:13:00Z" w16du:dateUtc="2025-03-14T13:13:31Z"/>
          <w:lang w:val="en-US"/>
        </w:rPr>
      </w:pPr>
      <w:del w:id="281" w:author="Broering, Arne (T CED INW-DE)" w:date="2025-03-14T13:13:00Z">
        <w:r w:rsidRPr="660D28F5" w:rsidDel="77FD8E7E">
          <w:rPr>
            <w:lang w:val="en-US"/>
          </w:rPr>
          <w:delText>Evaluate the model on the validation set to prevent overfitting.</w:delText>
        </w:r>
      </w:del>
    </w:p>
    <w:p w14:paraId="6C4514DF" w14:textId="77777777" w:rsidR="00BC626F" w:rsidRPr="00E21E01" w:rsidRDefault="00BC626F" w:rsidP="660D28F5">
      <w:pPr>
        <w:pStyle w:val="ListParagraph"/>
        <w:numPr>
          <w:ilvl w:val="0"/>
          <w:numId w:val="29"/>
        </w:numPr>
        <w:rPr>
          <w:del w:id="282" w:author="Broering, Arne (T CED INW-DE)" w:date="2025-03-14T13:13:00Z" w16du:dateUtc="2025-03-14T13:13:31Z"/>
          <w:lang w:val="en-US"/>
        </w:rPr>
      </w:pPr>
      <w:del w:id="283" w:author="Broering, Arne (T CED INW-DE)" w:date="2025-03-14T13:13:00Z">
        <w:r w:rsidRPr="660D28F5" w:rsidDel="77FD8E7E">
          <w:rPr>
            <w:lang w:val="en-US"/>
          </w:rPr>
          <w:delText>System integrator simulates and validates</w:delText>
        </w:r>
      </w:del>
    </w:p>
    <w:p w14:paraId="313EAFBE" w14:textId="77777777" w:rsidR="00BC626F" w:rsidRPr="00446B9F" w:rsidRDefault="00BC626F" w:rsidP="00BC626F">
      <w:pPr>
        <w:pStyle w:val="ListParagraph"/>
        <w:numPr>
          <w:ilvl w:val="1"/>
          <w:numId w:val="25"/>
        </w:numPr>
        <w:rPr>
          <w:del w:id="284" w:author="Broering, Arne (T CED INW-DE)" w:date="2025-03-14T13:13:00Z" w16du:dateUtc="2025-03-14T13:13:31Z"/>
          <w:lang w:val="en-US"/>
        </w:rPr>
      </w:pPr>
      <w:del w:id="285" w:author="Broering, Arne (T CED INW-DE)" w:date="2025-03-14T13:13:00Z">
        <w:r w:rsidRPr="660D28F5" w:rsidDel="77FD8E7E">
          <w:rPr>
            <w:lang w:val="en-US"/>
          </w:rPr>
          <w:delText>Test the model in a simulated environment to assess its performance under various scenarios:</w:delText>
        </w:r>
      </w:del>
    </w:p>
    <w:p w14:paraId="4CE8D8D3" w14:textId="77777777" w:rsidR="00BC626F" w:rsidRPr="00446B9F" w:rsidRDefault="00BC626F" w:rsidP="00BC626F">
      <w:pPr>
        <w:pStyle w:val="ListParagraph"/>
        <w:numPr>
          <w:ilvl w:val="2"/>
          <w:numId w:val="25"/>
        </w:numPr>
        <w:rPr>
          <w:del w:id="286" w:author="Broering, Arne (T CED INW-DE)" w:date="2025-03-14T13:13:00Z" w16du:dateUtc="2025-03-14T13:13:31Z"/>
          <w:lang w:val="en-US"/>
        </w:rPr>
      </w:pPr>
      <w:del w:id="287" w:author="Broering, Arne (T CED INW-DE)" w:date="2025-03-14T13:13:00Z">
        <w:r w:rsidRPr="660D28F5" w:rsidDel="77FD8E7E">
          <w:rPr>
            <w:lang w:val="en-US"/>
          </w:rPr>
          <w:delText>Sudden surges in app demands.</w:delText>
        </w:r>
      </w:del>
    </w:p>
    <w:p w14:paraId="1BD2F776" w14:textId="77777777" w:rsidR="00BC626F" w:rsidRPr="00446B9F" w:rsidRDefault="00BC626F" w:rsidP="00BC626F">
      <w:pPr>
        <w:pStyle w:val="ListParagraph"/>
        <w:numPr>
          <w:ilvl w:val="2"/>
          <w:numId w:val="25"/>
        </w:numPr>
        <w:rPr>
          <w:del w:id="288" w:author="Broering, Arne (T CED INW-DE)" w:date="2025-03-14T13:13:00Z" w16du:dateUtc="2025-03-14T13:13:31Z"/>
          <w:lang w:val="en-US"/>
        </w:rPr>
      </w:pPr>
      <w:del w:id="289" w:author="Broering, Arne (T CED INW-DE)" w:date="2025-03-14T13:13:00Z">
        <w:r w:rsidRPr="660D28F5" w:rsidDel="77FD8E7E">
          <w:rPr>
            <w:lang w:val="en-US"/>
          </w:rPr>
          <w:delText>Device failures or network bottlenecks.</w:delText>
        </w:r>
      </w:del>
    </w:p>
    <w:p w14:paraId="076C376C" w14:textId="77777777" w:rsidR="00BC626F" w:rsidRPr="00446B9F" w:rsidRDefault="00BC626F" w:rsidP="00BC626F">
      <w:pPr>
        <w:pStyle w:val="ListParagraph"/>
        <w:numPr>
          <w:ilvl w:val="2"/>
          <w:numId w:val="25"/>
        </w:numPr>
        <w:rPr>
          <w:del w:id="290" w:author="Broering, Arne (T CED INW-DE)" w:date="2025-03-14T13:13:00Z" w16du:dateUtc="2025-03-14T13:13:31Z"/>
          <w:lang w:val="en-US"/>
        </w:rPr>
      </w:pPr>
      <w:del w:id="291" w:author="Broering, Arne (T CED INW-DE)" w:date="2025-03-14T13:13:00Z">
        <w:r w:rsidRPr="660D28F5" w:rsidDel="77FD8E7E">
          <w:rPr>
            <w:lang w:val="en-US"/>
          </w:rPr>
          <w:delText>Resource contention across devices.</w:delText>
        </w:r>
      </w:del>
    </w:p>
    <w:p w14:paraId="5D96DDA2" w14:textId="77777777" w:rsidR="00BC626F" w:rsidRPr="00446B9F" w:rsidRDefault="00BC626F" w:rsidP="00BC626F">
      <w:pPr>
        <w:pStyle w:val="ListParagraph"/>
        <w:numPr>
          <w:ilvl w:val="1"/>
          <w:numId w:val="25"/>
        </w:numPr>
        <w:rPr>
          <w:del w:id="292" w:author="Broering, Arne (T CED INW-DE)" w:date="2025-03-14T13:13:00Z" w16du:dateUtc="2025-03-14T13:13:31Z"/>
          <w:lang w:val="en-US"/>
        </w:rPr>
      </w:pPr>
      <w:del w:id="293" w:author="Broering, Arne (T CED INW-DE)" w:date="2025-03-14T13:13:00Z">
        <w:r w:rsidRPr="660D28F5" w:rsidDel="77FD8E7E">
          <w:rPr>
            <w:lang w:val="en-US"/>
          </w:rPr>
          <w:delText>Measure the model’s performance using predefined metrics (e.g., allocation time, resource utilization balance).</w:delText>
        </w:r>
      </w:del>
    </w:p>
    <w:p w14:paraId="7FC180EA" w14:textId="77777777" w:rsidR="00BC626F" w:rsidRDefault="00BC626F" w:rsidP="660D28F5">
      <w:pPr>
        <w:pStyle w:val="ListParagraph"/>
        <w:numPr>
          <w:ilvl w:val="0"/>
          <w:numId w:val="29"/>
        </w:numPr>
        <w:rPr>
          <w:del w:id="294" w:author="Broering, Arne (T CED INW-DE)" w:date="2025-03-14T13:13:00Z" w16du:dateUtc="2025-03-14T13:13:31Z"/>
          <w:lang w:val="en-US"/>
        </w:rPr>
      </w:pPr>
      <w:del w:id="295" w:author="Broering, Arne (T CED INW-DE)" w:date="2025-03-14T13:13:00Z">
        <w:r w:rsidRPr="660D28F5" w:rsidDel="77FD8E7E">
          <w:rPr>
            <w:lang w:val="en-US"/>
          </w:rPr>
          <w:delText>System integrator deploys the AI and continuous training</w:delText>
        </w:r>
      </w:del>
    </w:p>
    <w:p w14:paraId="3D7B94E2" w14:textId="77777777" w:rsidR="00BC626F" w:rsidRDefault="00BC626F" w:rsidP="00BC626F">
      <w:pPr>
        <w:pStyle w:val="ListParagraph"/>
        <w:numPr>
          <w:ilvl w:val="1"/>
          <w:numId w:val="25"/>
        </w:numPr>
        <w:rPr>
          <w:del w:id="296" w:author="Broering, Arne (T CED INW-DE)" w:date="2025-03-14T13:13:00Z" w16du:dateUtc="2025-03-14T13:13:31Z"/>
          <w:lang w:val="en-US"/>
        </w:rPr>
      </w:pPr>
      <w:del w:id="297" w:author="Broering, Arne (T CED INW-DE)" w:date="2025-03-14T13:13:00Z">
        <w:r w:rsidRPr="660D28F5" w:rsidDel="77FD8E7E">
          <w:rPr>
            <w:lang w:val="en-US"/>
          </w:rPr>
          <w:delText>Deploy the trained model to the infrastructure management system for real-world usage.</w:delText>
        </w:r>
      </w:del>
    </w:p>
    <w:p w14:paraId="490B6FF4" w14:textId="77777777" w:rsidR="00BC626F" w:rsidRDefault="00BC626F" w:rsidP="00BC626F">
      <w:pPr>
        <w:pStyle w:val="ListParagraph"/>
        <w:numPr>
          <w:ilvl w:val="1"/>
          <w:numId w:val="25"/>
        </w:numPr>
        <w:rPr>
          <w:del w:id="298" w:author="Broering, Arne (T CED INW-DE)" w:date="2025-03-14T13:13:00Z" w16du:dateUtc="2025-03-14T13:13:31Z"/>
          <w:lang w:val="en-US"/>
        </w:rPr>
      </w:pPr>
      <w:del w:id="299" w:author="Broering, Arne (T CED INW-DE)" w:date="2025-03-14T13:13:00Z">
        <w:r w:rsidRPr="660D28F5" w:rsidDel="77FD8E7E">
          <w:rPr>
            <w:lang w:val="en-US"/>
          </w:rPr>
          <w:delText>Enable continuous learning by:</w:delText>
        </w:r>
      </w:del>
    </w:p>
    <w:p w14:paraId="56D2B2EA" w14:textId="77777777" w:rsidR="00BC626F" w:rsidRDefault="00BC626F" w:rsidP="00BC626F">
      <w:pPr>
        <w:pStyle w:val="ListParagraph"/>
        <w:numPr>
          <w:ilvl w:val="2"/>
          <w:numId w:val="25"/>
        </w:numPr>
        <w:rPr>
          <w:del w:id="300" w:author="Broering, Arne (T CED INW-DE)" w:date="2025-03-14T13:13:00Z" w16du:dateUtc="2025-03-14T13:13:31Z"/>
          <w:lang w:val="en-US"/>
        </w:rPr>
      </w:pPr>
      <w:del w:id="301" w:author="Broering, Arne (T CED INW-DE)" w:date="2025-03-14T13:13:00Z">
        <w:r w:rsidRPr="660D28F5" w:rsidDel="77FD8E7E">
          <w:rPr>
            <w:lang w:val="en-US"/>
          </w:rPr>
          <w:delText>Monitoring real-time data and adjusting the model based on feedback.</w:delText>
        </w:r>
      </w:del>
    </w:p>
    <w:p w14:paraId="6C269B97" w14:textId="77777777" w:rsidR="00BC626F" w:rsidRPr="00172904" w:rsidRDefault="00BC626F" w:rsidP="00BC626F">
      <w:pPr>
        <w:pStyle w:val="ListParagraph"/>
        <w:numPr>
          <w:ilvl w:val="2"/>
          <w:numId w:val="25"/>
        </w:numPr>
        <w:rPr>
          <w:del w:id="302" w:author="Broering, Arne (T CED INW-DE)" w:date="2025-03-14T13:13:00Z" w16du:dateUtc="2025-03-14T13:13:31Z"/>
          <w:lang w:val="en-US"/>
        </w:rPr>
      </w:pPr>
      <w:del w:id="303" w:author="Broering, Arne (T CED INW-DE)" w:date="2025-03-14T13:13:00Z">
        <w:r w:rsidRPr="660D28F5" w:rsidDel="77FD8E7E">
          <w:rPr>
            <w:lang w:val="en-US"/>
          </w:rPr>
          <w:delText>Periodically retraining the model with updated data to handle evolving workloads.</w:delText>
        </w:r>
      </w:del>
    </w:p>
    <w:p w14:paraId="202BCEDE" w14:textId="77777777" w:rsidR="00BC626F" w:rsidRPr="00422653" w:rsidRDefault="00BC626F" w:rsidP="00A06D96">
      <w:pPr>
        <w:pStyle w:val="Heading6"/>
        <w:rPr>
          <w:del w:id="304" w:author="Broering, Arne (T CED INW-DE)" w:date="2025-03-14T13:13:00Z" w16du:dateUtc="2025-03-14T13:13:31Z"/>
          <w:lang w:val="en-US"/>
        </w:rPr>
      </w:pPr>
      <w:del w:id="305" w:author="Broering, Arne (T CED INW-DE)" w:date="2025-03-14T13:13:00Z">
        <w:r w:rsidRPr="660D28F5" w:rsidDel="77FD8E7E">
          <w:rPr>
            <w:lang w:val="en-US"/>
          </w:rPr>
          <w:delText>Postconditions</w:delText>
        </w:r>
      </w:del>
    </w:p>
    <w:p w14:paraId="4BABDA69" w14:textId="77777777" w:rsidR="00BC626F" w:rsidRPr="003D11E0" w:rsidRDefault="00BC626F" w:rsidP="660D28F5">
      <w:pPr>
        <w:pStyle w:val="ListParagraph"/>
        <w:numPr>
          <w:ilvl w:val="0"/>
          <w:numId w:val="33"/>
        </w:numPr>
        <w:rPr>
          <w:del w:id="306" w:author="Broering, Arne (T CED INW-DE)" w:date="2025-03-14T13:13:00Z" w16du:dateUtc="2025-03-14T13:13:31Z"/>
          <w:lang w:val="en-US"/>
        </w:rPr>
      </w:pPr>
      <w:del w:id="307" w:author="Broering, Arne (T CED INW-DE)" w:date="2025-03-14T13:13:00Z">
        <w:r w:rsidRPr="660D28F5" w:rsidDel="77FD8E7E">
          <w:rPr>
            <w:lang w:val="en-US"/>
          </w:rPr>
          <w:delText>The trained AI model can determine optimized allocations of apps to edge devices and network resources.</w:delText>
        </w:r>
      </w:del>
    </w:p>
    <w:p w14:paraId="1AE6DE17" w14:textId="77777777" w:rsidR="00BC626F" w:rsidRPr="00512412" w:rsidRDefault="00BC626F" w:rsidP="660D28F5">
      <w:pPr>
        <w:pStyle w:val="ListParagraph"/>
        <w:numPr>
          <w:ilvl w:val="0"/>
          <w:numId w:val="33"/>
        </w:numPr>
        <w:rPr>
          <w:del w:id="308" w:author="Broering, Arne (T CED INW-DE)" w:date="2025-03-14T13:13:00Z" w16du:dateUtc="2025-03-14T13:13:31Z"/>
          <w:lang w:val="en-US"/>
        </w:rPr>
      </w:pPr>
      <w:del w:id="309" w:author="Broering, Arne (T CED INW-DE)" w:date="2025-03-14T13:13:00Z">
        <w:r w:rsidRPr="660D28F5" w:rsidDel="77FD8E7E">
          <w:rPr>
            <w:lang w:val="en-US"/>
          </w:rPr>
          <w:delText>Allocation decisions meet operational demands and resource availability while maximizing efficiency.</w:delText>
        </w:r>
      </w:del>
    </w:p>
    <w:p w14:paraId="25E2DA12" w14:textId="77777777" w:rsidR="00BC626F" w:rsidRDefault="00BC626F" w:rsidP="00A06D96">
      <w:pPr>
        <w:pStyle w:val="Heading6"/>
        <w:rPr>
          <w:del w:id="310" w:author="Broering, Arne (T CED INW-DE)" w:date="2025-03-14T13:13:00Z" w16du:dateUtc="2025-03-14T13:13:31Z"/>
          <w:lang w:val="en-US"/>
        </w:rPr>
      </w:pPr>
      <w:del w:id="311" w:author="Broering, Arne (T CED INW-DE)" w:date="2025-03-14T13:13:00Z">
        <w:r w:rsidRPr="660D28F5" w:rsidDel="77FD8E7E">
          <w:rPr>
            <w:lang w:val="en-US"/>
          </w:rPr>
          <w:delText>Requirements:</w:delText>
        </w:r>
      </w:del>
    </w:p>
    <w:p w14:paraId="0AD4A37B" w14:textId="77777777" w:rsidR="00BC626F" w:rsidRPr="001B1467" w:rsidRDefault="00BC626F" w:rsidP="00BC626F">
      <w:pPr>
        <w:pStyle w:val="ListParagraph"/>
        <w:numPr>
          <w:ilvl w:val="0"/>
          <w:numId w:val="34"/>
        </w:numPr>
        <w:rPr>
          <w:del w:id="312" w:author="Broering, Arne (T CED INW-DE)" w:date="2025-03-14T13:13:00Z" w16du:dateUtc="2025-03-14T13:13:31Z"/>
          <w:lang w:val="en-US"/>
        </w:rPr>
      </w:pPr>
      <w:del w:id="313" w:author="Broering, Arne (T CED INW-DE)" w:date="2025-03-14T13:13:00Z">
        <w:r w:rsidRPr="660D28F5" w:rsidDel="77FD8E7E">
          <w:rPr>
            <w:lang w:val="en-US"/>
          </w:rPr>
          <w:delText>Sufficient Training Data: Use simulated environments to generate training data.</w:delText>
        </w:r>
      </w:del>
    </w:p>
    <w:p w14:paraId="1A906F57" w14:textId="77777777" w:rsidR="00BC626F" w:rsidRPr="001B1467" w:rsidRDefault="00BC626F" w:rsidP="00BC626F">
      <w:pPr>
        <w:pStyle w:val="ListParagraph"/>
        <w:numPr>
          <w:ilvl w:val="0"/>
          <w:numId w:val="34"/>
        </w:numPr>
        <w:rPr>
          <w:del w:id="314" w:author="Broering, Arne (T CED INW-DE)" w:date="2025-03-14T13:13:00Z" w16du:dateUtc="2025-03-14T13:13:31Z"/>
          <w:lang w:val="en-US"/>
        </w:rPr>
      </w:pPr>
      <w:del w:id="315" w:author="Broering, Arne (T CED INW-DE)" w:date="2025-03-14T13:13:00Z">
        <w:r w:rsidRPr="660D28F5" w:rsidDel="77FD8E7E">
          <w:rPr>
            <w:lang w:val="en-US"/>
          </w:rPr>
          <w:delText>Accuracy: The AI model should achieve an optimization gap of maximum 80%.</w:delText>
        </w:r>
      </w:del>
    </w:p>
    <w:p w14:paraId="320C2549" w14:textId="77777777" w:rsidR="00BC626F" w:rsidRDefault="00BC626F" w:rsidP="00BC626F">
      <w:pPr>
        <w:pStyle w:val="ListParagraph"/>
        <w:numPr>
          <w:ilvl w:val="0"/>
          <w:numId w:val="34"/>
        </w:numPr>
        <w:rPr>
          <w:del w:id="316" w:author="Broering, Arne (T CED INW-DE)" w:date="2025-03-14T13:13:00Z" w16du:dateUtc="2025-03-14T13:13:31Z"/>
          <w:lang w:val="en-US"/>
        </w:rPr>
      </w:pPr>
      <w:del w:id="317" w:author="Broering, Arne (T CED INW-DE)" w:date="2025-03-14T13:13:00Z">
        <w:r w:rsidRPr="660D28F5" w:rsidDel="77FD8E7E">
          <w:rPr>
            <w:lang w:val="en-US"/>
          </w:rPr>
          <w:delText>Timeliness: Allocation decisions must be made in a timely manner (e.g., less than 3 minutes).</w:delText>
        </w:r>
      </w:del>
      <w:commentRangeEnd w:id="214"/>
      <w:r>
        <w:rPr>
          <w:rStyle w:val="CommentReference"/>
        </w:rPr>
        <w:commentReference w:id="214"/>
      </w:r>
    </w:p>
    <w:p w14:paraId="16FF42B4" w14:textId="77777777" w:rsidR="00BC626F" w:rsidRPr="00DE14C6" w:rsidRDefault="00BC626F" w:rsidP="00BC626F">
      <w:pPr>
        <w:rPr>
          <w:lang w:val="en-US"/>
        </w:rPr>
      </w:pPr>
    </w:p>
    <w:p w14:paraId="59AEBD6B" w14:textId="77777777" w:rsidR="00BC626F" w:rsidRDefault="00BC626F" w:rsidP="00BC626F">
      <w:pPr>
        <w:pStyle w:val="Heading5"/>
        <w:rPr>
          <w:lang w:val="en-US"/>
        </w:rPr>
      </w:pPr>
      <w:r>
        <w:rPr>
          <w:lang w:val="en-US"/>
        </w:rPr>
        <w:t>User Story 2.2: Efficient Infrastructure Management</w:t>
      </w:r>
    </w:p>
    <w:p w14:paraId="1FA59D65" w14:textId="2B6849E9" w:rsidR="00BC626F" w:rsidRPr="00BE6D4C" w:rsidRDefault="00BC626F">
      <w:pPr>
        <w:rPr>
          <w:ins w:id="318" w:author="Broering, Arne (T CED INW-DE)" w:date="2025-03-13T09:43:00Z" w16du:dateUtc="2025-03-13T09:43:44Z"/>
          <w:lang w:val="en-US"/>
        </w:rPr>
      </w:pPr>
      <w:r w:rsidRPr="10642310">
        <w:rPr>
          <w:lang w:val="en-US"/>
        </w:rPr>
        <w:t xml:space="preserve">As a System Administrator, I want to </w:t>
      </w:r>
      <w:del w:id="319" w:author="Broering, Arne (T CED INW-DE)" w:date="2025-03-13T09:55:00Z">
        <w:r w:rsidRPr="10642310" w:rsidDel="00BC626F">
          <w:rPr>
            <w:lang w:val="en-US"/>
          </w:rPr>
          <w:delText xml:space="preserve">utilize the </w:delText>
        </w:r>
      </w:del>
      <w:r w:rsidRPr="10642310">
        <w:rPr>
          <w:lang w:val="en-US"/>
        </w:rPr>
        <w:t>efficient</w:t>
      </w:r>
      <w:ins w:id="320" w:author="Broering, Arne (T CED INW-DE)" w:date="2025-03-13T09:55:00Z">
        <w:r w:rsidR="080847D3" w:rsidRPr="10642310">
          <w:rPr>
            <w:lang w:val="en-US"/>
          </w:rPr>
          <w:t xml:space="preserve">ly </w:t>
        </w:r>
      </w:ins>
      <w:del w:id="321" w:author="Broering, Arne (T CED INW-DE)" w:date="2025-03-13T09:55:00Z">
        <w:r w:rsidRPr="10642310" w:rsidDel="00BC626F">
          <w:rPr>
            <w:lang w:val="en-US"/>
          </w:rPr>
          <w:delText xml:space="preserve">, AI-based </w:delText>
        </w:r>
      </w:del>
      <w:ins w:id="322" w:author="Broering, Arne (T CED INW-DE)" w:date="2025-03-13T09:55:00Z">
        <w:r w:rsidR="0EA31922" w:rsidRPr="10642310">
          <w:rPr>
            <w:lang w:val="en-US"/>
          </w:rPr>
          <w:t xml:space="preserve">manage the edge </w:t>
        </w:r>
      </w:ins>
      <w:r w:rsidRPr="10642310">
        <w:rPr>
          <w:lang w:val="en-US"/>
        </w:rPr>
        <w:t>infrastructure</w:t>
      </w:r>
      <w:ins w:id="323" w:author="Broering, Arne (T CED INW-DE)" w:date="2025-03-13T09:55:00Z">
        <w:r w:rsidR="1563B89B" w:rsidRPr="10642310">
          <w:rPr>
            <w:lang w:val="en-US"/>
          </w:rPr>
          <w:t>.</w:t>
        </w:r>
      </w:ins>
      <w:r w:rsidRPr="10642310">
        <w:rPr>
          <w:lang w:val="en-US"/>
        </w:rPr>
        <w:t xml:space="preserve"> </w:t>
      </w:r>
      <w:ins w:id="324" w:author="Broering, Arne (T CED INW-DE)" w:date="2025-03-13T09:55:00Z">
        <w:r w:rsidR="6FAB54DB" w:rsidRPr="10642310">
          <w:rPr>
            <w:lang w:val="en-US"/>
          </w:rPr>
          <w:t xml:space="preserve">I.e., I want </w:t>
        </w:r>
      </w:ins>
      <w:del w:id="325" w:author="Broering, Arne (T CED INW-DE)" w:date="2025-03-13T09:55:00Z">
        <w:r w:rsidRPr="10642310" w:rsidDel="00BC626F">
          <w:rPr>
            <w:lang w:val="en-US"/>
          </w:rPr>
          <w:delText xml:space="preserve">management </w:delText>
        </w:r>
      </w:del>
      <w:del w:id="326" w:author="Broering, Arne (T CED INW-DE)" w:date="2025-03-13T09:43:00Z">
        <w:r w:rsidRPr="10642310" w:rsidDel="00BC626F">
          <w:rPr>
            <w:lang w:val="en-US"/>
          </w:rPr>
          <w:delText xml:space="preserve">tool </w:delText>
        </w:r>
      </w:del>
      <w:r w:rsidRPr="10642310">
        <w:rPr>
          <w:lang w:val="en-US"/>
        </w:rPr>
        <w:t xml:space="preserve">to </w:t>
      </w:r>
      <w:ins w:id="327" w:author="Broering, Arne (T CED INW-DE)" w:date="2025-03-13T09:43:00Z">
        <w:r w:rsidR="439B5BC7" w:rsidRPr="10642310">
          <w:rPr>
            <w:lang w:val="en-US"/>
          </w:rPr>
          <w:t xml:space="preserve">optimally </w:t>
        </w:r>
      </w:ins>
      <w:del w:id="328" w:author="Broering, Arne (T CED INW-DE)" w:date="2025-03-13T09:43:00Z">
        <w:r w:rsidRPr="10642310" w:rsidDel="00BC626F">
          <w:rPr>
            <w:lang w:val="en-US"/>
          </w:rPr>
          <w:delText xml:space="preserve">automatically </w:delText>
        </w:r>
      </w:del>
      <w:r w:rsidRPr="10642310">
        <w:rPr>
          <w:lang w:val="en-US"/>
        </w:rPr>
        <w:t>allocate apps to edge devices based on their resource availability and operational demands</w:t>
      </w:r>
      <w:del w:id="329" w:author="Broering, Arne (T CED INW-DE)" w:date="2025-03-13T09:56:00Z">
        <w:r w:rsidRPr="10642310" w:rsidDel="00BC626F">
          <w:rPr>
            <w:lang w:val="en-US"/>
          </w:rPr>
          <w:delText xml:space="preserve"> to maximize efficiency</w:delText>
        </w:r>
      </w:del>
      <w:r w:rsidRPr="10642310">
        <w:rPr>
          <w:lang w:val="en-US"/>
        </w:rPr>
        <w:t xml:space="preserve">, </w:t>
      </w:r>
      <w:proofErr w:type="gramStart"/>
      <w:r w:rsidRPr="10642310">
        <w:rPr>
          <w:lang w:val="en-US"/>
        </w:rPr>
        <w:t>taking into account</w:t>
      </w:r>
      <w:proofErr w:type="gramEnd"/>
      <w:r w:rsidRPr="10642310">
        <w:rPr>
          <w:lang w:val="en-US"/>
        </w:rPr>
        <w:t xml:space="preserve"> the available network and compute resources.</w:t>
      </w:r>
    </w:p>
    <w:p w14:paraId="7A5B4A37" w14:textId="7E000AAC" w:rsidR="10642310" w:rsidRDefault="10642310" w:rsidP="10642310">
      <w:pPr>
        <w:rPr>
          <w:lang w:val="en-US"/>
        </w:rPr>
      </w:pPr>
    </w:p>
    <w:p w14:paraId="2F93F845" w14:textId="77777777" w:rsidR="00BC626F" w:rsidRPr="00A06D96" w:rsidRDefault="00BC626F" w:rsidP="00A06D96">
      <w:pPr>
        <w:pStyle w:val="Heading6"/>
      </w:pPr>
      <w:r w:rsidRPr="00A06D96">
        <w:t>Actors:</w:t>
      </w:r>
    </w:p>
    <w:p w14:paraId="5AA83AF8" w14:textId="77777777" w:rsidR="00BC626F" w:rsidRPr="00B96A4D" w:rsidRDefault="00BC626F" w:rsidP="00BC626F">
      <w:pPr>
        <w:pStyle w:val="ListParagraph"/>
        <w:numPr>
          <w:ilvl w:val="0"/>
          <w:numId w:val="21"/>
        </w:numPr>
        <w:rPr>
          <w:lang w:val="en-US"/>
        </w:rPr>
      </w:pPr>
      <w:r w:rsidRPr="00B96A4D">
        <w:rPr>
          <w:lang w:val="en-US"/>
        </w:rPr>
        <w:t>System Administrator</w:t>
      </w:r>
      <w:r>
        <w:rPr>
          <w:lang w:val="en-US"/>
        </w:rPr>
        <w:t xml:space="preserve">: </w:t>
      </w:r>
      <w:r w:rsidRPr="00B96A4D">
        <w:rPr>
          <w:lang w:val="en-US"/>
        </w:rPr>
        <w:t>responsible for managing the edge and network infrastructure.</w:t>
      </w:r>
    </w:p>
    <w:p w14:paraId="02EB1603" w14:textId="77777777" w:rsidR="00BC626F" w:rsidRPr="000C64CD" w:rsidRDefault="00BC626F" w:rsidP="10642310">
      <w:pPr>
        <w:pStyle w:val="ListParagraph"/>
        <w:numPr>
          <w:ilvl w:val="0"/>
          <w:numId w:val="21"/>
        </w:numPr>
        <w:rPr>
          <w:del w:id="330" w:author="Broering, Arne (T CED INW-DE)" w:date="2025-03-13T10:00:00Z" w16du:dateUtc="2025-03-13T10:00:04Z"/>
          <w:lang w:val="en-US"/>
        </w:rPr>
      </w:pPr>
      <w:del w:id="331" w:author="Broering, Arne (T CED INW-DE)" w:date="2025-03-13T10:00:00Z">
        <w:r w:rsidRPr="10642310" w:rsidDel="00BC626F">
          <w:rPr>
            <w:lang w:val="en-US"/>
          </w:rPr>
          <w:delText>Plant Manager: Customer of the system integrator who plans to use the efficient, AI-based infrastructure management for their manufacturing plant.</w:delText>
        </w:r>
      </w:del>
    </w:p>
    <w:p w14:paraId="0FB8235F" w14:textId="77777777" w:rsidR="00BC626F" w:rsidRPr="00BE6D4C" w:rsidRDefault="00BC626F" w:rsidP="00BC626F">
      <w:pPr>
        <w:pStyle w:val="ListParagraph"/>
        <w:numPr>
          <w:ilvl w:val="0"/>
          <w:numId w:val="21"/>
        </w:numPr>
        <w:rPr>
          <w:lang w:val="en-US"/>
        </w:rPr>
      </w:pPr>
      <w:r>
        <w:rPr>
          <w:szCs w:val="22"/>
          <w:lang w:val="en-US"/>
        </w:rPr>
        <w:t xml:space="preserve">Infrastructure System </w:t>
      </w:r>
      <w:r>
        <w:rPr>
          <w:lang w:val="en-US"/>
        </w:rPr>
        <w:t>Vendor</w:t>
      </w:r>
      <w:r>
        <w:rPr>
          <w:szCs w:val="22"/>
          <w:lang w:val="en-US"/>
        </w:rPr>
        <w:t xml:space="preserve">: Company that produces and sells the hardware components (edge &amp; network devices) as well as the software components manage plant infrastructure. </w:t>
      </w:r>
    </w:p>
    <w:p w14:paraId="2631A26C" w14:textId="32DCAFE5" w:rsidR="00BC626F" w:rsidRPr="00B96A4D" w:rsidRDefault="00BC626F">
      <w:pPr>
        <w:pStyle w:val="ListParagraph"/>
        <w:numPr>
          <w:ilvl w:val="0"/>
          <w:numId w:val="21"/>
        </w:numPr>
        <w:rPr>
          <w:szCs w:val="22"/>
          <w:lang w:val="en-US"/>
        </w:rPr>
      </w:pPr>
      <w:r w:rsidRPr="10642310">
        <w:rPr>
          <w:lang w:val="en-US"/>
        </w:rPr>
        <w:t xml:space="preserve">Management tooling: e.g., </w:t>
      </w:r>
      <w:ins w:id="332" w:author="Broering, Arne (T CED INW-DE)" w:date="2025-03-13T10:00:00Z">
        <w:r w:rsidR="14FD8203" w:rsidRPr="10642310">
          <w:rPr>
            <w:lang w:val="en-US"/>
          </w:rPr>
          <w:t xml:space="preserve">some </w:t>
        </w:r>
      </w:ins>
      <w:r w:rsidRPr="10642310">
        <w:rPr>
          <w:lang w:val="en-US"/>
        </w:rPr>
        <w:t xml:space="preserve">edge orchestrator </w:t>
      </w:r>
      <w:del w:id="333" w:author="Broering, Arne (T CED INW-DE)" w:date="2025-03-13T10:00:00Z">
        <w:r w:rsidRPr="10642310" w:rsidDel="00BC626F">
          <w:rPr>
            <w:lang w:val="en-US"/>
          </w:rPr>
          <w:delText xml:space="preserve">or </w:delText>
        </w:r>
      </w:del>
      <w:ins w:id="334" w:author="Broering, Arne (T CED INW-DE)" w:date="2025-03-13T10:00:00Z">
        <w:r w:rsidR="16CB656B" w:rsidRPr="10642310">
          <w:rPr>
            <w:lang w:val="en-US"/>
          </w:rPr>
          <w:t xml:space="preserve">and </w:t>
        </w:r>
      </w:ins>
      <w:r w:rsidRPr="10642310">
        <w:rPr>
          <w:lang w:val="en-US"/>
        </w:rPr>
        <w:t>infrastructure manager.</w:t>
      </w:r>
    </w:p>
    <w:p w14:paraId="5930C879" w14:textId="77777777" w:rsidR="00BC626F" w:rsidRPr="00422653" w:rsidRDefault="00BC626F" w:rsidP="00BC626F">
      <w:pPr>
        <w:pStyle w:val="ListParagraph"/>
        <w:numPr>
          <w:ilvl w:val="0"/>
          <w:numId w:val="21"/>
        </w:numPr>
        <w:rPr>
          <w:szCs w:val="22"/>
          <w:lang w:val="en-US"/>
        </w:rPr>
      </w:pPr>
      <w:r w:rsidRPr="00422653">
        <w:rPr>
          <w:szCs w:val="22"/>
          <w:lang w:val="en-US"/>
        </w:rPr>
        <w:t>AI model</w:t>
      </w:r>
      <w:r>
        <w:rPr>
          <w:szCs w:val="22"/>
          <w:lang w:val="en-US"/>
        </w:rPr>
        <w:t>: integrated in the management tooling</w:t>
      </w:r>
      <w:r w:rsidRPr="00422653">
        <w:rPr>
          <w:szCs w:val="22"/>
          <w:lang w:val="en-US"/>
        </w:rPr>
        <w:t>.</w:t>
      </w:r>
    </w:p>
    <w:p w14:paraId="3F87AF7C" w14:textId="7F2FA4A2" w:rsidR="00BC626F" w:rsidRPr="00B96A4D" w:rsidRDefault="00BC626F" w:rsidP="00BC626F">
      <w:pPr>
        <w:pStyle w:val="ListParagraph"/>
        <w:numPr>
          <w:ilvl w:val="0"/>
          <w:numId w:val="21"/>
        </w:numPr>
        <w:rPr>
          <w:lang w:val="en-US"/>
        </w:rPr>
      </w:pPr>
      <w:r w:rsidRPr="10642310">
        <w:rPr>
          <w:lang w:val="en-US"/>
        </w:rPr>
        <w:t>Infrastructure components: edge devices (hosting edge apps</w:t>
      </w:r>
      <w:del w:id="335" w:author="Broering, Arne (T CED INW-DE)" w:date="2025-03-13T10:01:00Z">
        <w:r w:rsidRPr="10642310" w:rsidDel="00BC626F">
          <w:rPr>
            <w:lang w:val="en-US"/>
          </w:rPr>
          <w:delText xml:space="preserve"> and collecting operational data.</w:delText>
        </w:r>
      </w:del>
      <w:r w:rsidRPr="10642310">
        <w:rPr>
          <w:lang w:val="en-US"/>
        </w:rPr>
        <w:t>)</w:t>
      </w:r>
      <w:ins w:id="336" w:author="Broering, Arne (T CED INW-DE)" w:date="2025-03-13T10:01:00Z">
        <w:r w:rsidR="6A4E7D64" w:rsidRPr="10642310">
          <w:rPr>
            <w:lang w:val="en-US"/>
          </w:rPr>
          <w:t xml:space="preserve"> and</w:t>
        </w:r>
      </w:ins>
      <w:del w:id="337" w:author="Broering, Arne (T CED INW-DE)" w:date="2025-03-13T10:01:00Z">
        <w:r w:rsidRPr="10642310" w:rsidDel="00BC626F">
          <w:rPr>
            <w:lang w:val="en-US"/>
          </w:rPr>
          <w:delText>,</w:delText>
        </w:r>
      </w:del>
      <w:r w:rsidRPr="10642310">
        <w:rPr>
          <w:lang w:val="en-US"/>
        </w:rPr>
        <w:t xml:space="preserve"> network</w:t>
      </w:r>
      <w:del w:id="338" w:author="Broering, Arne (T CED INW-DE)" w:date="2025-03-13T10:01:00Z">
        <w:r w:rsidRPr="10642310" w:rsidDel="00BC626F">
          <w:rPr>
            <w:lang w:val="en-US"/>
          </w:rPr>
          <w:delText>s (e.g., switches, routers, industrial Ethernet)</w:delText>
        </w:r>
      </w:del>
      <w:r w:rsidRPr="10642310">
        <w:rPr>
          <w:lang w:val="en-US"/>
        </w:rPr>
        <w:t>.</w:t>
      </w:r>
    </w:p>
    <w:p w14:paraId="5364069B" w14:textId="77777777" w:rsidR="00BC626F" w:rsidRPr="008E01D6" w:rsidRDefault="00BC626F" w:rsidP="00BC626F">
      <w:pPr>
        <w:rPr>
          <w:i/>
          <w:iCs/>
          <w:lang w:val="en-US"/>
        </w:rPr>
      </w:pPr>
      <w:r w:rsidRPr="008E01D6">
        <w:rPr>
          <w:i/>
          <w:iCs/>
          <w:lang w:val="en-US"/>
        </w:rPr>
        <w:t>Preconditions:</w:t>
      </w:r>
    </w:p>
    <w:p w14:paraId="3F5E4AFD" w14:textId="77777777" w:rsidR="00BC626F" w:rsidRPr="00BB115A" w:rsidRDefault="00BC626F" w:rsidP="00BC626F">
      <w:pPr>
        <w:pStyle w:val="ListParagraph"/>
        <w:numPr>
          <w:ilvl w:val="0"/>
          <w:numId w:val="22"/>
        </w:numPr>
        <w:rPr>
          <w:lang w:val="en-US"/>
        </w:rPr>
      </w:pPr>
      <w:r w:rsidRPr="00BB115A">
        <w:rPr>
          <w:lang w:val="en-US"/>
        </w:rPr>
        <w:t>Physical edge devices and network components are installed and connected to the infrastructure.</w:t>
      </w:r>
    </w:p>
    <w:p w14:paraId="1F6FAE38" w14:textId="28FB030C" w:rsidR="00BC626F" w:rsidRDefault="00BC626F" w:rsidP="00BC626F">
      <w:pPr>
        <w:pStyle w:val="ListParagraph"/>
        <w:numPr>
          <w:ilvl w:val="0"/>
          <w:numId w:val="22"/>
        </w:numPr>
        <w:rPr>
          <w:lang w:val="en-US"/>
        </w:rPr>
      </w:pPr>
      <w:r w:rsidRPr="10642310">
        <w:rPr>
          <w:lang w:val="en-US"/>
        </w:rPr>
        <w:t xml:space="preserve">Management tooling is available and installed on the relevant systems (e.g., </w:t>
      </w:r>
      <w:ins w:id="339" w:author="Broering, Arne (T CED INW-DE)" w:date="2025-03-13T09:44:00Z">
        <w:r w:rsidR="35BA1DA5" w:rsidRPr="10642310">
          <w:rPr>
            <w:lang w:val="en-US"/>
          </w:rPr>
          <w:t xml:space="preserve">industrial </w:t>
        </w:r>
      </w:ins>
      <w:r w:rsidRPr="10642310">
        <w:rPr>
          <w:lang w:val="en-US"/>
        </w:rPr>
        <w:t>edge manage</w:t>
      </w:r>
      <w:ins w:id="340" w:author="Broering, Arne (T CED INW-DE)" w:date="2025-03-13T09:44:00Z">
        <w:r w:rsidR="1E6EF8F8" w:rsidRPr="10642310">
          <w:rPr>
            <w:lang w:val="en-US"/>
          </w:rPr>
          <w:t>r</w:t>
        </w:r>
      </w:ins>
      <w:del w:id="341" w:author="Broering, Arne (T CED INW-DE)" w:date="2025-03-13T09:44:00Z">
        <w:r w:rsidRPr="10642310" w:rsidDel="00BC626F">
          <w:rPr>
            <w:lang w:val="en-US"/>
          </w:rPr>
          <w:delText>ment platform</w:delText>
        </w:r>
      </w:del>
      <w:r w:rsidRPr="10642310">
        <w:rPr>
          <w:lang w:val="en-US"/>
        </w:rPr>
        <w:t>).</w:t>
      </w:r>
    </w:p>
    <w:p w14:paraId="1A7B59D0" w14:textId="77777777" w:rsidR="00BC626F" w:rsidRPr="00BB115A" w:rsidRDefault="00BC626F" w:rsidP="00BC626F">
      <w:pPr>
        <w:pStyle w:val="ListParagraph"/>
        <w:numPr>
          <w:ilvl w:val="0"/>
          <w:numId w:val="22"/>
        </w:numPr>
        <w:rPr>
          <w:lang w:val="en-US"/>
        </w:rPr>
      </w:pPr>
      <w:r w:rsidRPr="00BB115A">
        <w:rPr>
          <w:lang w:val="en-US"/>
        </w:rPr>
        <w:t>Operational policies or requirements for app allocation and efficiency (e.g., app priority levels, acceptable latency) are defined.</w:t>
      </w:r>
    </w:p>
    <w:p w14:paraId="09312E46" w14:textId="77777777" w:rsidR="00BC626F" w:rsidRDefault="00BC626F" w:rsidP="00BC626F">
      <w:pPr>
        <w:pStyle w:val="ListParagraph"/>
        <w:numPr>
          <w:ilvl w:val="0"/>
          <w:numId w:val="22"/>
        </w:numPr>
        <w:rPr>
          <w:lang w:val="en-US"/>
        </w:rPr>
      </w:pPr>
      <w:r w:rsidRPr="00BB115A">
        <w:rPr>
          <w:lang w:val="en-US"/>
        </w:rPr>
        <w:t>Edge app</w:t>
      </w:r>
      <w:r>
        <w:rPr>
          <w:lang w:val="en-US"/>
        </w:rPr>
        <w:t xml:space="preserve"> programs</w:t>
      </w:r>
      <w:r w:rsidRPr="00BB115A">
        <w:rPr>
          <w:lang w:val="en-US"/>
        </w:rPr>
        <w:t xml:space="preserve"> are </w:t>
      </w:r>
      <w:r>
        <w:rPr>
          <w:lang w:val="en-US"/>
        </w:rPr>
        <w:t>ready to be installed</w:t>
      </w:r>
      <w:r w:rsidRPr="00BB115A">
        <w:rPr>
          <w:lang w:val="en-US"/>
        </w:rPr>
        <w:t>.</w:t>
      </w:r>
    </w:p>
    <w:p w14:paraId="3EC8DF43" w14:textId="77777777" w:rsidR="00BC626F" w:rsidRPr="008E01D6" w:rsidRDefault="00BC626F" w:rsidP="00A06D96">
      <w:pPr>
        <w:pStyle w:val="Heading6"/>
        <w:rPr>
          <w:lang w:val="en-US"/>
        </w:rPr>
      </w:pPr>
      <w:r w:rsidRPr="008E01D6">
        <w:rPr>
          <w:lang w:val="en-US"/>
        </w:rPr>
        <w:t>Main Flow:</w:t>
      </w:r>
    </w:p>
    <w:p w14:paraId="3B29F125" w14:textId="77777777" w:rsidR="00BC626F" w:rsidRPr="000F3829" w:rsidRDefault="00BC626F" w:rsidP="00BC626F">
      <w:pPr>
        <w:pStyle w:val="ListParagraph"/>
        <w:numPr>
          <w:ilvl w:val="0"/>
          <w:numId w:val="24"/>
        </w:numPr>
        <w:rPr>
          <w:del w:id="342" w:author="Broering, Arne (T CED INW-DE)" w:date="2025-03-13T09:45:00Z" w16du:dateUtc="2025-03-13T09:45:10Z"/>
          <w:lang w:val="en-US"/>
        </w:rPr>
      </w:pPr>
      <w:del w:id="343" w:author="Broering, Arne (T CED INW-DE)" w:date="2025-03-13T09:45:00Z">
        <w:r w:rsidRPr="10642310" w:rsidDel="00BC626F">
          <w:rPr>
            <w:lang w:val="en-US"/>
          </w:rPr>
          <w:delText>Initialization and Configuration</w:delText>
        </w:r>
      </w:del>
    </w:p>
    <w:p w14:paraId="5314F02E" w14:textId="77777777" w:rsidR="00BC626F" w:rsidRPr="000F3829" w:rsidRDefault="00BC626F">
      <w:pPr>
        <w:pStyle w:val="ListParagraph"/>
        <w:numPr>
          <w:ilvl w:val="0"/>
          <w:numId w:val="2"/>
        </w:numPr>
        <w:rPr>
          <w:szCs w:val="22"/>
          <w:lang w:val="en-US"/>
        </w:rPr>
        <w:pPrChange w:id="344" w:author="Broering, Arne (T CED INW-DE)" w:date="2025-03-13T09:45:00Z">
          <w:pPr>
            <w:pStyle w:val="ListParagraph"/>
            <w:numPr>
              <w:numId w:val="25"/>
            </w:numPr>
            <w:ind w:hanging="360"/>
          </w:pPr>
        </w:pPrChange>
      </w:pPr>
      <w:r w:rsidRPr="10642310">
        <w:rPr>
          <w:lang w:val="en-US"/>
        </w:rPr>
        <w:t>System administrator logs in to the management tooling interface using secure credentials.</w:t>
      </w:r>
    </w:p>
    <w:p w14:paraId="654F0972" w14:textId="2E0BF501" w:rsidR="00BC626F" w:rsidRPr="000F3829" w:rsidRDefault="00BC626F" w:rsidP="10642310">
      <w:pPr>
        <w:pStyle w:val="ListParagraph"/>
        <w:numPr>
          <w:ilvl w:val="0"/>
          <w:numId w:val="2"/>
        </w:numPr>
        <w:rPr>
          <w:lang w:val="en-US"/>
        </w:rPr>
      </w:pPr>
      <w:r w:rsidRPr="10642310">
        <w:rPr>
          <w:lang w:val="en-US"/>
        </w:rPr>
        <w:t xml:space="preserve">System administrator configures the </w:t>
      </w:r>
      <w:ins w:id="345" w:author="Broering, Arne (T CED INW-DE)" w:date="2025-03-13T09:56:00Z">
        <w:r w:rsidR="2B28A8A1" w:rsidRPr="10642310">
          <w:rPr>
            <w:lang w:val="en-US"/>
          </w:rPr>
          <w:t xml:space="preserve">edge &amp; </w:t>
        </w:r>
      </w:ins>
      <w:r w:rsidRPr="10642310">
        <w:rPr>
          <w:lang w:val="en-US"/>
        </w:rPr>
        <w:t>network infrastructure:</w:t>
      </w:r>
    </w:p>
    <w:p w14:paraId="242A5A78" w14:textId="77777777" w:rsidR="00BC626F" w:rsidRDefault="00BC626F" w:rsidP="10642310">
      <w:pPr>
        <w:pStyle w:val="ListParagraph"/>
        <w:numPr>
          <w:ilvl w:val="1"/>
          <w:numId w:val="2"/>
        </w:numPr>
        <w:rPr>
          <w:lang w:val="en-US"/>
        </w:rPr>
      </w:pPr>
      <w:r w:rsidRPr="10642310">
        <w:rPr>
          <w:lang w:val="en-US"/>
        </w:rPr>
        <w:t>Register and configure available edge devices and their details.</w:t>
      </w:r>
    </w:p>
    <w:p w14:paraId="07DD7155" w14:textId="77777777" w:rsidR="00BC626F" w:rsidRPr="000F3829" w:rsidRDefault="00BC626F" w:rsidP="10642310">
      <w:pPr>
        <w:pStyle w:val="ListParagraph"/>
        <w:numPr>
          <w:ilvl w:val="2"/>
          <w:numId w:val="2"/>
        </w:numPr>
        <w:rPr>
          <w:lang w:val="en-US"/>
        </w:rPr>
      </w:pPr>
      <w:r w:rsidRPr="10642310">
        <w:rPr>
          <w:lang w:val="en-US"/>
        </w:rPr>
        <w:t>Assigning unique identifiers to each device.</w:t>
      </w:r>
    </w:p>
    <w:p w14:paraId="55518525" w14:textId="77777777" w:rsidR="00BC626F" w:rsidRPr="00492716" w:rsidRDefault="00BC626F" w:rsidP="10642310">
      <w:pPr>
        <w:pStyle w:val="ListParagraph"/>
        <w:numPr>
          <w:ilvl w:val="2"/>
          <w:numId w:val="2"/>
        </w:numPr>
        <w:rPr>
          <w:lang w:val="en-US"/>
        </w:rPr>
      </w:pPr>
      <w:r w:rsidRPr="10642310">
        <w:rPr>
          <w:lang w:val="en-US"/>
        </w:rPr>
        <w:t>Configuring device metadata (e.g., location, hardware capabilities).</w:t>
      </w:r>
    </w:p>
    <w:p w14:paraId="336DD048" w14:textId="77777777" w:rsidR="00BC626F" w:rsidRPr="000F3829" w:rsidRDefault="00BC626F" w:rsidP="10642310">
      <w:pPr>
        <w:pStyle w:val="ListParagraph"/>
        <w:numPr>
          <w:ilvl w:val="1"/>
          <w:numId w:val="2"/>
        </w:numPr>
        <w:rPr>
          <w:lang w:val="en-US"/>
        </w:rPr>
      </w:pPr>
      <w:r w:rsidRPr="10642310">
        <w:rPr>
          <w:lang w:val="en-US"/>
        </w:rPr>
        <w:t>Sets up communication links between devices and the management system.</w:t>
      </w:r>
    </w:p>
    <w:p w14:paraId="16DC2CF4" w14:textId="77777777" w:rsidR="00BC626F" w:rsidRDefault="00BC626F" w:rsidP="10642310">
      <w:pPr>
        <w:pStyle w:val="ListParagraph"/>
        <w:numPr>
          <w:ilvl w:val="0"/>
          <w:numId w:val="2"/>
        </w:numPr>
        <w:rPr>
          <w:lang w:val="en-US"/>
        </w:rPr>
      </w:pPr>
      <w:r w:rsidRPr="10642310">
        <w:rPr>
          <w:lang w:val="en-US"/>
        </w:rPr>
        <w:t>System administrator installs management tooling including already trained AI</w:t>
      </w:r>
    </w:p>
    <w:p w14:paraId="17B55B78" w14:textId="463A2901" w:rsidR="00BC626F" w:rsidRPr="008348F6" w:rsidRDefault="00BC626F" w:rsidP="10642310">
      <w:pPr>
        <w:pStyle w:val="ListParagraph"/>
        <w:numPr>
          <w:ilvl w:val="0"/>
          <w:numId w:val="2"/>
        </w:numPr>
        <w:rPr>
          <w:lang w:val="en-US"/>
        </w:rPr>
      </w:pPr>
      <w:r w:rsidRPr="10642310">
        <w:rPr>
          <w:lang w:val="en-US"/>
        </w:rPr>
        <w:t xml:space="preserve">System administrator defines </w:t>
      </w:r>
      <w:ins w:id="346" w:author="Broering, Arne (T CED INW-DE)" w:date="2025-03-13T09:57:00Z">
        <w:r w:rsidR="73F3A4E8" w:rsidRPr="10642310">
          <w:rPr>
            <w:lang w:val="en-US"/>
          </w:rPr>
          <w:t>r</w:t>
        </w:r>
      </w:ins>
      <w:del w:id="347" w:author="Broering, Arne (T CED INW-DE)" w:date="2025-03-13T09:57:00Z">
        <w:r w:rsidRPr="10642310" w:rsidDel="00BC626F">
          <w:rPr>
            <w:lang w:val="en-US"/>
          </w:rPr>
          <w:delText>R</w:delText>
        </w:r>
      </w:del>
      <w:r w:rsidRPr="10642310">
        <w:rPr>
          <w:lang w:val="en-US"/>
        </w:rPr>
        <w:t>esource and</w:t>
      </w:r>
      <w:ins w:id="348" w:author="Broering, Arne (T CED INW-DE)" w:date="2025-03-13T09:57:00Z">
        <w:r w:rsidR="05DB4D92" w:rsidRPr="10642310">
          <w:rPr>
            <w:lang w:val="en-US"/>
          </w:rPr>
          <w:t xml:space="preserve"> </w:t>
        </w:r>
      </w:ins>
      <w:ins w:id="349" w:author="Ziller, Andreas (FT RPD CED INW-DE)" w:date="2025-03-14T09:48:00Z" w16du:dateUtc="2025-03-14T08:48:00Z">
        <w:r w:rsidR="00964BD4">
          <w:rPr>
            <w:lang w:val="en-US"/>
          </w:rPr>
          <w:t>o</w:t>
        </w:r>
      </w:ins>
      <w:del w:id="350" w:author="Broering, Arne (T CED INW-DE)" w:date="2025-03-13T09:57:00Z">
        <w:r w:rsidRPr="10642310" w:rsidDel="00BC626F">
          <w:rPr>
            <w:lang w:val="en-US"/>
          </w:rPr>
          <w:delText xml:space="preserve"> O</w:delText>
        </w:r>
      </w:del>
      <w:r w:rsidRPr="10642310">
        <w:rPr>
          <w:lang w:val="en-US"/>
        </w:rPr>
        <w:t xml:space="preserve">perational </w:t>
      </w:r>
      <w:ins w:id="351" w:author="Broering, Arne (T CED INW-DE)" w:date="2025-03-13T09:57:00Z">
        <w:r w:rsidR="41C61137" w:rsidRPr="10642310">
          <w:rPr>
            <w:lang w:val="en-US"/>
          </w:rPr>
          <w:t>pa</w:t>
        </w:r>
      </w:ins>
      <w:del w:id="352" w:author="Broering, Arne (T CED INW-DE)" w:date="2025-03-13T09:57:00Z">
        <w:r w:rsidRPr="10642310" w:rsidDel="00BC626F">
          <w:rPr>
            <w:lang w:val="en-US"/>
          </w:rPr>
          <w:delText>Pa</w:delText>
        </w:r>
      </w:del>
      <w:r w:rsidRPr="10642310">
        <w:rPr>
          <w:lang w:val="en-US"/>
        </w:rPr>
        <w:t>rameters:</w:t>
      </w:r>
    </w:p>
    <w:p w14:paraId="2382C15E" w14:textId="77777777" w:rsidR="00BC626F" w:rsidRPr="000F3829" w:rsidRDefault="00BC626F" w:rsidP="10642310">
      <w:pPr>
        <w:pStyle w:val="ListParagraph"/>
        <w:numPr>
          <w:ilvl w:val="1"/>
          <w:numId w:val="2"/>
        </w:numPr>
        <w:rPr>
          <w:lang w:val="en-US"/>
        </w:rPr>
      </w:pPr>
      <w:r w:rsidRPr="10642310">
        <w:rPr>
          <w:lang w:val="en-US"/>
        </w:rPr>
        <w:t>Inputs resource availability parameters for each device (e.g., CPU, memory, network bandwidth).</w:t>
      </w:r>
    </w:p>
    <w:p w14:paraId="6A410485" w14:textId="43DD1955" w:rsidR="00BC626F" w:rsidRPr="000F3829" w:rsidRDefault="00BC626F">
      <w:pPr>
        <w:pStyle w:val="ListParagraph"/>
        <w:numPr>
          <w:ilvl w:val="1"/>
          <w:numId w:val="2"/>
        </w:numPr>
        <w:rPr>
          <w:szCs w:val="22"/>
          <w:lang w:val="en-US"/>
        </w:rPr>
      </w:pPr>
      <w:r w:rsidRPr="10642310">
        <w:rPr>
          <w:lang w:val="en-US"/>
        </w:rPr>
        <w:t xml:space="preserve">Defines operational constraints, </w:t>
      </w:r>
      <w:del w:id="353" w:author="Broering, Arne (T CED INW-DE)" w:date="2025-03-13T09:57:00Z">
        <w:r w:rsidRPr="10642310" w:rsidDel="00BC626F">
          <w:rPr>
            <w:lang w:val="en-US"/>
          </w:rPr>
          <w:delText>such as</w:delText>
        </w:r>
      </w:del>
      <w:ins w:id="354" w:author="Broering, Arne (T CED INW-DE)" w:date="2025-03-13T09:57:00Z">
        <w:r w:rsidR="3FFE2C6C" w:rsidRPr="10642310">
          <w:rPr>
            <w:lang w:val="en-US"/>
          </w:rPr>
          <w:t>e.g.</w:t>
        </w:r>
      </w:ins>
      <w:r w:rsidRPr="10642310">
        <w:rPr>
          <w:lang w:val="en-US"/>
        </w:rPr>
        <w:t>:</w:t>
      </w:r>
    </w:p>
    <w:p w14:paraId="5B574632" w14:textId="77777777" w:rsidR="00BC626F" w:rsidRPr="000F3829" w:rsidRDefault="00BC626F" w:rsidP="10642310">
      <w:pPr>
        <w:pStyle w:val="ListParagraph"/>
        <w:numPr>
          <w:ilvl w:val="2"/>
          <w:numId w:val="2"/>
        </w:numPr>
        <w:rPr>
          <w:lang w:val="en-US"/>
        </w:rPr>
      </w:pPr>
      <w:r w:rsidRPr="10642310">
        <w:rPr>
          <w:lang w:val="en-US"/>
        </w:rPr>
        <w:t>Priority levels for critical apps.</w:t>
      </w:r>
    </w:p>
    <w:p w14:paraId="3E2CCAE0" w14:textId="77777777" w:rsidR="00BC626F" w:rsidRPr="000F3829" w:rsidRDefault="00BC626F" w:rsidP="10642310">
      <w:pPr>
        <w:pStyle w:val="ListParagraph"/>
        <w:numPr>
          <w:ilvl w:val="2"/>
          <w:numId w:val="2"/>
        </w:numPr>
        <w:rPr>
          <w:lang w:val="en-US"/>
        </w:rPr>
      </w:pPr>
      <w:r w:rsidRPr="10642310">
        <w:rPr>
          <w:lang w:val="en-US"/>
        </w:rPr>
        <w:t>Latency thresholds for real-time apps.</w:t>
      </w:r>
    </w:p>
    <w:p w14:paraId="576FBDA1" w14:textId="77777777" w:rsidR="00BC626F" w:rsidRPr="000F3829" w:rsidRDefault="00BC626F" w:rsidP="10642310">
      <w:pPr>
        <w:pStyle w:val="ListParagraph"/>
        <w:numPr>
          <w:ilvl w:val="2"/>
          <w:numId w:val="2"/>
        </w:numPr>
        <w:rPr>
          <w:del w:id="355" w:author="Broering, Arne (T CED INW-DE)" w:date="2025-03-13T09:57:00Z" w16du:dateUtc="2025-03-13T09:57:37Z"/>
          <w:lang w:val="en-US"/>
        </w:rPr>
      </w:pPr>
      <w:del w:id="356" w:author="Broering, Arne (T CED INW-DE)" w:date="2025-03-13T09:57:00Z">
        <w:r w:rsidRPr="10642310" w:rsidDel="00BC626F">
          <w:rPr>
            <w:lang w:val="en-US"/>
          </w:rPr>
          <w:delText>Backup devices for failover scenarios.</w:delText>
        </w:r>
      </w:del>
    </w:p>
    <w:p w14:paraId="1CF13ECD" w14:textId="0C582E02" w:rsidR="00BC626F" w:rsidRPr="000F3829" w:rsidRDefault="00BC626F" w:rsidP="10642310">
      <w:pPr>
        <w:pStyle w:val="ListParagraph"/>
        <w:numPr>
          <w:ilvl w:val="0"/>
          <w:numId w:val="2"/>
        </w:numPr>
        <w:rPr>
          <w:szCs w:val="22"/>
          <w:lang w:val="en-US"/>
        </w:rPr>
      </w:pPr>
      <w:r w:rsidRPr="10642310">
        <w:rPr>
          <w:lang w:val="en-US"/>
        </w:rPr>
        <w:t>System administrator activates management tooling</w:t>
      </w:r>
      <w:r w:rsidR="23D603FC" w:rsidRPr="10642310">
        <w:rPr>
          <w:lang w:val="en-US"/>
        </w:rPr>
        <w:t xml:space="preserve"> to a</w:t>
      </w:r>
      <w:ins w:id="357" w:author="Ziller, Andreas (FT RPD CED INW-DE)" w:date="2025-03-14T09:48:00Z" w16du:dateUtc="2025-03-14T08:48:00Z">
        <w:r w:rsidR="00964BD4">
          <w:rPr>
            <w:lang w:val="en-US"/>
          </w:rPr>
          <w:t>c</w:t>
        </w:r>
      </w:ins>
      <w:del w:id="358" w:author="Broering, Arne (T CED INW-DE)" w:date="2025-03-13T09:58:00Z">
        <w:r w:rsidRPr="10642310" w:rsidDel="23D603FC">
          <w:rPr>
            <w:lang w:val="en-US"/>
          </w:rPr>
          <w:delText>:</w:delText>
        </w:r>
        <w:r w:rsidRPr="10642310" w:rsidDel="00BC626F">
          <w:rPr>
            <w:lang w:val="en-US"/>
          </w:rPr>
          <w:delText>c</w:delText>
        </w:r>
      </w:del>
      <w:r w:rsidRPr="10642310">
        <w:rPr>
          <w:lang w:val="en-US"/>
        </w:rPr>
        <w:t>tivates</w:t>
      </w:r>
      <w:ins w:id="359" w:author="Ziller, Andreas (FT RPD CED INW-DE)" w:date="2025-03-14T09:48:00Z" w16du:dateUtc="2025-03-14T08:48:00Z">
        <w:r w:rsidR="00964BD4">
          <w:rPr>
            <w:lang w:val="en-US"/>
          </w:rPr>
          <w:t xml:space="preserve"> </w:t>
        </w:r>
      </w:ins>
      <w:del w:id="360" w:author="Broering, Arne (T CED INW-DE)" w:date="2025-03-13T09:58:00Z">
        <w:r w:rsidRPr="10642310" w:rsidDel="00BC626F">
          <w:rPr>
            <w:lang w:val="en-US"/>
          </w:rPr>
          <w:delText xml:space="preserve"> </w:delText>
        </w:r>
      </w:del>
      <w:del w:id="361" w:author="Broering, Arne (T CED INW-DE)" w:date="2025-03-13T09:57:00Z">
        <w:r w:rsidRPr="10642310" w:rsidDel="00BC626F">
          <w:rPr>
            <w:lang w:val="en-US"/>
          </w:rPr>
          <w:delText xml:space="preserve">automated </w:delText>
        </w:r>
      </w:del>
      <w:r w:rsidRPr="10642310">
        <w:rPr>
          <w:lang w:val="en-US"/>
        </w:rPr>
        <w:t xml:space="preserve">orchestration for </w:t>
      </w:r>
      <w:del w:id="362" w:author="Broering, Arne (T CED INW-DE)" w:date="2025-03-13T09:58:00Z">
        <w:r w:rsidRPr="10642310" w:rsidDel="00BC626F">
          <w:rPr>
            <w:lang w:val="en-US"/>
          </w:rPr>
          <w:delText>the production environment</w:delText>
        </w:r>
      </w:del>
      <w:ins w:id="363" w:author="Broering, Arne (T CED INW-DE)" w:date="2025-03-13T09:58:00Z">
        <w:r w:rsidR="655E9E66" w:rsidRPr="10642310">
          <w:rPr>
            <w:lang w:val="en-US"/>
          </w:rPr>
          <w:t>edge apps</w:t>
        </w:r>
      </w:ins>
      <w:r w:rsidRPr="10642310">
        <w:rPr>
          <w:lang w:val="en-US"/>
        </w:rPr>
        <w:t>.</w:t>
      </w:r>
    </w:p>
    <w:p w14:paraId="6E030B92" w14:textId="77777777" w:rsidR="00BC626F" w:rsidRDefault="00BC626F" w:rsidP="10642310">
      <w:pPr>
        <w:pStyle w:val="ListParagraph"/>
        <w:numPr>
          <w:ilvl w:val="1"/>
          <w:numId w:val="2"/>
        </w:numPr>
        <w:rPr>
          <w:del w:id="364" w:author="Broering, Arne (T CED INW-DE)" w:date="2025-03-13T09:58:00Z" w16du:dateUtc="2025-03-13T09:58:10Z"/>
          <w:lang w:val="en-US"/>
        </w:rPr>
      </w:pPr>
      <w:del w:id="365" w:author="Broering, Arne (T CED INW-DE)" w:date="2025-03-13T09:58:00Z">
        <w:r w:rsidRPr="10642310" w:rsidDel="00BC626F">
          <w:rPr>
            <w:lang w:val="en-US"/>
          </w:rPr>
          <w:delText>Monitors initial performance and make incremental adjustments to improve efficiency.</w:delText>
        </w:r>
      </w:del>
    </w:p>
    <w:p w14:paraId="05DFDCB9" w14:textId="77777777" w:rsidR="00BC626F" w:rsidRDefault="00BC626F" w:rsidP="00A06D96">
      <w:pPr>
        <w:pStyle w:val="Heading6"/>
        <w:rPr>
          <w:lang w:val="en-US"/>
        </w:rPr>
      </w:pPr>
      <w:r>
        <w:rPr>
          <w:lang w:val="en-US"/>
        </w:rPr>
        <w:t>Postconditions:</w:t>
      </w:r>
    </w:p>
    <w:p w14:paraId="78236245" w14:textId="77777777" w:rsidR="00BC626F" w:rsidRPr="007B52DB" w:rsidRDefault="00BC626F" w:rsidP="00BC626F">
      <w:pPr>
        <w:pStyle w:val="ListParagraph"/>
        <w:numPr>
          <w:ilvl w:val="0"/>
          <w:numId w:val="35"/>
        </w:numPr>
        <w:rPr>
          <w:lang w:val="en-US"/>
        </w:rPr>
      </w:pPr>
      <w:r w:rsidRPr="007B52DB">
        <w:rPr>
          <w:lang w:val="en-US"/>
        </w:rPr>
        <w:t>Management tooling is fully operational, orchestrating edge app allocation based on defined policies.</w:t>
      </w:r>
    </w:p>
    <w:p w14:paraId="007DF2B2" w14:textId="77777777" w:rsidR="00BC626F" w:rsidRPr="007B52DB" w:rsidRDefault="00BC626F" w:rsidP="00BC626F">
      <w:pPr>
        <w:pStyle w:val="ListParagraph"/>
        <w:numPr>
          <w:ilvl w:val="0"/>
          <w:numId w:val="35"/>
        </w:numPr>
        <w:rPr>
          <w:lang w:val="en-US"/>
        </w:rPr>
      </w:pPr>
      <w:r w:rsidRPr="007B52DB">
        <w:rPr>
          <w:lang w:val="en-US"/>
        </w:rPr>
        <w:t>Resource utilization across edge devices is optimized, and app performance meets operational requirements.</w:t>
      </w:r>
    </w:p>
    <w:p w14:paraId="7AD4536D" w14:textId="77777777" w:rsidR="00BC626F" w:rsidRPr="007B52DB" w:rsidRDefault="00BC626F" w:rsidP="00BC626F">
      <w:pPr>
        <w:pStyle w:val="ListParagraph"/>
        <w:numPr>
          <w:ilvl w:val="0"/>
          <w:numId w:val="35"/>
        </w:numPr>
        <w:rPr>
          <w:lang w:val="en-US"/>
        </w:rPr>
      </w:pPr>
      <w:r w:rsidRPr="007B52DB">
        <w:rPr>
          <w:lang w:val="en-US"/>
        </w:rPr>
        <w:t>The system is capable of dynamically adapting to changing demands and workloads.</w:t>
      </w:r>
    </w:p>
    <w:p w14:paraId="3E9188B7" w14:textId="77777777" w:rsidR="00BC626F" w:rsidRDefault="00BC626F" w:rsidP="00A06D96">
      <w:pPr>
        <w:pStyle w:val="Heading6"/>
        <w:rPr>
          <w:lang w:val="en-US"/>
        </w:rPr>
      </w:pPr>
      <w:r>
        <w:rPr>
          <w:lang w:val="en-US"/>
        </w:rPr>
        <w:t>Requirements:</w:t>
      </w:r>
    </w:p>
    <w:p w14:paraId="7036AD1E" w14:textId="77777777" w:rsidR="00BC626F" w:rsidRPr="00A84592" w:rsidRDefault="00BC626F" w:rsidP="00BC626F">
      <w:pPr>
        <w:pStyle w:val="ListParagraph"/>
        <w:numPr>
          <w:ilvl w:val="0"/>
          <w:numId w:val="26"/>
        </w:numPr>
        <w:rPr>
          <w:del w:id="366" w:author="Broering, Arne (T CED INW-DE)" w:date="2025-03-14T13:31:00Z" w16du:dateUtc="2025-03-14T13:31:21Z"/>
          <w:lang w:val="en-US"/>
        </w:rPr>
      </w:pPr>
      <w:del w:id="367" w:author="Broering, Arne (T CED INW-DE)" w:date="2025-03-14T13:31:00Z">
        <w:r w:rsidRPr="660D28F5" w:rsidDel="77FD8E7E">
          <w:rPr>
            <w:lang w:val="en-US"/>
          </w:rPr>
          <w:delText>Device Failure: If an edge device fails during testing, the system should automatically reallocate its workloads to backup devices.</w:delText>
        </w:r>
      </w:del>
    </w:p>
    <w:p w14:paraId="7C9C5387" w14:textId="77777777" w:rsidR="00BC626F" w:rsidRDefault="00BC626F" w:rsidP="00BC626F">
      <w:pPr>
        <w:pStyle w:val="ListParagraph"/>
        <w:numPr>
          <w:ilvl w:val="0"/>
          <w:numId w:val="26"/>
        </w:numPr>
        <w:rPr>
          <w:del w:id="368" w:author="Broering, Arne (T CED INW-DE)" w:date="2025-03-13T09:59:00Z" w16du:dateUtc="2025-03-13T09:59:51Z"/>
          <w:lang w:val="en-US"/>
        </w:rPr>
      </w:pPr>
      <w:del w:id="369" w:author="Broering, Arne (T CED INW-DE)" w:date="2025-03-13T09:59:00Z">
        <w:r w:rsidRPr="10642310" w:rsidDel="00BC626F">
          <w:rPr>
            <w:lang w:val="en-US"/>
          </w:rPr>
          <w:delText>Insufficient Resources: If resources on edge devices are insufficient, the management tooling should notify the administrator and recommend scaling options.</w:delText>
        </w:r>
      </w:del>
    </w:p>
    <w:p w14:paraId="143D5729" w14:textId="77777777" w:rsidR="00BC626F" w:rsidRPr="00B51665" w:rsidRDefault="00BC626F" w:rsidP="00BC626F">
      <w:pPr>
        <w:pStyle w:val="ListParagraph"/>
        <w:numPr>
          <w:ilvl w:val="0"/>
          <w:numId w:val="26"/>
        </w:numPr>
        <w:rPr>
          <w:del w:id="370" w:author="Broering, Arne (T CED INW-DE)" w:date="2025-03-13T09:59:00Z" w16du:dateUtc="2025-03-13T09:59:39Z"/>
          <w:lang w:val="en-US"/>
        </w:rPr>
      </w:pPr>
      <w:del w:id="371" w:author="Broering, Arne (T CED INW-DE)" w:date="2025-03-13T09:59:00Z">
        <w:r w:rsidRPr="10642310" w:rsidDel="00BC626F">
          <w:rPr>
            <w:lang w:val="en-US"/>
          </w:rPr>
          <w:delText>Policy Conflicts: If allocation policies conflict (e.g., two apps require the same high-priority device), notify the System Administrator for resolution.</w:delText>
        </w:r>
      </w:del>
    </w:p>
    <w:p w14:paraId="269292B9" w14:textId="1FEA4798" w:rsidR="77FD8E7E" w:rsidRDefault="77FD8E7E" w:rsidP="660D28F5">
      <w:pPr>
        <w:pStyle w:val="ListParagraph"/>
        <w:numPr>
          <w:ilvl w:val="0"/>
          <w:numId w:val="26"/>
        </w:numPr>
        <w:rPr>
          <w:ins w:id="372" w:author="Broering, Arne (T CED INW-DE)" w:date="2025-03-14T13:32:00Z" w16du:dateUtc="2025-03-14T13:32:14Z"/>
          <w:lang w:val="en-US"/>
        </w:rPr>
      </w:pPr>
      <w:r w:rsidRPr="660D28F5">
        <w:rPr>
          <w:lang w:val="en-US"/>
        </w:rPr>
        <w:t>Scalability: The management tooling must handle a growing number of edge devices and apps without significant performance degradation.</w:t>
      </w:r>
    </w:p>
    <w:p w14:paraId="3C4A8AA5" w14:textId="60CAE67D" w:rsidR="660D28F5" w:rsidRDefault="660D28F5" w:rsidP="660D28F5">
      <w:pPr>
        <w:pStyle w:val="ListParagraph"/>
        <w:numPr>
          <w:ilvl w:val="0"/>
          <w:numId w:val="26"/>
        </w:numPr>
        <w:rPr>
          <w:del w:id="373" w:author="Broering, Arne (T CED INW-DE)" w:date="2025-03-14T13:32:00Z" w16du:dateUtc="2025-03-14T13:32:13Z"/>
          <w:lang w:val="en-US"/>
        </w:rPr>
      </w:pPr>
    </w:p>
    <w:p w14:paraId="52DDDB64" w14:textId="77777777" w:rsidR="00BC626F" w:rsidRPr="005E5279" w:rsidRDefault="00BC626F" w:rsidP="00BC626F">
      <w:pPr>
        <w:pStyle w:val="ListParagraph"/>
        <w:numPr>
          <w:ilvl w:val="0"/>
          <w:numId w:val="26"/>
        </w:numPr>
        <w:rPr>
          <w:del w:id="374" w:author="Broering, Arne (T CED INW-DE)" w:date="2025-03-14T13:32:00Z" w16du:dateUtc="2025-03-14T13:32:09Z"/>
          <w:lang w:val="en-US"/>
        </w:rPr>
      </w:pPr>
      <w:del w:id="375" w:author="Broering, Arne (T CED INW-DE)" w:date="2025-03-14T13:32:00Z">
        <w:r w:rsidRPr="660D28F5" w:rsidDel="77FD8E7E">
          <w:rPr>
            <w:lang w:val="en-US"/>
          </w:rPr>
          <w:delText>Availability: The orchestration system must ensure an availability of 95 % for the critical edge apps.</w:delText>
        </w:r>
      </w:del>
    </w:p>
    <w:p w14:paraId="24366AB7" w14:textId="77777777" w:rsidR="00BC626F" w:rsidRPr="008E01D6" w:rsidRDefault="00BC626F">
      <w:pPr>
        <w:numPr>
          <w:ilvl w:val="0"/>
          <w:numId w:val="26"/>
        </w:numPr>
        <w:ind w:left="0" w:firstLine="0"/>
        <w:rPr>
          <w:del w:id="376" w:author="Broering, Arne (T CED INW-DE)" w:date="2025-03-14T13:30:00Z" w16du:dateUtc="2025-03-14T13:30:39Z"/>
          <w:lang w:val="en-US"/>
        </w:rPr>
        <w:pPrChange w:id="377" w:author="Broering, Arne (T CED INW-DE)" w:date="2025-03-14T13:32:00Z">
          <w:pPr>
            <w:pStyle w:val="ListParagraph"/>
            <w:numPr>
              <w:numId w:val="26"/>
            </w:numPr>
            <w:ind w:left="0" w:hanging="360"/>
          </w:pPr>
        </w:pPrChange>
      </w:pPr>
      <w:del w:id="378" w:author="Broering, Arne (T CED INW-DE)" w:date="2025-03-14T13:32:00Z">
        <w:r w:rsidRPr="660D28F5" w:rsidDel="77FD8E7E">
          <w:rPr>
            <w:lang w:val="en-US"/>
          </w:rPr>
          <w:delText>Encryption: All communications and configurations must be encrypted to prevent unauthorized access.</w:delText>
        </w:r>
      </w:del>
    </w:p>
    <w:p w14:paraId="12727BB8" w14:textId="4D16D90B" w:rsidR="10642310" w:rsidRDefault="10642310">
      <w:pPr>
        <w:pStyle w:val="ListParagraph"/>
        <w:rPr>
          <w:del w:id="379" w:author="Broering, Arne (T CED INW-DE)" w:date="2025-03-14T13:30:00Z" w16du:dateUtc="2025-03-14T13:30:36Z"/>
        </w:rPr>
        <w:pPrChange w:id="380" w:author="Broering, Arne (T CED INW-DE)" w:date="2025-03-14T13:32:00Z">
          <w:pPr/>
        </w:pPrChange>
      </w:pPr>
    </w:p>
    <w:p w14:paraId="1C5D916A" w14:textId="77777777" w:rsidR="00BC626F" w:rsidRDefault="00BC626F" w:rsidP="00BC626F"/>
    <w:p w14:paraId="4CA05BC9" w14:textId="77777777" w:rsidR="00BC626F" w:rsidRDefault="00BC626F" w:rsidP="00BC626F">
      <w:pPr>
        <w:rPr>
          <w:del w:id="381" w:author="Broering, Arne (T CED INW-DE)" w:date="2025-03-14T13:32:00Z" w16du:dateUtc="2025-03-14T13:32:34Z"/>
        </w:rPr>
      </w:pPr>
    </w:p>
    <w:p w14:paraId="3EEE046A" w14:textId="77777777" w:rsidR="00BC626F" w:rsidRDefault="00BC626F" w:rsidP="00BC626F"/>
    <w:p w14:paraId="4C2C1A8B" w14:textId="77777777" w:rsidR="00BC626F" w:rsidRDefault="00BC626F" w:rsidP="00BC626F"/>
    <w:p w14:paraId="53031DA3" w14:textId="77777777" w:rsidR="00BC626F" w:rsidRDefault="00BC626F" w:rsidP="00BC626F"/>
    <w:p w14:paraId="3994D992" w14:textId="77777777" w:rsidR="00BC626F" w:rsidRDefault="00BC626F" w:rsidP="00BC626F"/>
    <w:p w14:paraId="1E6B8A56" w14:textId="77777777" w:rsidR="00BC626F" w:rsidRDefault="00BC626F" w:rsidP="00BC626F"/>
    <w:p w14:paraId="4B35691E" w14:textId="77777777" w:rsidR="00FB1181" w:rsidRDefault="00FB1181"/>
    <w:sectPr w:rsidR="00FB1181">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Ziller, Andreas (FT RPD CED INW-DE)" w:date="2025-03-14T07:45:00Z" w:initials="AZ">
    <w:p w14:paraId="61B24819" w14:textId="77777777" w:rsidR="00D1717D" w:rsidRDefault="00D1717D" w:rsidP="00D1717D">
      <w:pPr>
        <w:jc w:val="left"/>
      </w:pPr>
      <w:r>
        <w:rPr>
          <w:rStyle w:val="CommentReference"/>
        </w:rPr>
        <w:annotationRef/>
      </w:r>
      <w:r>
        <w:rPr>
          <w:sz w:val="20"/>
          <w:szCs w:val="20"/>
        </w:rPr>
        <w:t>Needs apps regarding purpose of AI</w:t>
      </w:r>
    </w:p>
  </w:comment>
  <w:comment w:id="39" w:author="Ziller, Andreas (FT RPD CED INW-DE)" w:date="2025-03-14T07:48:00Z" w:initials="AZ">
    <w:p w14:paraId="6919DC9E" w14:textId="77777777" w:rsidR="003B62DE" w:rsidRDefault="003B62DE" w:rsidP="003B62DE">
      <w:pPr>
        <w:jc w:val="left"/>
      </w:pPr>
      <w:r>
        <w:rPr>
          <w:rStyle w:val="CommentReference"/>
        </w:rPr>
        <w:annotationRef/>
      </w:r>
      <w:r>
        <w:rPr>
          <w:sz w:val="20"/>
          <w:szCs w:val="20"/>
        </w:rPr>
        <w:t>Is it clear meanwhile, how this works? People I asked don’t know whether an ET200 is capable of doing video feeds.</w:t>
      </w:r>
    </w:p>
  </w:comment>
  <w:comment w:id="214" w:author="Broering, Arne (T CED INW-DE)" w:date="2025-03-13T13:53:00Z" w:initials="BI">
    <w:p w14:paraId="21A154AD" w14:textId="15CA9EA1" w:rsidR="00FA03E9" w:rsidRDefault="00FA03E9">
      <w:pPr>
        <w:pStyle w:val="CommentText"/>
      </w:pPr>
      <w:r>
        <w:rPr>
          <w:rStyle w:val="CommentReference"/>
        </w:rPr>
        <w:annotationRef/>
      </w:r>
      <w:r w:rsidRPr="774B0E6E">
        <w:t>not fitting anymore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24819" w15:done="1"/>
  <w15:commentEx w15:paraId="6919DC9E" w15:done="1"/>
  <w15:commentEx w15:paraId="21A154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D7C80B" w16cex:dateUtc="2025-03-14T06:45:00Z"/>
  <w16cex:commentExtensible w16cex:durableId="09625778" w16cex:dateUtc="2025-03-14T06:48:00Z"/>
  <w16cex:commentExtensible w16cex:durableId="6015B3B3" w16cex:dateUtc="2025-03-13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24819" w16cid:durableId="35D7C80B"/>
  <w16cid:commentId w16cid:paraId="6919DC9E" w16cid:durableId="09625778"/>
  <w16cid:commentId w16cid:paraId="21A154AD" w16cid:durableId="6015B3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940"/>
    <w:multiLevelType w:val="hybridMultilevel"/>
    <w:tmpl w:val="9C18C62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19613F8"/>
    <w:multiLevelType w:val="hybridMultilevel"/>
    <w:tmpl w:val="FFFFFFFF"/>
    <w:lvl w:ilvl="0" w:tplc="FFBEBCF4">
      <w:start w:val="1"/>
      <w:numFmt w:val="bullet"/>
      <w:lvlText w:val=""/>
      <w:lvlJc w:val="left"/>
      <w:pPr>
        <w:ind w:left="720" w:hanging="360"/>
      </w:pPr>
      <w:rPr>
        <w:rFonts w:ascii="Symbol" w:hAnsi="Symbol" w:hint="default"/>
      </w:rPr>
    </w:lvl>
    <w:lvl w:ilvl="1" w:tplc="4F0CDB8C">
      <w:start w:val="1"/>
      <w:numFmt w:val="bullet"/>
      <w:lvlText w:val="o"/>
      <w:lvlJc w:val="left"/>
      <w:pPr>
        <w:ind w:left="1440" w:hanging="360"/>
      </w:pPr>
      <w:rPr>
        <w:rFonts w:ascii="Courier New" w:hAnsi="Courier New" w:hint="default"/>
      </w:rPr>
    </w:lvl>
    <w:lvl w:ilvl="2" w:tplc="49E8C500">
      <w:start w:val="1"/>
      <w:numFmt w:val="bullet"/>
      <w:lvlText w:val=""/>
      <w:lvlJc w:val="left"/>
      <w:pPr>
        <w:ind w:left="2160" w:hanging="360"/>
      </w:pPr>
      <w:rPr>
        <w:rFonts w:ascii="Wingdings" w:hAnsi="Wingdings" w:hint="default"/>
      </w:rPr>
    </w:lvl>
    <w:lvl w:ilvl="3" w:tplc="0BF8A98E">
      <w:start w:val="1"/>
      <w:numFmt w:val="bullet"/>
      <w:lvlText w:val=""/>
      <w:lvlJc w:val="left"/>
      <w:pPr>
        <w:ind w:left="2880" w:hanging="360"/>
      </w:pPr>
      <w:rPr>
        <w:rFonts w:ascii="Symbol" w:hAnsi="Symbol" w:hint="default"/>
      </w:rPr>
    </w:lvl>
    <w:lvl w:ilvl="4" w:tplc="3C2A7996">
      <w:start w:val="1"/>
      <w:numFmt w:val="bullet"/>
      <w:lvlText w:val="o"/>
      <w:lvlJc w:val="left"/>
      <w:pPr>
        <w:ind w:left="3600" w:hanging="360"/>
      </w:pPr>
      <w:rPr>
        <w:rFonts w:ascii="Courier New" w:hAnsi="Courier New" w:hint="default"/>
      </w:rPr>
    </w:lvl>
    <w:lvl w:ilvl="5" w:tplc="126AF390">
      <w:start w:val="1"/>
      <w:numFmt w:val="bullet"/>
      <w:lvlText w:val=""/>
      <w:lvlJc w:val="left"/>
      <w:pPr>
        <w:ind w:left="4320" w:hanging="360"/>
      </w:pPr>
      <w:rPr>
        <w:rFonts w:ascii="Wingdings" w:hAnsi="Wingdings" w:hint="default"/>
      </w:rPr>
    </w:lvl>
    <w:lvl w:ilvl="6" w:tplc="99CE0C3A">
      <w:start w:val="1"/>
      <w:numFmt w:val="bullet"/>
      <w:lvlText w:val=""/>
      <w:lvlJc w:val="left"/>
      <w:pPr>
        <w:ind w:left="5040" w:hanging="360"/>
      </w:pPr>
      <w:rPr>
        <w:rFonts w:ascii="Symbol" w:hAnsi="Symbol" w:hint="default"/>
      </w:rPr>
    </w:lvl>
    <w:lvl w:ilvl="7" w:tplc="4AEEF796">
      <w:start w:val="1"/>
      <w:numFmt w:val="bullet"/>
      <w:lvlText w:val="o"/>
      <w:lvlJc w:val="left"/>
      <w:pPr>
        <w:ind w:left="5760" w:hanging="360"/>
      </w:pPr>
      <w:rPr>
        <w:rFonts w:ascii="Courier New" w:hAnsi="Courier New" w:hint="default"/>
      </w:rPr>
    </w:lvl>
    <w:lvl w:ilvl="8" w:tplc="C26898B6">
      <w:start w:val="1"/>
      <w:numFmt w:val="bullet"/>
      <w:lvlText w:val=""/>
      <w:lvlJc w:val="left"/>
      <w:pPr>
        <w:ind w:left="6480" w:hanging="360"/>
      </w:pPr>
      <w:rPr>
        <w:rFonts w:ascii="Wingdings" w:hAnsi="Wingdings" w:hint="default"/>
      </w:rPr>
    </w:lvl>
  </w:abstractNum>
  <w:abstractNum w:abstractNumId="2" w15:restartNumberingAfterBreak="0">
    <w:nsid w:val="04DD376C"/>
    <w:multiLevelType w:val="multilevel"/>
    <w:tmpl w:val="B2141EFA"/>
    <w:lvl w:ilvl="0">
      <w:start w:val="1"/>
      <w:numFmt w:val="decimal"/>
      <w:pStyle w:val="Numberedparagraph"/>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val="0"/>
        <w:color w:val="4A86E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70165BB"/>
    <w:multiLevelType w:val="hybridMultilevel"/>
    <w:tmpl w:val="E72AF67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95F406A"/>
    <w:multiLevelType w:val="hybridMultilevel"/>
    <w:tmpl w:val="B35A395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9D616CC"/>
    <w:multiLevelType w:val="hybridMultilevel"/>
    <w:tmpl w:val="A1A6C8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9EF410F"/>
    <w:multiLevelType w:val="hybridMultilevel"/>
    <w:tmpl w:val="40686A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CB36547"/>
    <w:multiLevelType w:val="hybridMultilevel"/>
    <w:tmpl w:val="42481078"/>
    <w:lvl w:ilvl="0" w:tplc="BC7EDBE4">
      <w:numFmt w:val="bullet"/>
      <w:lvlText w:val="-"/>
      <w:lvlJc w:val="left"/>
      <w:pPr>
        <w:ind w:left="720" w:hanging="360"/>
      </w:pPr>
      <w:rPr>
        <w:rFonts w:ascii="Aptos" w:eastAsia="Times New Roman"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864B4F"/>
    <w:multiLevelType w:val="hybridMultilevel"/>
    <w:tmpl w:val="A882FC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04A2D8F"/>
    <w:multiLevelType w:val="hybridMultilevel"/>
    <w:tmpl w:val="FFFFFFFF"/>
    <w:lvl w:ilvl="0" w:tplc="4964EE8E">
      <w:start w:val="1"/>
      <w:numFmt w:val="lowerLetter"/>
      <w:lvlText w:val="%1."/>
      <w:lvlJc w:val="left"/>
      <w:pPr>
        <w:ind w:left="720" w:hanging="360"/>
      </w:pPr>
    </w:lvl>
    <w:lvl w:ilvl="1" w:tplc="619AAEBA">
      <w:start w:val="1"/>
      <w:numFmt w:val="lowerLetter"/>
      <w:lvlText w:val="%2."/>
      <w:lvlJc w:val="left"/>
      <w:pPr>
        <w:ind w:left="1440" w:hanging="360"/>
      </w:pPr>
    </w:lvl>
    <w:lvl w:ilvl="2" w:tplc="B0C05F98">
      <w:start w:val="1"/>
      <w:numFmt w:val="lowerRoman"/>
      <w:lvlText w:val="%3."/>
      <w:lvlJc w:val="right"/>
      <w:pPr>
        <w:ind w:left="2160" w:hanging="180"/>
      </w:pPr>
    </w:lvl>
    <w:lvl w:ilvl="3" w:tplc="DCE4A5E6">
      <w:start w:val="1"/>
      <w:numFmt w:val="decimal"/>
      <w:lvlText w:val="%4."/>
      <w:lvlJc w:val="left"/>
      <w:pPr>
        <w:ind w:left="2880" w:hanging="360"/>
      </w:pPr>
    </w:lvl>
    <w:lvl w:ilvl="4" w:tplc="F83E2F3A">
      <w:start w:val="1"/>
      <w:numFmt w:val="lowerLetter"/>
      <w:lvlText w:val="%5."/>
      <w:lvlJc w:val="left"/>
      <w:pPr>
        <w:ind w:left="3600" w:hanging="360"/>
      </w:pPr>
    </w:lvl>
    <w:lvl w:ilvl="5" w:tplc="32B0E2F8">
      <w:start w:val="1"/>
      <w:numFmt w:val="lowerRoman"/>
      <w:lvlText w:val="%6."/>
      <w:lvlJc w:val="right"/>
      <w:pPr>
        <w:ind w:left="4320" w:hanging="180"/>
      </w:pPr>
    </w:lvl>
    <w:lvl w:ilvl="6" w:tplc="C5225C44">
      <w:start w:val="1"/>
      <w:numFmt w:val="decimal"/>
      <w:lvlText w:val="%7."/>
      <w:lvlJc w:val="left"/>
      <w:pPr>
        <w:ind w:left="5040" w:hanging="360"/>
      </w:pPr>
    </w:lvl>
    <w:lvl w:ilvl="7" w:tplc="10D07BD4">
      <w:start w:val="1"/>
      <w:numFmt w:val="lowerLetter"/>
      <w:lvlText w:val="%8."/>
      <w:lvlJc w:val="left"/>
      <w:pPr>
        <w:ind w:left="5760" w:hanging="360"/>
      </w:pPr>
    </w:lvl>
    <w:lvl w:ilvl="8" w:tplc="D7BAB41A">
      <w:start w:val="1"/>
      <w:numFmt w:val="lowerRoman"/>
      <w:lvlText w:val="%9."/>
      <w:lvlJc w:val="right"/>
      <w:pPr>
        <w:ind w:left="6480" w:hanging="180"/>
      </w:pPr>
    </w:lvl>
  </w:abstractNum>
  <w:abstractNum w:abstractNumId="10" w15:restartNumberingAfterBreak="0">
    <w:nsid w:val="16F01B9B"/>
    <w:multiLevelType w:val="hybridMultilevel"/>
    <w:tmpl w:val="99D02DD4"/>
    <w:lvl w:ilvl="0" w:tplc="0407000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F925E6F"/>
    <w:multiLevelType w:val="hybridMultilevel"/>
    <w:tmpl w:val="EA58C7CC"/>
    <w:lvl w:ilvl="0" w:tplc="0407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2B8C53"/>
    <w:multiLevelType w:val="hybridMultilevel"/>
    <w:tmpl w:val="FFFFFFFF"/>
    <w:lvl w:ilvl="0" w:tplc="8DD47076">
      <w:start w:val="1"/>
      <w:numFmt w:val="bullet"/>
      <w:lvlText w:val=""/>
      <w:lvlJc w:val="left"/>
      <w:pPr>
        <w:ind w:left="720" w:hanging="360"/>
      </w:pPr>
      <w:rPr>
        <w:rFonts w:ascii="Symbol" w:hAnsi="Symbol" w:hint="default"/>
      </w:rPr>
    </w:lvl>
    <w:lvl w:ilvl="1" w:tplc="E84EC036">
      <w:start w:val="1"/>
      <w:numFmt w:val="bullet"/>
      <w:lvlText w:val="o"/>
      <w:lvlJc w:val="left"/>
      <w:pPr>
        <w:ind w:left="1440" w:hanging="360"/>
      </w:pPr>
      <w:rPr>
        <w:rFonts w:ascii="Courier New" w:hAnsi="Courier New" w:hint="default"/>
      </w:rPr>
    </w:lvl>
    <w:lvl w:ilvl="2" w:tplc="820EE15C">
      <w:start w:val="1"/>
      <w:numFmt w:val="bullet"/>
      <w:lvlText w:val=""/>
      <w:lvlJc w:val="left"/>
      <w:pPr>
        <w:ind w:left="2160" w:hanging="360"/>
      </w:pPr>
      <w:rPr>
        <w:rFonts w:ascii="Wingdings" w:hAnsi="Wingdings" w:hint="default"/>
      </w:rPr>
    </w:lvl>
    <w:lvl w:ilvl="3" w:tplc="49269298">
      <w:start w:val="1"/>
      <w:numFmt w:val="bullet"/>
      <w:lvlText w:val=""/>
      <w:lvlJc w:val="left"/>
      <w:pPr>
        <w:ind w:left="2880" w:hanging="360"/>
      </w:pPr>
      <w:rPr>
        <w:rFonts w:ascii="Symbol" w:hAnsi="Symbol" w:hint="default"/>
      </w:rPr>
    </w:lvl>
    <w:lvl w:ilvl="4" w:tplc="3552F0F4">
      <w:start w:val="1"/>
      <w:numFmt w:val="bullet"/>
      <w:lvlText w:val="o"/>
      <w:lvlJc w:val="left"/>
      <w:pPr>
        <w:ind w:left="3600" w:hanging="360"/>
      </w:pPr>
      <w:rPr>
        <w:rFonts w:ascii="Courier New" w:hAnsi="Courier New" w:hint="default"/>
      </w:rPr>
    </w:lvl>
    <w:lvl w:ilvl="5" w:tplc="7CB250AC">
      <w:start w:val="1"/>
      <w:numFmt w:val="bullet"/>
      <w:lvlText w:val=""/>
      <w:lvlJc w:val="left"/>
      <w:pPr>
        <w:ind w:left="4320" w:hanging="360"/>
      </w:pPr>
      <w:rPr>
        <w:rFonts w:ascii="Wingdings" w:hAnsi="Wingdings" w:hint="default"/>
      </w:rPr>
    </w:lvl>
    <w:lvl w:ilvl="6" w:tplc="628631FA">
      <w:start w:val="1"/>
      <w:numFmt w:val="bullet"/>
      <w:lvlText w:val=""/>
      <w:lvlJc w:val="left"/>
      <w:pPr>
        <w:ind w:left="5040" w:hanging="360"/>
      </w:pPr>
      <w:rPr>
        <w:rFonts w:ascii="Symbol" w:hAnsi="Symbol" w:hint="default"/>
      </w:rPr>
    </w:lvl>
    <w:lvl w:ilvl="7" w:tplc="CAAE1D58">
      <w:start w:val="1"/>
      <w:numFmt w:val="bullet"/>
      <w:lvlText w:val="o"/>
      <w:lvlJc w:val="left"/>
      <w:pPr>
        <w:ind w:left="5760" w:hanging="360"/>
      </w:pPr>
      <w:rPr>
        <w:rFonts w:ascii="Courier New" w:hAnsi="Courier New" w:hint="default"/>
      </w:rPr>
    </w:lvl>
    <w:lvl w:ilvl="8" w:tplc="06C87F6A">
      <w:start w:val="1"/>
      <w:numFmt w:val="bullet"/>
      <w:lvlText w:val=""/>
      <w:lvlJc w:val="left"/>
      <w:pPr>
        <w:ind w:left="6480" w:hanging="360"/>
      </w:pPr>
      <w:rPr>
        <w:rFonts w:ascii="Wingdings" w:hAnsi="Wingdings" w:hint="default"/>
      </w:rPr>
    </w:lvl>
  </w:abstractNum>
  <w:abstractNum w:abstractNumId="13" w15:restartNumberingAfterBreak="0">
    <w:nsid w:val="21378428"/>
    <w:multiLevelType w:val="hybridMultilevel"/>
    <w:tmpl w:val="FFFFFFFF"/>
    <w:lvl w:ilvl="0" w:tplc="45424A9E">
      <w:start w:val="1"/>
      <w:numFmt w:val="bullet"/>
      <w:lvlText w:val=""/>
      <w:lvlJc w:val="left"/>
      <w:pPr>
        <w:ind w:left="1068" w:hanging="360"/>
      </w:pPr>
      <w:rPr>
        <w:rFonts w:ascii="Symbol" w:hAnsi="Symbol" w:hint="default"/>
      </w:rPr>
    </w:lvl>
    <w:lvl w:ilvl="1" w:tplc="F95E1F74">
      <w:start w:val="1"/>
      <w:numFmt w:val="bullet"/>
      <w:lvlText w:val="o"/>
      <w:lvlJc w:val="left"/>
      <w:pPr>
        <w:ind w:left="1788" w:hanging="360"/>
      </w:pPr>
      <w:rPr>
        <w:rFonts w:ascii="Courier New" w:hAnsi="Courier New" w:hint="default"/>
      </w:rPr>
    </w:lvl>
    <w:lvl w:ilvl="2" w:tplc="F6EA09E6">
      <w:start w:val="1"/>
      <w:numFmt w:val="bullet"/>
      <w:lvlText w:val=""/>
      <w:lvlJc w:val="left"/>
      <w:pPr>
        <w:ind w:left="2508" w:hanging="360"/>
      </w:pPr>
      <w:rPr>
        <w:rFonts w:ascii="Wingdings" w:hAnsi="Wingdings" w:hint="default"/>
      </w:rPr>
    </w:lvl>
    <w:lvl w:ilvl="3" w:tplc="0F0CC4CA">
      <w:start w:val="1"/>
      <w:numFmt w:val="bullet"/>
      <w:lvlText w:val=""/>
      <w:lvlJc w:val="left"/>
      <w:pPr>
        <w:ind w:left="3228" w:hanging="360"/>
      </w:pPr>
      <w:rPr>
        <w:rFonts w:ascii="Symbol" w:hAnsi="Symbol" w:hint="default"/>
      </w:rPr>
    </w:lvl>
    <w:lvl w:ilvl="4" w:tplc="27428174">
      <w:start w:val="1"/>
      <w:numFmt w:val="bullet"/>
      <w:lvlText w:val="o"/>
      <w:lvlJc w:val="left"/>
      <w:pPr>
        <w:ind w:left="3948" w:hanging="360"/>
      </w:pPr>
      <w:rPr>
        <w:rFonts w:ascii="Courier New" w:hAnsi="Courier New" w:hint="default"/>
      </w:rPr>
    </w:lvl>
    <w:lvl w:ilvl="5" w:tplc="B058AF8E">
      <w:start w:val="1"/>
      <w:numFmt w:val="bullet"/>
      <w:lvlText w:val=""/>
      <w:lvlJc w:val="left"/>
      <w:pPr>
        <w:ind w:left="4668" w:hanging="360"/>
      </w:pPr>
      <w:rPr>
        <w:rFonts w:ascii="Wingdings" w:hAnsi="Wingdings" w:hint="default"/>
      </w:rPr>
    </w:lvl>
    <w:lvl w:ilvl="6" w:tplc="593480A8">
      <w:start w:val="1"/>
      <w:numFmt w:val="bullet"/>
      <w:lvlText w:val=""/>
      <w:lvlJc w:val="left"/>
      <w:pPr>
        <w:ind w:left="5388" w:hanging="360"/>
      </w:pPr>
      <w:rPr>
        <w:rFonts w:ascii="Symbol" w:hAnsi="Symbol" w:hint="default"/>
      </w:rPr>
    </w:lvl>
    <w:lvl w:ilvl="7" w:tplc="404E5E8C">
      <w:start w:val="1"/>
      <w:numFmt w:val="bullet"/>
      <w:lvlText w:val="o"/>
      <w:lvlJc w:val="left"/>
      <w:pPr>
        <w:ind w:left="6108" w:hanging="360"/>
      </w:pPr>
      <w:rPr>
        <w:rFonts w:ascii="Courier New" w:hAnsi="Courier New" w:hint="default"/>
      </w:rPr>
    </w:lvl>
    <w:lvl w:ilvl="8" w:tplc="ADAE7D80">
      <w:start w:val="1"/>
      <w:numFmt w:val="bullet"/>
      <w:lvlText w:val=""/>
      <w:lvlJc w:val="left"/>
      <w:pPr>
        <w:ind w:left="6828" w:hanging="360"/>
      </w:pPr>
      <w:rPr>
        <w:rFonts w:ascii="Wingdings" w:hAnsi="Wingdings" w:hint="default"/>
      </w:rPr>
    </w:lvl>
  </w:abstractNum>
  <w:abstractNum w:abstractNumId="14" w15:restartNumberingAfterBreak="0">
    <w:nsid w:val="25683259"/>
    <w:multiLevelType w:val="hybridMultilevel"/>
    <w:tmpl w:val="7892D61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70017">
      <w:start w:val="1"/>
      <w:numFmt w:val="lowerLetter"/>
      <w:lvlText w:val="%3)"/>
      <w:lvlJc w:val="left"/>
      <w:pPr>
        <w:ind w:left="216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737B267"/>
    <w:multiLevelType w:val="hybridMultilevel"/>
    <w:tmpl w:val="9AA2B150"/>
    <w:lvl w:ilvl="0" w:tplc="D40A0FCA">
      <w:start w:val="1"/>
      <w:numFmt w:val="decimal"/>
      <w:lvlText w:val="%1."/>
      <w:lvlJc w:val="left"/>
      <w:pPr>
        <w:ind w:left="720" w:hanging="360"/>
      </w:pPr>
    </w:lvl>
    <w:lvl w:ilvl="1" w:tplc="3C7252A2">
      <w:start w:val="1"/>
      <w:numFmt w:val="lowerLetter"/>
      <w:lvlText w:val="%2."/>
      <w:lvlJc w:val="left"/>
      <w:pPr>
        <w:ind w:left="1440" w:hanging="360"/>
      </w:pPr>
    </w:lvl>
    <w:lvl w:ilvl="2" w:tplc="8FE2499C">
      <w:start w:val="1"/>
      <w:numFmt w:val="lowerRoman"/>
      <w:lvlText w:val="%3."/>
      <w:lvlJc w:val="right"/>
      <w:pPr>
        <w:ind w:left="2160" w:hanging="180"/>
      </w:pPr>
    </w:lvl>
    <w:lvl w:ilvl="3" w:tplc="6E729184">
      <w:start w:val="1"/>
      <w:numFmt w:val="decimal"/>
      <w:lvlText w:val="%4."/>
      <w:lvlJc w:val="left"/>
      <w:pPr>
        <w:ind w:left="2880" w:hanging="360"/>
      </w:pPr>
    </w:lvl>
    <w:lvl w:ilvl="4" w:tplc="078E22C4">
      <w:start w:val="1"/>
      <w:numFmt w:val="lowerLetter"/>
      <w:lvlText w:val="%5."/>
      <w:lvlJc w:val="left"/>
      <w:pPr>
        <w:ind w:left="3600" w:hanging="360"/>
      </w:pPr>
    </w:lvl>
    <w:lvl w:ilvl="5" w:tplc="31CA6E72">
      <w:start w:val="1"/>
      <w:numFmt w:val="lowerRoman"/>
      <w:lvlText w:val="%6."/>
      <w:lvlJc w:val="right"/>
      <w:pPr>
        <w:ind w:left="4320" w:hanging="180"/>
      </w:pPr>
    </w:lvl>
    <w:lvl w:ilvl="6" w:tplc="879CE8B6">
      <w:start w:val="1"/>
      <w:numFmt w:val="decimal"/>
      <w:lvlText w:val="%7."/>
      <w:lvlJc w:val="left"/>
      <w:pPr>
        <w:ind w:left="5040" w:hanging="360"/>
      </w:pPr>
    </w:lvl>
    <w:lvl w:ilvl="7" w:tplc="38360302">
      <w:start w:val="1"/>
      <w:numFmt w:val="lowerLetter"/>
      <w:lvlText w:val="%8."/>
      <w:lvlJc w:val="left"/>
      <w:pPr>
        <w:ind w:left="5760" w:hanging="360"/>
      </w:pPr>
    </w:lvl>
    <w:lvl w:ilvl="8" w:tplc="C300860A">
      <w:start w:val="1"/>
      <w:numFmt w:val="lowerRoman"/>
      <w:lvlText w:val="%9."/>
      <w:lvlJc w:val="right"/>
      <w:pPr>
        <w:ind w:left="6480" w:hanging="180"/>
      </w:pPr>
    </w:lvl>
  </w:abstractNum>
  <w:abstractNum w:abstractNumId="16" w15:restartNumberingAfterBreak="0">
    <w:nsid w:val="2C9C2A64"/>
    <w:multiLevelType w:val="hybridMultilevel"/>
    <w:tmpl w:val="D4C2C6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0F44F33"/>
    <w:multiLevelType w:val="hybridMultilevel"/>
    <w:tmpl w:val="1B0A9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39049CF"/>
    <w:multiLevelType w:val="hybridMultilevel"/>
    <w:tmpl w:val="4D366F34"/>
    <w:lvl w:ilvl="0" w:tplc="0407000F">
      <w:start w:val="1"/>
      <w:numFmt w:val="decimal"/>
      <w:lvlText w:val="%1."/>
      <w:lvlJc w:val="left"/>
      <w:pPr>
        <w:ind w:left="720" w:hanging="360"/>
      </w:pPr>
    </w:lvl>
    <w:lvl w:ilvl="1" w:tplc="04070001">
      <w:start w:val="1"/>
      <w:numFmt w:val="bullet"/>
      <w:lvlText w:val=""/>
      <w:lvlJc w:val="left"/>
      <w:pPr>
        <w:ind w:left="720" w:hanging="360"/>
      </w:pPr>
      <w:rPr>
        <w:rFonts w:ascii="Symbol" w:hAnsi="Symbol"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81E0ADD"/>
    <w:multiLevelType w:val="hybridMultilevel"/>
    <w:tmpl w:val="FBD4829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89B49AC"/>
    <w:multiLevelType w:val="hybridMultilevel"/>
    <w:tmpl w:val="3022DAD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CD87938"/>
    <w:multiLevelType w:val="hybridMultilevel"/>
    <w:tmpl w:val="3D44DF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8A228F3"/>
    <w:multiLevelType w:val="hybridMultilevel"/>
    <w:tmpl w:val="4B4040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F215C4B"/>
    <w:multiLevelType w:val="hybridMultilevel"/>
    <w:tmpl w:val="0C9ABA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6414B9D"/>
    <w:multiLevelType w:val="hybridMultilevel"/>
    <w:tmpl w:val="9FF2863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67E5A5A"/>
    <w:multiLevelType w:val="hybridMultilevel"/>
    <w:tmpl w:val="E5187D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8861129"/>
    <w:multiLevelType w:val="hybridMultilevel"/>
    <w:tmpl w:val="7598D002"/>
    <w:lvl w:ilvl="0" w:tplc="9D184A8A">
      <w:start w:val="1"/>
      <w:numFmt w:val="decimal"/>
      <w:lvlText w:val="%1."/>
      <w:lvlJc w:val="left"/>
      <w:pPr>
        <w:ind w:left="720" w:hanging="360"/>
      </w:pPr>
    </w:lvl>
    <w:lvl w:ilvl="1" w:tplc="1258FA76">
      <w:start w:val="1"/>
      <w:numFmt w:val="lowerLetter"/>
      <w:lvlText w:val="%2."/>
      <w:lvlJc w:val="left"/>
      <w:pPr>
        <w:ind w:left="1440" w:hanging="360"/>
      </w:pPr>
    </w:lvl>
    <w:lvl w:ilvl="2" w:tplc="0BF2A926">
      <w:start w:val="1"/>
      <w:numFmt w:val="lowerRoman"/>
      <w:lvlText w:val="%3."/>
      <w:lvlJc w:val="right"/>
      <w:pPr>
        <w:ind w:left="2160" w:hanging="180"/>
      </w:pPr>
    </w:lvl>
    <w:lvl w:ilvl="3" w:tplc="99F8439A">
      <w:start w:val="1"/>
      <w:numFmt w:val="decimal"/>
      <w:lvlText w:val="%4."/>
      <w:lvlJc w:val="left"/>
      <w:pPr>
        <w:ind w:left="2880" w:hanging="360"/>
      </w:pPr>
    </w:lvl>
    <w:lvl w:ilvl="4" w:tplc="016CCA74">
      <w:start w:val="1"/>
      <w:numFmt w:val="lowerLetter"/>
      <w:lvlText w:val="%5."/>
      <w:lvlJc w:val="left"/>
      <w:pPr>
        <w:ind w:left="3600" w:hanging="360"/>
      </w:pPr>
    </w:lvl>
    <w:lvl w:ilvl="5" w:tplc="415AAC2A">
      <w:start w:val="1"/>
      <w:numFmt w:val="lowerRoman"/>
      <w:lvlText w:val="%6."/>
      <w:lvlJc w:val="right"/>
      <w:pPr>
        <w:ind w:left="4320" w:hanging="180"/>
      </w:pPr>
    </w:lvl>
    <w:lvl w:ilvl="6" w:tplc="32B4AD82">
      <w:start w:val="1"/>
      <w:numFmt w:val="decimal"/>
      <w:lvlText w:val="%7."/>
      <w:lvlJc w:val="left"/>
      <w:pPr>
        <w:ind w:left="5040" w:hanging="360"/>
      </w:pPr>
    </w:lvl>
    <w:lvl w:ilvl="7" w:tplc="CD96A5F6">
      <w:start w:val="1"/>
      <w:numFmt w:val="lowerLetter"/>
      <w:lvlText w:val="%8."/>
      <w:lvlJc w:val="left"/>
      <w:pPr>
        <w:ind w:left="5760" w:hanging="360"/>
      </w:pPr>
    </w:lvl>
    <w:lvl w:ilvl="8" w:tplc="3BD013AA">
      <w:start w:val="1"/>
      <w:numFmt w:val="lowerRoman"/>
      <w:lvlText w:val="%9."/>
      <w:lvlJc w:val="right"/>
      <w:pPr>
        <w:ind w:left="6480" w:hanging="180"/>
      </w:pPr>
    </w:lvl>
  </w:abstractNum>
  <w:abstractNum w:abstractNumId="27" w15:restartNumberingAfterBreak="0">
    <w:nsid w:val="65B5293D"/>
    <w:multiLevelType w:val="hybridMultilevel"/>
    <w:tmpl w:val="76F87E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82E7C95"/>
    <w:multiLevelType w:val="hybridMultilevel"/>
    <w:tmpl w:val="610467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95C3701"/>
    <w:multiLevelType w:val="hybridMultilevel"/>
    <w:tmpl w:val="D1F4F9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9BF0071"/>
    <w:multiLevelType w:val="hybridMultilevel"/>
    <w:tmpl w:val="557246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B305950"/>
    <w:multiLevelType w:val="hybridMultilevel"/>
    <w:tmpl w:val="15440F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D86770D"/>
    <w:multiLevelType w:val="hybridMultilevel"/>
    <w:tmpl w:val="FFFFFFFF"/>
    <w:lvl w:ilvl="0" w:tplc="6DE09656">
      <w:start w:val="1"/>
      <w:numFmt w:val="bullet"/>
      <w:lvlText w:val=""/>
      <w:lvlJc w:val="left"/>
      <w:pPr>
        <w:ind w:left="720" w:hanging="360"/>
      </w:pPr>
      <w:rPr>
        <w:rFonts w:ascii="Symbol" w:hAnsi="Symbol" w:hint="default"/>
      </w:rPr>
    </w:lvl>
    <w:lvl w:ilvl="1" w:tplc="0DC0F32E">
      <w:start w:val="1"/>
      <w:numFmt w:val="bullet"/>
      <w:lvlText w:val="o"/>
      <w:lvlJc w:val="left"/>
      <w:pPr>
        <w:ind w:left="1440" w:hanging="360"/>
      </w:pPr>
      <w:rPr>
        <w:rFonts w:ascii="Courier New" w:hAnsi="Courier New" w:hint="default"/>
      </w:rPr>
    </w:lvl>
    <w:lvl w:ilvl="2" w:tplc="B07E7932">
      <w:start w:val="1"/>
      <w:numFmt w:val="bullet"/>
      <w:lvlText w:val=""/>
      <w:lvlJc w:val="left"/>
      <w:pPr>
        <w:ind w:left="2160" w:hanging="360"/>
      </w:pPr>
      <w:rPr>
        <w:rFonts w:ascii="Wingdings" w:hAnsi="Wingdings" w:hint="default"/>
      </w:rPr>
    </w:lvl>
    <w:lvl w:ilvl="3" w:tplc="0E264D06">
      <w:start w:val="1"/>
      <w:numFmt w:val="bullet"/>
      <w:lvlText w:val=""/>
      <w:lvlJc w:val="left"/>
      <w:pPr>
        <w:ind w:left="2880" w:hanging="360"/>
      </w:pPr>
      <w:rPr>
        <w:rFonts w:ascii="Symbol" w:hAnsi="Symbol" w:hint="default"/>
      </w:rPr>
    </w:lvl>
    <w:lvl w:ilvl="4" w:tplc="5CAA5D40">
      <w:start w:val="1"/>
      <w:numFmt w:val="bullet"/>
      <w:lvlText w:val="o"/>
      <w:lvlJc w:val="left"/>
      <w:pPr>
        <w:ind w:left="3600" w:hanging="360"/>
      </w:pPr>
      <w:rPr>
        <w:rFonts w:ascii="Courier New" w:hAnsi="Courier New" w:hint="default"/>
      </w:rPr>
    </w:lvl>
    <w:lvl w:ilvl="5" w:tplc="FDBA6E68">
      <w:start w:val="1"/>
      <w:numFmt w:val="bullet"/>
      <w:lvlText w:val=""/>
      <w:lvlJc w:val="left"/>
      <w:pPr>
        <w:ind w:left="4320" w:hanging="360"/>
      </w:pPr>
      <w:rPr>
        <w:rFonts w:ascii="Wingdings" w:hAnsi="Wingdings" w:hint="default"/>
      </w:rPr>
    </w:lvl>
    <w:lvl w:ilvl="6" w:tplc="169849C2">
      <w:start w:val="1"/>
      <w:numFmt w:val="bullet"/>
      <w:lvlText w:val=""/>
      <w:lvlJc w:val="left"/>
      <w:pPr>
        <w:ind w:left="5040" w:hanging="360"/>
      </w:pPr>
      <w:rPr>
        <w:rFonts w:ascii="Symbol" w:hAnsi="Symbol" w:hint="default"/>
      </w:rPr>
    </w:lvl>
    <w:lvl w:ilvl="7" w:tplc="112C32A6">
      <w:start w:val="1"/>
      <w:numFmt w:val="bullet"/>
      <w:lvlText w:val="o"/>
      <w:lvlJc w:val="left"/>
      <w:pPr>
        <w:ind w:left="5760" w:hanging="360"/>
      </w:pPr>
      <w:rPr>
        <w:rFonts w:ascii="Courier New" w:hAnsi="Courier New" w:hint="default"/>
      </w:rPr>
    </w:lvl>
    <w:lvl w:ilvl="8" w:tplc="7DE2E2F0">
      <w:start w:val="1"/>
      <w:numFmt w:val="bullet"/>
      <w:lvlText w:val=""/>
      <w:lvlJc w:val="left"/>
      <w:pPr>
        <w:ind w:left="6480" w:hanging="360"/>
      </w:pPr>
      <w:rPr>
        <w:rFonts w:ascii="Wingdings" w:hAnsi="Wingdings" w:hint="default"/>
      </w:rPr>
    </w:lvl>
  </w:abstractNum>
  <w:abstractNum w:abstractNumId="33" w15:restartNumberingAfterBreak="0">
    <w:nsid w:val="6F0A26A0"/>
    <w:multiLevelType w:val="hybridMultilevel"/>
    <w:tmpl w:val="0D0E0D1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FA01C31"/>
    <w:multiLevelType w:val="hybridMultilevel"/>
    <w:tmpl w:val="600045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6421EDC"/>
    <w:multiLevelType w:val="hybridMultilevel"/>
    <w:tmpl w:val="4B60F030"/>
    <w:lvl w:ilvl="0" w:tplc="BC7EDBE4">
      <w:numFmt w:val="bullet"/>
      <w:lvlText w:val="-"/>
      <w:lvlJc w:val="left"/>
      <w:pPr>
        <w:ind w:left="720" w:hanging="360"/>
      </w:pPr>
      <w:rPr>
        <w:rFonts w:ascii="Aptos" w:eastAsia="Times New Roman"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6782274">
    <w:abstractNumId w:val="9"/>
  </w:num>
  <w:num w:numId="2" w16cid:durableId="1776245384">
    <w:abstractNumId w:val="15"/>
  </w:num>
  <w:num w:numId="3" w16cid:durableId="283659083">
    <w:abstractNumId w:val="32"/>
  </w:num>
  <w:num w:numId="4" w16cid:durableId="1741099661">
    <w:abstractNumId w:val="1"/>
  </w:num>
  <w:num w:numId="5" w16cid:durableId="1892686772">
    <w:abstractNumId w:val="13"/>
  </w:num>
  <w:num w:numId="6" w16cid:durableId="1134567942">
    <w:abstractNumId w:val="12"/>
  </w:num>
  <w:num w:numId="7" w16cid:durableId="20714586">
    <w:abstractNumId w:val="2"/>
  </w:num>
  <w:num w:numId="8" w16cid:durableId="1942645245">
    <w:abstractNumId w:val="30"/>
  </w:num>
  <w:num w:numId="9" w16cid:durableId="600719319">
    <w:abstractNumId w:val="28"/>
  </w:num>
  <w:num w:numId="10" w16cid:durableId="2111393480">
    <w:abstractNumId w:val="35"/>
  </w:num>
  <w:num w:numId="11" w16cid:durableId="1245535645">
    <w:abstractNumId w:val="4"/>
  </w:num>
  <w:num w:numId="12" w16cid:durableId="812911806">
    <w:abstractNumId w:val="7"/>
  </w:num>
  <w:num w:numId="13" w16cid:durableId="1911620410">
    <w:abstractNumId w:val="26"/>
  </w:num>
  <w:num w:numId="14" w16cid:durableId="1253315024">
    <w:abstractNumId w:val="8"/>
  </w:num>
  <w:num w:numId="15" w16cid:durableId="1829587826">
    <w:abstractNumId w:val="3"/>
  </w:num>
  <w:num w:numId="16" w16cid:durableId="561909595">
    <w:abstractNumId w:val="24"/>
  </w:num>
  <w:num w:numId="17" w16cid:durableId="176772613">
    <w:abstractNumId w:val="19"/>
  </w:num>
  <w:num w:numId="18" w16cid:durableId="1491095121">
    <w:abstractNumId w:val="21"/>
  </w:num>
  <w:num w:numId="19" w16cid:durableId="1760902682">
    <w:abstractNumId w:val="17"/>
  </w:num>
  <w:num w:numId="20" w16cid:durableId="1506163395">
    <w:abstractNumId w:val="0"/>
  </w:num>
  <w:num w:numId="21" w16cid:durableId="856845675">
    <w:abstractNumId w:val="27"/>
  </w:num>
  <w:num w:numId="22" w16cid:durableId="1097943606">
    <w:abstractNumId w:val="23"/>
  </w:num>
  <w:num w:numId="23" w16cid:durableId="1914584358">
    <w:abstractNumId w:val="5"/>
  </w:num>
  <w:num w:numId="24" w16cid:durableId="879632088">
    <w:abstractNumId w:val="33"/>
  </w:num>
  <w:num w:numId="25" w16cid:durableId="1855150419">
    <w:abstractNumId w:val="10"/>
  </w:num>
  <w:num w:numId="26" w16cid:durableId="132186651">
    <w:abstractNumId w:val="31"/>
  </w:num>
  <w:num w:numId="27" w16cid:durableId="392504777">
    <w:abstractNumId w:val="22"/>
  </w:num>
  <w:num w:numId="28" w16cid:durableId="136144745">
    <w:abstractNumId w:val="34"/>
  </w:num>
  <w:num w:numId="29" w16cid:durableId="417285999">
    <w:abstractNumId w:val="18"/>
  </w:num>
  <w:num w:numId="30" w16cid:durableId="1127353315">
    <w:abstractNumId w:val="20"/>
  </w:num>
  <w:num w:numId="31" w16cid:durableId="973215882">
    <w:abstractNumId w:val="16"/>
  </w:num>
  <w:num w:numId="32" w16cid:durableId="970868938">
    <w:abstractNumId w:val="14"/>
  </w:num>
  <w:num w:numId="33" w16cid:durableId="1416586526">
    <w:abstractNumId w:val="6"/>
  </w:num>
  <w:num w:numId="34" w16cid:durableId="736711030">
    <w:abstractNumId w:val="29"/>
  </w:num>
  <w:num w:numId="35" w16cid:durableId="1802381186">
    <w:abstractNumId w:val="25"/>
  </w:num>
  <w:num w:numId="36" w16cid:durableId="30968014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oering, Arne (T CED INW-DE)">
    <w15:presenceInfo w15:providerId="AD" w15:userId="S::arne.broering_siemens.com#ext#@ntuagr.onmicrosoft.com::f9b4830b-8248-4a2d-a616-1aedc6035707"/>
  </w15:person>
  <w15:person w15:author="Ziller, Andreas (FT RPD CED INW-DE)">
    <w15:presenceInfo w15:providerId="AD" w15:userId="S::andreas.ziller@siemens.com::397c2c94-111a-4daf-b3c2-26e7e2877c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4A6"/>
    <w:rsid w:val="000324E1"/>
    <w:rsid w:val="00050117"/>
    <w:rsid w:val="00054C5E"/>
    <w:rsid w:val="000C24D6"/>
    <w:rsid w:val="000D54A6"/>
    <w:rsid w:val="000D5C65"/>
    <w:rsid w:val="00114EDF"/>
    <w:rsid w:val="00157B25"/>
    <w:rsid w:val="00180C26"/>
    <w:rsid w:val="001C0C10"/>
    <w:rsid w:val="001C102A"/>
    <w:rsid w:val="001D5816"/>
    <w:rsid w:val="0023787C"/>
    <w:rsid w:val="00253C0C"/>
    <w:rsid w:val="00272168"/>
    <w:rsid w:val="002775FD"/>
    <w:rsid w:val="002A4AE3"/>
    <w:rsid w:val="00301F1E"/>
    <w:rsid w:val="00311D55"/>
    <w:rsid w:val="003A28F0"/>
    <w:rsid w:val="003B62DE"/>
    <w:rsid w:val="003C385D"/>
    <w:rsid w:val="003F138A"/>
    <w:rsid w:val="0040635F"/>
    <w:rsid w:val="00446458"/>
    <w:rsid w:val="00446D8D"/>
    <w:rsid w:val="00475C1A"/>
    <w:rsid w:val="004A1C21"/>
    <w:rsid w:val="004D490A"/>
    <w:rsid w:val="004E1DB7"/>
    <w:rsid w:val="005550D0"/>
    <w:rsid w:val="005563BF"/>
    <w:rsid w:val="005808B6"/>
    <w:rsid w:val="005A0953"/>
    <w:rsid w:val="005A2AD1"/>
    <w:rsid w:val="00602D94"/>
    <w:rsid w:val="00604C26"/>
    <w:rsid w:val="00625121"/>
    <w:rsid w:val="00625930"/>
    <w:rsid w:val="00646802"/>
    <w:rsid w:val="00661EF6"/>
    <w:rsid w:val="00666AF2"/>
    <w:rsid w:val="006D0A31"/>
    <w:rsid w:val="007179FD"/>
    <w:rsid w:val="00723ACA"/>
    <w:rsid w:val="00736A84"/>
    <w:rsid w:val="00741E4D"/>
    <w:rsid w:val="00766F2B"/>
    <w:rsid w:val="00786E07"/>
    <w:rsid w:val="008117F8"/>
    <w:rsid w:val="00820B31"/>
    <w:rsid w:val="00857155"/>
    <w:rsid w:val="008701AE"/>
    <w:rsid w:val="00874DC6"/>
    <w:rsid w:val="0090302D"/>
    <w:rsid w:val="009336AA"/>
    <w:rsid w:val="00964BD4"/>
    <w:rsid w:val="00987A97"/>
    <w:rsid w:val="009A07F1"/>
    <w:rsid w:val="009A3B1D"/>
    <w:rsid w:val="009B7594"/>
    <w:rsid w:val="009F2D7A"/>
    <w:rsid w:val="009F5048"/>
    <w:rsid w:val="009F6D6A"/>
    <w:rsid w:val="00A06D96"/>
    <w:rsid w:val="00A24E47"/>
    <w:rsid w:val="00A4455C"/>
    <w:rsid w:val="00A9310E"/>
    <w:rsid w:val="00AF6B2C"/>
    <w:rsid w:val="00AF7EC3"/>
    <w:rsid w:val="00B26227"/>
    <w:rsid w:val="00BC4977"/>
    <w:rsid w:val="00BC626F"/>
    <w:rsid w:val="00BD6445"/>
    <w:rsid w:val="00BE31FC"/>
    <w:rsid w:val="00BE4D69"/>
    <w:rsid w:val="00C57480"/>
    <w:rsid w:val="00CD4016"/>
    <w:rsid w:val="00D1717D"/>
    <w:rsid w:val="00D231C5"/>
    <w:rsid w:val="00D300AB"/>
    <w:rsid w:val="00D52AC7"/>
    <w:rsid w:val="00DE54EC"/>
    <w:rsid w:val="00E36829"/>
    <w:rsid w:val="00EB3964"/>
    <w:rsid w:val="00EC5665"/>
    <w:rsid w:val="00F00DF2"/>
    <w:rsid w:val="00F13367"/>
    <w:rsid w:val="00F7701F"/>
    <w:rsid w:val="00FA03E9"/>
    <w:rsid w:val="00FB1181"/>
    <w:rsid w:val="00FB331B"/>
    <w:rsid w:val="00FD230F"/>
    <w:rsid w:val="015DE46E"/>
    <w:rsid w:val="02899CE7"/>
    <w:rsid w:val="05DB4D92"/>
    <w:rsid w:val="05FABCC6"/>
    <w:rsid w:val="069A3707"/>
    <w:rsid w:val="080847D3"/>
    <w:rsid w:val="0AFE6937"/>
    <w:rsid w:val="0C570B5F"/>
    <w:rsid w:val="0CA2171D"/>
    <w:rsid w:val="0D2DAACA"/>
    <w:rsid w:val="0DC520B2"/>
    <w:rsid w:val="0EA31922"/>
    <w:rsid w:val="0EFC21DC"/>
    <w:rsid w:val="0F8FEFEA"/>
    <w:rsid w:val="0FA637DC"/>
    <w:rsid w:val="10642310"/>
    <w:rsid w:val="12838BA2"/>
    <w:rsid w:val="14FD8203"/>
    <w:rsid w:val="1563B89B"/>
    <w:rsid w:val="16404664"/>
    <w:rsid w:val="1649DF96"/>
    <w:rsid w:val="16CB656B"/>
    <w:rsid w:val="17650C55"/>
    <w:rsid w:val="1826299C"/>
    <w:rsid w:val="192670EF"/>
    <w:rsid w:val="1C090D88"/>
    <w:rsid w:val="1CAC7E49"/>
    <w:rsid w:val="1CC350F6"/>
    <w:rsid w:val="1D6E2E9B"/>
    <w:rsid w:val="1E6EF8F8"/>
    <w:rsid w:val="2014C6E7"/>
    <w:rsid w:val="2016BAF8"/>
    <w:rsid w:val="20A991BC"/>
    <w:rsid w:val="20FE1249"/>
    <w:rsid w:val="21C84018"/>
    <w:rsid w:val="23D603FC"/>
    <w:rsid w:val="2519A083"/>
    <w:rsid w:val="25442891"/>
    <w:rsid w:val="25D84DFB"/>
    <w:rsid w:val="2766219F"/>
    <w:rsid w:val="27AE2F76"/>
    <w:rsid w:val="28729D4C"/>
    <w:rsid w:val="29481D6B"/>
    <w:rsid w:val="2AB7AA3C"/>
    <w:rsid w:val="2B28A8A1"/>
    <w:rsid w:val="2C0A2E15"/>
    <w:rsid w:val="2CA41F7A"/>
    <w:rsid w:val="2D1B696A"/>
    <w:rsid w:val="2E250469"/>
    <w:rsid w:val="2EE2CFF8"/>
    <w:rsid w:val="2F540E31"/>
    <w:rsid w:val="2FF36B00"/>
    <w:rsid w:val="30142F3D"/>
    <w:rsid w:val="30744C77"/>
    <w:rsid w:val="3202A46E"/>
    <w:rsid w:val="333A1C97"/>
    <w:rsid w:val="335DAA18"/>
    <w:rsid w:val="354E6DFC"/>
    <w:rsid w:val="35BA1DA5"/>
    <w:rsid w:val="3665FD75"/>
    <w:rsid w:val="37B6823F"/>
    <w:rsid w:val="385A6B35"/>
    <w:rsid w:val="3B561E20"/>
    <w:rsid w:val="3BB98111"/>
    <w:rsid w:val="3CCE3A6C"/>
    <w:rsid w:val="3DF7E8EB"/>
    <w:rsid w:val="3FBB87D2"/>
    <w:rsid w:val="3FD412B6"/>
    <w:rsid w:val="3FFE2C6C"/>
    <w:rsid w:val="40559456"/>
    <w:rsid w:val="40560EF3"/>
    <w:rsid w:val="4105E7B9"/>
    <w:rsid w:val="417D20FF"/>
    <w:rsid w:val="41C61137"/>
    <w:rsid w:val="429D6677"/>
    <w:rsid w:val="439B5BC7"/>
    <w:rsid w:val="44E002CE"/>
    <w:rsid w:val="4564D9CE"/>
    <w:rsid w:val="477CA00A"/>
    <w:rsid w:val="47A5B597"/>
    <w:rsid w:val="496F45E9"/>
    <w:rsid w:val="4A01505F"/>
    <w:rsid w:val="4AF8B815"/>
    <w:rsid w:val="4CDDC440"/>
    <w:rsid w:val="4DB70E40"/>
    <w:rsid w:val="4E0C6FF6"/>
    <w:rsid w:val="50E0DCE4"/>
    <w:rsid w:val="517A9C3E"/>
    <w:rsid w:val="517C88B7"/>
    <w:rsid w:val="51BD8C5B"/>
    <w:rsid w:val="5267E320"/>
    <w:rsid w:val="53716CFA"/>
    <w:rsid w:val="56621B11"/>
    <w:rsid w:val="585CD644"/>
    <w:rsid w:val="59BF3C49"/>
    <w:rsid w:val="5A35C1D1"/>
    <w:rsid w:val="5A3A2172"/>
    <w:rsid w:val="5DFC6879"/>
    <w:rsid w:val="5E57A3B5"/>
    <w:rsid w:val="5F5FE2F4"/>
    <w:rsid w:val="6011B667"/>
    <w:rsid w:val="60EDFE7A"/>
    <w:rsid w:val="64140DA5"/>
    <w:rsid w:val="641D496B"/>
    <w:rsid w:val="648AF059"/>
    <w:rsid w:val="655E9E66"/>
    <w:rsid w:val="660D28F5"/>
    <w:rsid w:val="677592CA"/>
    <w:rsid w:val="67E6CD6E"/>
    <w:rsid w:val="68158599"/>
    <w:rsid w:val="6A4E7D64"/>
    <w:rsid w:val="6A6E5324"/>
    <w:rsid w:val="6AA0323B"/>
    <w:rsid w:val="6B3F4789"/>
    <w:rsid w:val="6B50E6AB"/>
    <w:rsid w:val="6B5DBB7F"/>
    <w:rsid w:val="6CE6F407"/>
    <w:rsid w:val="6DD66C05"/>
    <w:rsid w:val="6EE03C76"/>
    <w:rsid w:val="6F3B9830"/>
    <w:rsid w:val="6FAB54DB"/>
    <w:rsid w:val="6FFE8446"/>
    <w:rsid w:val="701D1A3E"/>
    <w:rsid w:val="7180A086"/>
    <w:rsid w:val="71E3F414"/>
    <w:rsid w:val="7353922D"/>
    <w:rsid w:val="73F3A4E8"/>
    <w:rsid w:val="741106B8"/>
    <w:rsid w:val="752F3C47"/>
    <w:rsid w:val="75E13FB4"/>
    <w:rsid w:val="763F297C"/>
    <w:rsid w:val="7755C9DF"/>
    <w:rsid w:val="7790EDB3"/>
    <w:rsid w:val="77FD8E7E"/>
    <w:rsid w:val="7A2FDC0D"/>
    <w:rsid w:val="7C448577"/>
    <w:rsid w:val="7EFC27C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74D7B"/>
  <w15:chartTrackingRefBased/>
  <w15:docId w15:val="{633A43E8-978C-4448-A68B-FCC6BF453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26F"/>
    <w:pPr>
      <w:spacing w:after="0" w:line="240" w:lineRule="auto"/>
      <w:jc w:val="both"/>
    </w:pPr>
    <w:rPr>
      <w:rFonts w:ascii="Times New Roman" w:eastAsia="Times New Roman" w:hAnsi="Times New Roman" w:cs="Times New Roman"/>
      <w:kern w:val="0"/>
      <w:sz w:val="22"/>
      <w:lang w:val="en-GB" w:eastAsia="en-GB"/>
      <w14:ligatures w14:val="none"/>
    </w:rPr>
  </w:style>
  <w:style w:type="paragraph" w:styleId="Heading1">
    <w:name w:val="heading 1"/>
    <w:basedOn w:val="Normal"/>
    <w:next w:val="Normal"/>
    <w:link w:val="Heading1Char"/>
    <w:uiPriority w:val="9"/>
    <w:qFormat/>
    <w:rsid w:val="000D5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5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626F"/>
    <w:pPr>
      <w:keepNext/>
      <w:keepLines/>
      <w:spacing w:before="3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5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D5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D54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D54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D54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D54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5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626F"/>
    <w:rPr>
      <w:rFonts w:ascii="Times New Roman" w:eastAsiaTheme="majorEastAsia" w:hAnsi="Times New Roman" w:cstheme="majorBidi"/>
      <w:color w:val="0F4761" w:themeColor="accent1" w:themeShade="BF"/>
      <w:kern w:val="0"/>
      <w:sz w:val="28"/>
      <w:szCs w:val="28"/>
      <w:lang w:val="en-GB" w:eastAsia="en-GB"/>
      <w14:ligatures w14:val="none"/>
    </w:rPr>
  </w:style>
  <w:style w:type="character" w:customStyle="1" w:styleId="Heading4Char">
    <w:name w:val="Heading 4 Char"/>
    <w:basedOn w:val="DefaultParagraphFont"/>
    <w:link w:val="Heading4"/>
    <w:uiPriority w:val="9"/>
    <w:rsid w:val="000D5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D5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D5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D54A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D5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D54A6"/>
    <w:rPr>
      <w:rFonts w:eastAsiaTheme="majorEastAsia" w:cstheme="majorBidi"/>
      <w:color w:val="272727" w:themeColor="text1" w:themeTint="D8"/>
    </w:rPr>
  </w:style>
  <w:style w:type="paragraph" w:styleId="Title">
    <w:name w:val="Title"/>
    <w:basedOn w:val="Normal"/>
    <w:next w:val="Normal"/>
    <w:link w:val="TitleChar"/>
    <w:uiPriority w:val="10"/>
    <w:qFormat/>
    <w:rsid w:val="000D54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4A6"/>
    <w:pPr>
      <w:spacing w:before="160"/>
      <w:jc w:val="center"/>
    </w:pPr>
    <w:rPr>
      <w:i/>
      <w:iCs/>
      <w:color w:val="404040" w:themeColor="text1" w:themeTint="BF"/>
    </w:rPr>
  </w:style>
  <w:style w:type="character" w:customStyle="1" w:styleId="QuoteChar">
    <w:name w:val="Quote Char"/>
    <w:basedOn w:val="DefaultParagraphFont"/>
    <w:link w:val="Quote"/>
    <w:uiPriority w:val="29"/>
    <w:rsid w:val="000D54A6"/>
    <w:rPr>
      <w:i/>
      <w:iCs/>
      <w:color w:val="404040" w:themeColor="text1" w:themeTint="BF"/>
    </w:rPr>
  </w:style>
  <w:style w:type="paragraph" w:styleId="ListParagraph">
    <w:name w:val="List Paragraph"/>
    <w:basedOn w:val="Normal"/>
    <w:link w:val="ListParagraphChar"/>
    <w:uiPriority w:val="34"/>
    <w:qFormat/>
    <w:rsid w:val="000D54A6"/>
    <w:pPr>
      <w:ind w:left="720"/>
      <w:contextualSpacing/>
    </w:pPr>
  </w:style>
  <w:style w:type="character" w:styleId="IntenseEmphasis">
    <w:name w:val="Intense Emphasis"/>
    <w:basedOn w:val="DefaultParagraphFont"/>
    <w:uiPriority w:val="21"/>
    <w:qFormat/>
    <w:rsid w:val="000D54A6"/>
    <w:rPr>
      <w:i/>
      <w:iCs/>
      <w:color w:val="0F4761" w:themeColor="accent1" w:themeShade="BF"/>
    </w:rPr>
  </w:style>
  <w:style w:type="paragraph" w:styleId="IntenseQuote">
    <w:name w:val="Intense Quote"/>
    <w:basedOn w:val="Normal"/>
    <w:next w:val="Normal"/>
    <w:link w:val="IntenseQuoteChar"/>
    <w:uiPriority w:val="30"/>
    <w:qFormat/>
    <w:rsid w:val="000D5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4A6"/>
    <w:rPr>
      <w:i/>
      <w:iCs/>
      <w:color w:val="0F4761" w:themeColor="accent1" w:themeShade="BF"/>
    </w:rPr>
  </w:style>
  <w:style w:type="character" w:styleId="IntenseReference">
    <w:name w:val="Intense Reference"/>
    <w:basedOn w:val="DefaultParagraphFont"/>
    <w:uiPriority w:val="32"/>
    <w:qFormat/>
    <w:rsid w:val="000D54A6"/>
    <w:rPr>
      <w:b/>
      <w:bCs/>
      <w:smallCaps/>
      <w:color w:val="0F4761" w:themeColor="accent1" w:themeShade="BF"/>
      <w:spacing w:val="5"/>
    </w:rPr>
  </w:style>
  <w:style w:type="paragraph" w:customStyle="1" w:styleId="Numberedparagraph">
    <w:name w:val="Numbered paragraph"/>
    <w:basedOn w:val="Normal"/>
    <w:rsid w:val="00BC626F"/>
    <w:pPr>
      <w:numPr>
        <w:numId w:val="7"/>
      </w:numPr>
      <w:spacing w:before="240"/>
      <w:ind w:left="357" w:hanging="357"/>
    </w:pPr>
    <w:rPr>
      <w:rFonts w:ascii="Arial" w:hAnsi="Arial"/>
      <w:b/>
      <w:szCs w:val="20"/>
      <w:lang w:val="en-US" w:eastAsia="en-US"/>
    </w:rPr>
  </w:style>
  <w:style w:type="paragraph" w:styleId="Caption">
    <w:name w:val="caption"/>
    <w:basedOn w:val="Normal"/>
    <w:next w:val="Normal"/>
    <w:uiPriority w:val="35"/>
    <w:unhideWhenUsed/>
    <w:qFormat/>
    <w:rsid w:val="00BC626F"/>
    <w:pPr>
      <w:spacing w:after="200"/>
    </w:pPr>
    <w:rPr>
      <w:i/>
      <w:iCs/>
      <w:color w:val="0E2841" w:themeColor="text2"/>
      <w:sz w:val="18"/>
      <w:szCs w:val="18"/>
    </w:rPr>
  </w:style>
  <w:style w:type="character" w:styleId="CommentReference">
    <w:name w:val="annotation reference"/>
    <w:basedOn w:val="DefaultParagraphFont"/>
    <w:uiPriority w:val="99"/>
    <w:semiHidden/>
    <w:unhideWhenUsed/>
    <w:rsid w:val="00BC626F"/>
    <w:rPr>
      <w:sz w:val="16"/>
      <w:szCs w:val="16"/>
    </w:rPr>
  </w:style>
  <w:style w:type="paragraph" w:styleId="CommentText">
    <w:name w:val="annotation text"/>
    <w:basedOn w:val="Normal"/>
    <w:link w:val="CommentTextChar"/>
    <w:uiPriority w:val="99"/>
    <w:unhideWhenUsed/>
    <w:rsid w:val="00BC626F"/>
    <w:rPr>
      <w:sz w:val="20"/>
      <w:szCs w:val="20"/>
    </w:rPr>
  </w:style>
  <w:style w:type="character" w:customStyle="1" w:styleId="CommentTextChar">
    <w:name w:val="Comment Text Char"/>
    <w:basedOn w:val="DefaultParagraphFont"/>
    <w:link w:val="CommentText"/>
    <w:uiPriority w:val="99"/>
    <w:rsid w:val="00BC626F"/>
    <w:rPr>
      <w:rFonts w:ascii="Times New Roman" w:eastAsia="Times New Roman" w:hAnsi="Times New Roman" w:cs="Times New Roman"/>
      <w:kern w:val="0"/>
      <w:sz w:val="20"/>
      <w:szCs w:val="20"/>
      <w:lang w:val="en-GB" w:eastAsia="en-GB"/>
      <w14:ligatures w14:val="none"/>
    </w:rPr>
  </w:style>
  <w:style w:type="paragraph" w:styleId="CommentSubject">
    <w:name w:val="annotation subject"/>
    <w:basedOn w:val="CommentText"/>
    <w:next w:val="CommentText"/>
    <w:link w:val="CommentSubjectChar"/>
    <w:uiPriority w:val="99"/>
    <w:semiHidden/>
    <w:unhideWhenUsed/>
    <w:rsid w:val="00BC626F"/>
    <w:rPr>
      <w:b/>
      <w:bCs/>
    </w:rPr>
  </w:style>
  <w:style w:type="character" w:customStyle="1" w:styleId="CommentSubjectChar">
    <w:name w:val="Comment Subject Char"/>
    <w:basedOn w:val="CommentTextChar"/>
    <w:link w:val="CommentSubject"/>
    <w:uiPriority w:val="99"/>
    <w:semiHidden/>
    <w:rsid w:val="00BC626F"/>
    <w:rPr>
      <w:rFonts w:ascii="Times New Roman" w:eastAsia="Times New Roman" w:hAnsi="Times New Roman" w:cs="Times New Roman"/>
      <w:b/>
      <w:bCs/>
      <w:kern w:val="0"/>
      <w:sz w:val="20"/>
      <w:szCs w:val="20"/>
      <w:lang w:val="en-GB" w:eastAsia="en-GB"/>
      <w14:ligatures w14:val="none"/>
    </w:rPr>
  </w:style>
  <w:style w:type="character" w:styleId="Hyperlink">
    <w:name w:val="Hyperlink"/>
    <w:basedOn w:val="DefaultParagraphFont"/>
    <w:uiPriority w:val="99"/>
    <w:unhideWhenUsed/>
    <w:rsid w:val="00BC626F"/>
    <w:rPr>
      <w:color w:val="467886" w:themeColor="hyperlink"/>
      <w:u w:val="single"/>
    </w:rPr>
  </w:style>
  <w:style w:type="character" w:styleId="UnresolvedMention">
    <w:name w:val="Unresolved Mention"/>
    <w:basedOn w:val="DefaultParagraphFont"/>
    <w:uiPriority w:val="99"/>
    <w:semiHidden/>
    <w:unhideWhenUsed/>
    <w:rsid w:val="00BC626F"/>
    <w:rPr>
      <w:color w:val="605E5C"/>
      <w:shd w:val="clear" w:color="auto" w:fill="E1DFDD"/>
    </w:rPr>
  </w:style>
  <w:style w:type="character" w:customStyle="1" w:styleId="ListParagraphChar">
    <w:name w:val="List Paragraph Char"/>
    <w:link w:val="ListParagraph"/>
    <w:uiPriority w:val="34"/>
    <w:rsid w:val="00BC626F"/>
  </w:style>
  <w:style w:type="character" w:styleId="FollowedHyperlink">
    <w:name w:val="FollowedHyperlink"/>
    <w:basedOn w:val="DefaultParagraphFont"/>
    <w:uiPriority w:val="99"/>
    <w:semiHidden/>
    <w:unhideWhenUsed/>
    <w:rsid w:val="00BC626F"/>
    <w:rPr>
      <w:color w:val="96607D" w:themeColor="followedHyperlink"/>
      <w:u w:val="single"/>
    </w:rPr>
  </w:style>
  <w:style w:type="paragraph" w:styleId="Header">
    <w:name w:val="header"/>
    <w:basedOn w:val="Normal"/>
    <w:link w:val="HeaderChar"/>
    <w:uiPriority w:val="99"/>
    <w:unhideWhenUsed/>
    <w:rsid w:val="00BC626F"/>
    <w:pPr>
      <w:tabs>
        <w:tab w:val="center" w:pos="4680"/>
        <w:tab w:val="right" w:pos="9360"/>
      </w:tabs>
    </w:pPr>
  </w:style>
  <w:style w:type="character" w:customStyle="1" w:styleId="HeaderChar">
    <w:name w:val="Header Char"/>
    <w:basedOn w:val="DefaultParagraphFont"/>
    <w:link w:val="Header"/>
    <w:uiPriority w:val="99"/>
    <w:rsid w:val="00BC626F"/>
    <w:rPr>
      <w:rFonts w:ascii="Times New Roman" w:eastAsia="Times New Roman" w:hAnsi="Times New Roman" w:cs="Times New Roman"/>
      <w:kern w:val="0"/>
      <w:sz w:val="22"/>
      <w:lang w:val="en-GB" w:eastAsia="en-GB"/>
      <w14:ligatures w14:val="none"/>
    </w:rPr>
  </w:style>
  <w:style w:type="paragraph" w:styleId="Footer">
    <w:name w:val="footer"/>
    <w:basedOn w:val="Normal"/>
    <w:link w:val="FooterChar"/>
    <w:uiPriority w:val="99"/>
    <w:unhideWhenUsed/>
    <w:rsid w:val="00BC626F"/>
    <w:pPr>
      <w:tabs>
        <w:tab w:val="center" w:pos="4680"/>
        <w:tab w:val="right" w:pos="9360"/>
      </w:tabs>
    </w:pPr>
  </w:style>
  <w:style w:type="character" w:customStyle="1" w:styleId="FooterChar">
    <w:name w:val="Footer Char"/>
    <w:basedOn w:val="DefaultParagraphFont"/>
    <w:link w:val="Footer"/>
    <w:uiPriority w:val="99"/>
    <w:rsid w:val="00BC626F"/>
    <w:rPr>
      <w:rFonts w:ascii="Times New Roman" w:eastAsia="Times New Roman" w:hAnsi="Times New Roman" w:cs="Times New Roman"/>
      <w:kern w:val="0"/>
      <w:sz w:val="22"/>
      <w:lang w:val="en-GB" w:eastAsia="en-GB"/>
      <w14:ligatures w14:val="none"/>
    </w:rPr>
  </w:style>
  <w:style w:type="paragraph" w:styleId="Revision">
    <w:name w:val="Revision"/>
    <w:hidden/>
    <w:uiPriority w:val="99"/>
    <w:semiHidden/>
    <w:rsid w:val="00BC626F"/>
    <w:pPr>
      <w:spacing w:after="0" w:line="240" w:lineRule="auto"/>
    </w:pPr>
    <w:rPr>
      <w:rFonts w:ascii="Times New Roman" w:eastAsia="Times New Roman" w:hAnsi="Times New Roman" w:cs="Times New Roman"/>
      <w:kern w:val="0"/>
      <w:sz w:val="22"/>
      <w:lang w:val="en-GB" w:eastAsia="en-GB"/>
      <w14:ligatures w14:val="none"/>
    </w:rPr>
  </w:style>
  <w:style w:type="character" w:styleId="Mention">
    <w:name w:val="Mention"/>
    <w:basedOn w:val="DefaultParagraphFont"/>
    <w:uiPriority w:val="99"/>
    <w:unhideWhenUsed/>
    <w:rsid w:val="00BC626F"/>
    <w:rPr>
      <w:color w:val="2B579A"/>
      <w:shd w:val="clear" w:color="auto" w:fill="E1DFDD"/>
    </w:rPr>
  </w:style>
  <w:style w:type="paragraph" w:styleId="TOCHeading">
    <w:name w:val="TOC Heading"/>
    <w:basedOn w:val="Heading1"/>
    <w:next w:val="Normal"/>
    <w:uiPriority w:val="39"/>
    <w:unhideWhenUsed/>
    <w:qFormat/>
    <w:rsid w:val="00BC626F"/>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BC626F"/>
    <w:pPr>
      <w:spacing w:after="100"/>
    </w:pPr>
  </w:style>
  <w:style w:type="paragraph" w:styleId="TOC2">
    <w:name w:val="toc 2"/>
    <w:basedOn w:val="Normal"/>
    <w:next w:val="Normal"/>
    <w:autoRedefine/>
    <w:uiPriority w:val="39"/>
    <w:unhideWhenUsed/>
    <w:rsid w:val="00BC626F"/>
    <w:pPr>
      <w:spacing w:after="100"/>
      <w:ind w:left="220"/>
    </w:pPr>
  </w:style>
  <w:style w:type="paragraph" w:styleId="TOC3">
    <w:name w:val="toc 3"/>
    <w:basedOn w:val="Normal"/>
    <w:next w:val="Normal"/>
    <w:autoRedefine/>
    <w:uiPriority w:val="39"/>
    <w:unhideWhenUsed/>
    <w:rsid w:val="00BC626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F42BB571C174A8CFFD983452FCC05" ma:contentTypeVersion="12" ma:contentTypeDescription="Create a new document." ma:contentTypeScope="" ma:versionID="be7498dd9c4512a837f461ead69e4c34">
  <xsd:schema xmlns:xsd="http://www.w3.org/2001/XMLSchema" xmlns:xs="http://www.w3.org/2001/XMLSchema" xmlns:p="http://schemas.microsoft.com/office/2006/metadata/properties" xmlns:ns2="d608b43f-bfac-4116-ae2f-2654f04dc4f2" xmlns:ns3="f05f1c5d-c52e-4d54-83d1-a52e4aeefd52" targetNamespace="http://schemas.microsoft.com/office/2006/metadata/properties" ma:root="true" ma:fieldsID="07f14bcc0f87e48c34d5d33dedee0072" ns2:_="" ns3:_="">
    <xsd:import namespace="d608b43f-bfac-4116-ae2f-2654f04dc4f2"/>
    <xsd:import namespace="f05f1c5d-c52e-4d54-83d1-a52e4aeefd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8b43f-bfac-4116-ae2f-2654f04dc4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1a16348-86a9-4153-a534-716e536704a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5f1c5d-c52e-4d54-83d1-a52e4aeefd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be773a3-2a48-487a-a9d1-73543309e2e9}" ma:internalName="TaxCatchAll" ma:showField="CatchAllData" ma:web="f05f1c5d-c52e-4d54-83d1-a52e4aeefd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608b43f-bfac-4116-ae2f-2654f04dc4f2">
      <Terms xmlns="http://schemas.microsoft.com/office/infopath/2007/PartnerControls"/>
    </lcf76f155ced4ddcb4097134ff3c332f>
    <TaxCatchAll xmlns="f05f1c5d-c52e-4d54-83d1-a52e4aeefd52" xsi:nil="true"/>
  </documentManagement>
</p:properties>
</file>

<file path=customXml/itemProps1.xml><?xml version="1.0" encoding="utf-8"?>
<ds:datastoreItem xmlns:ds="http://schemas.openxmlformats.org/officeDocument/2006/customXml" ds:itemID="{5E955B34-F1FF-489D-9F89-C857E7CD8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08b43f-bfac-4116-ae2f-2654f04dc4f2"/>
    <ds:schemaRef ds:uri="f05f1c5d-c52e-4d54-83d1-a52e4aeef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705E51-8968-F74F-AB40-B770FCA9BA77}">
  <ds:schemaRefs>
    <ds:schemaRef ds:uri="http://schemas.openxmlformats.org/officeDocument/2006/bibliography"/>
  </ds:schemaRefs>
</ds:datastoreItem>
</file>

<file path=customXml/itemProps3.xml><?xml version="1.0" encoding="utf-8"?>
<ds:datastoreItem xmlns:ds="http://schemas.openxmlformats.org/officeDocument/2006/customXml" ds:itemID="{E0B65156-8509-466D-BEA3-A08EC43147A8}">
  <ds:schemaRefs>
    <ds:schemaRef ds:uri="http://schemas.microsoft.com/sharepoint/v3/contenttype/forms"/>
  </ds:schemaRefs>
</ds:datastoreItem>
</file>

<file path=customXml/itemProps4.xml><?xml version="1.0" encoding="utf-8"?>
<ds:datastoreItem xmlns:ds="http://schemas.openxmlformats.org/officeDocument/2006/customXml" ds:itemID="{212F7C97-DDF7-47A8-A55F-BD8E213FF8E6}">
  <ds:schemaRefs>
    <ds:schemaRef ds:uri="http://schemas.microsoft.com/office/2006/metadata/properties"/>
    <ds:schemaRef ds:uri="http://schemas.microsoft.com/office/infopath/2007/PartnerControls"/>
    <ds:schemaRef ds:uri="d608b43f-bfac-4116-ae2f-2654f04dc4f2"/>
    <ds:schemaRef ds:uri="f05f1c5d-c52e-4d54-83d1-a52e4aeefd52"/>
  </ds:schemaRefs>
</ds:datastoreItem>
</file>

<file path=docMetadata/LabelInfo.xml><?xml version="1.0" encoding="utf-8"?>
<clbl:labelList xmlns:clbl="http://schemas.microsoft.com/office/2020/mipLabelMetadata">
  <clbl:label id="{075e0cb3-752a-4320-b367-6d08b7918c40}" enabled="0" method="" siteId="{075e0cb3-752a-4320-b367-6d08b7918c40}" removed="1"/>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688</TotalTime>
  <Pages>1</Pages>
  <Words>4224</Words>
  <Characters>24078</Characters>
  <Application>Microsoft Office Word</Application>
  <DocSecurity>4</DocSecurity>
  <Lines>200</Lines>
  <Paragraphs>56</Paragraphs>
  <ScaleCrop>false</ScaleCrop>
  <Company/>
  <LinksUpToDate>false</LinksUpToDate>
  <CharactersWithSpaces>28246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Broering, Arne (FT RPD CED INW-DE)</dc:creator>
  <cp:keywords/>
  <dc:description/>
  <cp:lastModifiedBy>Broering, Arne (FT RPD CED INW-DE)</cp:lastModifiedBy>
  <cp:revision>70</cp:revision>
  <dcterms:created xsi:type="dcterms:W3CDTF">2025-01-30T00:05:00Z</dcterms:created>
  <dcterms:modified xsi:type="dcterms:W3CDTF">2025-03-26T15:46:00Z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0x010100314F42BB571C174A8CFFD983452FCC05</vt:lpwstr>
  </property>
  <property fmtid="{D5CDD505-2E9C-101B-9397-08002B2CF9AE}" pid="3" name="MediaServiceImageTags">
    <vt:lpwstr/>
  </property>
</Properties>
</file>